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3E2A0" w14:textId="77777777" w:rsidR="007D6BD4" w:rsidRPr="00740349" w:rsidRDefault="001A0DC1" w:rsidP="001A0DC1">
      <w:pPr>
        <w:pStyle w:val="Session"/>
      </w:pPr>
      <w:r w:rsidRPr="00740349">
        <w:t>2022</w:t>
      </w:r>
      <w:r w:rsidR="00740349">
        <w:noBreakHyphen/>
      </w:r>
      <w:r w:rsidRPr="00740349">
        <w:t>2023</w:t>
      </w:r>
      <w:ins w:id="0" w:author="Author" w:date="2024-09-12T09:53:00Z" w16du:dateUtc="2024-09-11T23:53:00Z">
        <w:r w:rsidR="00740349">
          <w:noBreakHyphen/>
        </w:r>
        <w:r w:rsidRPr="00740349">
          <w:t>2024</w:t>
        </w:r>
      </w:ins>
    </w:p>
    <w:p w14:paraId="732A1CDE" w14:textId="77777777" w:rsidR="0048364F" w:rsidRPr="00740349" w:rsidRDefault="0048364F" w:rsidP="0048364F">
      <w:pPr>
        <w:rPr>
          <w:sz w:val="28"/>
        </w:rPr>
      </w:pPr>
    </w:p>
    <w:p w14:paraId="31A25D85" w14:textId="77777777" w:rsidR="0048364F" w:rsidRPr="00740349" w:rsidRDefault="0048364F" w:rsidP="0048364F">
      <w:pPr>
        <w:rPr>
          <w:sz w:val="28"/>
        </w:rPr>
      </w:pPr>
      <w:r w:rsidRPr="00740349">
        <w:rPr>
          <w:sz w:val="28"/>
        </w:rPr>
        <w:t>The Parliament of the</w:t>
      </w:r>
    </w:p>
    <w:p w14:paraId="3CEA8E4F" w14:textId="77777777" w:rsidR="0048364F" w:rsidRPr="00740349" w:rsidRDefault="0048364F" w:rsidP="0048364F">
      <w:pPr>
        <w:rPr>
          <w:sz w:val="28"/>
        </w:rPr>
      </w:pPr>
      <w:r w:rsidRPr="00740349">
        <w:rPr>
          <w:sz w:val="28"/>
        </w:rPr>
        <w:t>Commonwealth of Australia</w:t>
      </w:r>
    </w:p>
    <w:p w14:paraId="0D62421F" w14:textId="77777777" w:rsidR="0048364F" w:rsidRPr="00740349" w:rsidRDefault="0048364F" w:rsidP="0048364F">
      <w:pPr>
        <w:rPr>
          <w:sz w:val="28"/>
        </w:rPr>
      </w:pPr>
    </w:p>
    <w:p w14:paraId="0D8F5570" w14:textId="17A9841C" w:rsidR="0048364F" w:rsidRPr="00740349" w:rsidRDefault="0048364F" w:rsidP="0048364F">
      <w:pPr>
        <w:pStyle w:val="House"/>
      </w:pPr>
      <w:bookmarkStart w:id="1" w:name="_Hlk176352945"/>
      <w:r w:rsidRPr="00740349">
        <w:t>HOUSE OF REPRESENTATIVES</w:t>
      </w:r>
      <w:del w:id="2" w:author="Author" w:date="2024-09-12T09:53:00Z" w16du:dateUtc="2024-09-11T23:53:00Z">
        <w:r w:rsidRPr="00570B02">
          <w:delText>/THE SENATE</w:delText>
        </w:r>
      </w:del>
    </w:p>
    <w:bookmarkEnd w:id="1"/>
    <w:p w14:paraId="4ECD69AD" w14:textId="77777777" w:rsidR="0048364F" w:rsidRPr="00740349" w:rsidRDefault="0048364F" w:rsidP="0048364F"/>
    <w:p w14:paraId="395BF055" w14:textId="77777777" w:rsidR="0048364F" w:rsidRPr="00740349" w:rsidRDefault="0048364F" w:rsidP="0048364F"/>
    <w:p w14:paraId="171FC898" w14:textId="77777777" w:rsidR="0048364F" w:rsidRPr="00740349" w:rsidRDefault="0048364F" w:rsidP="0048364F"/>
    <w:p w14:paraId="395F2F48" w14:textId="77777777" w:rsidR="0048364F" w:rsidRPr="00740349" w:rsidRDefault="0048364F" w:rsidP="0048364F"/>
    <w:p w14:paraId="5D3DEC74" w14:textId="77777777" w:rsidR="0048364F" w:rsidRPr="00570B02" w:rsidRDefault="0048364F" w:rsidP="0048364F">
      <w:pPr>
        <w:rPr>
          <w:del w:id="3" w:author="Author" w:date="2024-09-12T09:53:00Z" w16du:dateUtc="2024-09-11T23:53:00Z"/>
          <w:sz w:val="19"/>
        </w:rPr>
      </w:pPr>
    </w:p>
    <w:p w14:paraId="2BA50684" w14:textId="77777777" w:rsidR="0048364F" w:rsidRPr="00570B02" w:rsidRDefault="0048364F" w:rsidP="0048364F">
      <w:pPr>
        <w:rPr>
          <w:del w:id="4" w:author="Author" w:date="2024-09-12T09:53:00Z" w16du:dateUtc="2024-09-11T23:53:00Z"/>
          <w:sz w:val="19"/>
        </w:rPr>
      </w:pPr>
    </w:p>
    <w:p w14:paraId="74F7D0C3" w14:textId="77777777" w:rsidR="0048364F" w:rsidRPr="00570B02" w:rsidRDefault="0048364F" w:rsidP="0048364F">
      <w:pPr>
        <w:rPr>
          <w:del w:id="5" w:author="Author" w:date="2024-09-12T09:53:00Z" w16du:dateUtc="2024-09-11T23:53:00Z"/>
          <w:sz w:val="19"/>
        </w:rPr>
      </w:pPr>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7057"/>
      </w:tblGrid>
      <w:tr w:rsidR="00E65593" w14:paraId="2C8ED513" w14:textId="77777777" w:rsidTr="00E65593">
        <w:trPr>
          <w:del w:id="6" w:author="Author" w:date="2024-09-12T09:53:00Z" w16du:dateUtc="2024-09-11T23:53:00Z"/>
        </w:trPr>
        <w:tc>
          <w:tcPr>
            <w:tcW w:w="5000" w:type="pct"/>
            <w:shd w:val="clear" w:color="auto" w:fill="auto"/>
          </w:tcPr>
          <w:p w14:paraId="6210CEBC" w14:textId="77777777" w:rsidR="00E65593" w:rsidRDefault="00E65593" w:rsidP="00E65593">
            <w:pPr>
              <w:jc w:val="center"/>
              <w:rPr>
                <w:del w:id="7" w:author="Author" w:date="2024-09-12T09:53:00Z" w16du:dateUtc="2024-09-11T23:53:00Z"/>
                <w:b/>
                <w:sz w:val="26"/>
              </w:rPr>
            </w:pPr>
            <w:del w:id="8" w:author="Author" w:date="2024-09-12T09:53:00Z" w16du:dateUtc="2024-09-11T23:53:00Z">
              <w:r>
                <w:rPr>
                  <w:b/>
                  <w:sz w:val="26"/>
                </w:rPr>
                <w:delText>EXPOSURE DRAFT</w:delText>
              </w:r>
            </w:del>
          </w:p>
          <w:p w14:paraId="39D7F2EA" w14:textId="77777777" w:rsidR="00E65593" w:rsidRPr="00E65593" w:rsidRDefault="00E65593" w:rsidP="00E65593">
            <w:pPr>
              <w:rPr>
                <w:del w:id="9" w:author="Author" w:date="2024-09-12T09:53:00Z" w16du:dateUtc="2024-09-11T23:53:00Z"/>
                <w:b/>
                <w:sz w:val="20"/>
              </w:rPr>
            </w:pPr>
          </w:p>
        </w:tc>
      </w:tr>
    </w:tbl>
    <w:p w14:paraId="13A5C29D" w14:textId="77777777" w:rsidR="0048364F" w:rsidRPr="00740349" w:rsidRDefault="0048364F" w:rsidP="0048364F">
      <w:pPr>
        <w:pStyle w:val="Reading"/>
        <w:rPr>
          <w:ins w:id="10" w:author="Author" w:date="2024-09-12T09:53:00Z" w16du:dateUtc="2024-09-11T23:53:00Z"/>
        </w:rPr>
      </w:pPr>
      <w:ins w:id="11" w:author="Author" w:date="2024-09-12T09:53:00Z" w16du:dateUtc="2024-09-11T23:53:00Z">
        <w:r w:rsidRPr="00740349">
          <w:t>Presented and read a first time</w:t>
        </w:r>
      </w:ins>
    </w:p>
    <w:p w14:paraId="5927B243" w14:textId="77777777" w:rsidR="0048364F" w:rsidRPr="00740349" w:rsidRDefault="0048364F" w:rsidP="0048364F">
      <w:pPr>
        <w:rPr>
          <w:ins w:id="12" w:author="Author" w:date="2024-09-12T09:53:00Z" w16du:dateUtc="2024-09-11T23:53:00Z"/>
          <w:sz w:val="19"/>
        </w:rPr>
      </w:pPr>
    </w:p>
    <w:p w14:paraId="62EE9B24" w14:textId="77777777" w:rsidR="0048364F" w:rsidRPr="00740349" w:rsidRDefault="0048364F" w:rsidP="0048364F">
      <w:pPr>
        <w:rPr>
          <w:ins w:id="13" w:author="Author" w:date="2024-09-12T09:53:00Z" w16du:dateUtc="2024-09-11T23:53:00Z"/>
          <w:sz w:val="19"/>
        </w:rPr>
      </w:pPr>
    </w:p>
    <w:p w14:paraId="76C29602" w14:textId="77777777" w:rsidR="0048364F" w:rsidRPr="00740349" w:rsidRDefault="0048364F" w:rsidP="0048364F">
      <w:pPr>
        <w:rPr>
          <w:sz w:val="19"/>
        </w:rPr>
      </w:pPr>
    </w:p>
    <w:p w14:paraId="2201B414" w14:textId="77777777" w:rsidR="0048364F" w:rsidRPr="00740349" w:rsidRDefault="0048364F" w:rsidP="0048364F">
      <w:pPr>
        <w:rPr>
          <w:sz w:val="19"/>
        </w:rPr>
      </w:pPr>
    </w:p>
    <w:p w14:paraId="366625BA" w14:textId="7E90FA1D" w:rsidR="0048364F" w:rsidRPr="00740349" w:rsidRDefault="001E17DC" w:rsidP="0048364F">
      <w:pPr>
        <w:pStyle w:val="ShortT"/>
      </w:pPr>
      <w:bookmarkStart w:id="14" w:name="_Hlk123807572"/>
      <w:bookmarkStart w:id="15" w:name="_Hlk176352943"/>
      <w:r w:rsidRPr="00740349">
        <w:t>Communications Legislation Amendment (Combatting Misinformation and Disinformation)</w:t>
      </w:r>
      <w:r w:rsidR="00C164CA" w:rsidRPr="00740349">
        <w:t xml:space="preserve"> Bill </w:t>
      </w:r>
      <w:bookmarkEnd w:id="14"/>
      <w:del w:id="16" w:author="Author" w:date="2024-09-12T09:53:00Z" w16du:dateUtc="2024-09-11T23:53:00Z">
        <w:r w:rsidR="00C164CA" w:rsidRPr="00570B02">
          <w:delText>20</w:delText>
        </w:r>
        <w:r w:rsidR="009E186E" w:rsidRPr="00570B02">
          <w:delText>2</w:delText>
        </w:r>
        <w:r w:rsidR="00951BCE" w:rsidRPr="00570B02">
          <w:delText>3</w:delText>
        </w:r>
      </w:del>
      <w:ins w:id="17" w:author="Author" w:date="2024-09-12T09:53:00Z" w16du:dateUtc="2024-09-11T23:53:00Z">
        <w:r w:rsidR="00A044EA" w:rsidRPr="00740349">
          <w:t>2024</w:t>
        </w:r>
      </w:ins>
    </w:p>
    <w:bookmarkEnd w:id="15"/>
    <w:p w14:paraId="07C22ED5" w14:textId="77777777" w:rsidR="0048364F" w:rsidRPr="00740349" w:rsidRDefault="0048364F" w:rsidP="0048364F"/>
    <w:p w14:paraId="3F8B6830" w14:textId="1AD81DED" w:rsidR="0048364F" w:rsidRPr="00740349" w:rsidRDefault="00C164CA" w:rsidP="0048364F">
      <w:pPr>
        <w:pStyle w:val="Actno"/>
      </w:pPr>
      <w:r w:rsidRPr="00740349">
        <w:t>No</w:t>
      </w:r>
      <w:r w:rsidR="00A80961" w:rsidRPr="00740349">
        <w:t>.</w:t>
      </w:r>
      <w:r w:rsidRPr="00740349">
        <w:t xml:space="preserve">      , </w:t>
      </w:r>
      <w:del w:id="18" w:author="Author" w:date="2024-09-12T09:53:00Z" w16du:dateUtc="2024-09-11T23:53:00Z">
        <w:r w:rsidRPr="00570B02">
          <w:delText>20</w:delText>
        </w:r>
        <w:r w:rsidR="009E186E" w:rsidRPr="00570B02">
          <w:delText>2</w:delText>
        </w:r>
        <w:r w:rsidR="00146D33" w:rsidRPr="00570B02">
          <w:delText>3</w:delText>
        </w:r>
      </w:del>
      <w:ins w:id="19" w:author="Author" w:date="2024-09-12T09:53:00Z" w16du:dateUtc="2024-09-11T23:53:00Z">
        <w:r w:rsidR="004A78D1" w:rsidRPr="00740349">
          <w:t>2024</w:t>
        </w:r>
      </w:ins>
    </w:p>
    <w:p w14:paraId="6228C5DD" w14:textId="77777777" w:rsidR="0048364F" w:rsidRPr="00740349" w:rsidRDefault="0048364F" w:rsidP="0048364F"/>
    <w:p w14:paraId="513B939D" w14:textId="77777777" w:rsidR="0048364F" w:rsidRPr="00740349" w:rsidRDefault="0048364F" w:rsidP="0048364F">
      <w:pPr>
        <w:pStyle w:val="Portfolio"/>
      </w:pPr>
      <w:r w:rsidRPr="00740349">
        <w:t>(</w:t>
      </w:r>
      <w:r w:rsidR="00146D33" w:rsidRPr="00740349">
        <w:t>Infrastructure, Transport, Regional Development, Communications and the Arts</w:t>
      </w:r>
      <w:r w:rsidRPr="00740349">
        <w:t>)</w:t>
      </w:r>
    </w:p>
    <w:p w14:paraId="759AD030" w14:textId="77777777" w:rsidR="0048364F" w:rsidRPr="00740349" w:rsidRDefault="0048364F" w:rsidP="0048364F"/>
    <w:p w14:paraId="4F31BFB1" w14:textId="77777777" w:rsidR="0048364F" w:rsidRPr="00740349" w:rsidRDefault="0048364F" w:rsidP="0048364F"/>
    <w:p w14:paraId="4293C5B0" w14:textId="77777777" w:rsidR="0048364F" w:rsidRPr="00740349" w:rsidRDefault="0048364F" w:rsidP="0048364F"/>
    <w:p w14:paraId="3A13C95B" w14:textId="77777777" w:rsidR="0048364F" w:rsidRPr="00740349" w:rsidRDefault="000E56E3" w:rsidP="0048364F">
      <w:pPr>
        <w:pStyle w:val="LongT"/>
      </w:pPr>
      <w:bookmarkStart w:id="20" w:name="_Hlk176352944"/>
      <w:r w:rsidRPr="00740349">
        <w:t>A Bill for an Act to amend the law relating to communications, and for related purposes</w:t>
      </w:r>
    </w:p>
    <w:bookmarkEnd w:id="20"/>
    <w:p w14:paraId="2420686D" w14:textId="77777777" w:rsidR="0048364F" w:rsidRPr="009C0505" w:rsidRDefault="0048364F" w:rsidP="0048364F">
      <w:pPr>
        <w:pStyle w:val="Header"/>
        <w:tabs>
          <w:tab w:val="clear" w:pos="4150"/>
          <w:tab w:val="clear" w:pos="8307"/>
        </w:tabs>
      </w:pPr>
      <w:r w:rsidRPr="009C0505">
        <w:rPr>
          <w:rStyle w:val="CharAmSchNo"/>
        </w:rPr>
        <w:t xml:space="preserve"> </w:t>
      </w:r>
      <w:r w:rsidRPr="009C0505">
        <w:rPr>
          <w:rStyle w:val="CharAmSchText"/>
        </w:rPr>
        <w:t xml:space="preserve"> </w:t>
      </w:r>
    </w:p>
    <w:p w14:paraId="0A52D233" w14:textId="77777777" w:rsidR="0048364F" w:rsidRPr="009C0505" w:rsidRDefault="0048364F" w:rsidP="0048364F">
      <w:pPr>
        <w:pStyle w:val="Header"/>
        <w:tabs>
          <w:tab w:val="clear" w:pos="4150"/>
          <w:tab w:val="clear" w:pos="8307"/>
        </w:tabs>
      </w:pPr>
      <w:r w:rsidRPr="009C0505">
        <w:rPr>
          <w:rStyle w:val="CharAmPartNo"/>
        </w:rPr>
        <w:t xml:space="preserve"> </w:t>
      </w:r>
      <w:r w:rsidRPr="009C0505">
        <w:rPr>
          <w:rStyle w:val="CharAmPartText"/>
        </w:rPr>
        <w:t xml:space="preserve"> </w:t>
      </w:r>
    </w:p>
    <w:p w14:paraId="2656B5A3" w14:textId="77777777" w:rsidR="0048364F" w:rsidRPr="00740349" w:rsidRDefault="0048364F" w:rsidP="0048364F">
      <w:pPr>
        <w:sectPr w:rsidR="0048364F" w:rsidRPr="00740349" w:rsidSect="00740349">
          <w:headerReference w:type="even" r:id="rId7"/>
          <w:headerReference w:type="default" r:id="rId8"/>
          <w:footerReference w:type="even" r:id="rId9"/>
          <w:footerReference w:type="default" r:id="rId10"/>
          <w:headerReference w:type="first" r:id="rId11"/>
          <w:footerReference w:type="first" r:id="rId12"/>
          <w:pgSz w:w="11907" w:h="16839"/>
          <w:pgMar w:top="1418" w:right="2410" w:bottom="4252" w:left="2410" w:header="720" w:footer="3402" w:gutter="0"/>
          <w:cols w:space="708"/>
          <w:docGrid w:linePitch="360"/>
        </w:sectPr>
      </w:pPr>
    </w:p>
    <w:p w14:paraId="6782F026" w14:textId="77777777" w:rsidR="0048364F" w:rsidRPr="00740349" w:rsidRDefault="0048364F" w:rsidP="0048364F">
      <w:pPr>
        <w:outlineLvl w:val="0"/>
        <w:rPr>
          <w:sz w:val="36"/>
        </w:rPr>
      </w:pPr>
      <w:r w:rsidRPr="00740349">
        <w:rPr>
          <w:sz w:val="36"/>
        </w:rPr>
        <w:lastRenderedPageBreak/>
        <w:t>Contents</w:t>
      </w:r>
    </w:p>
    <w:p w14:paraId="7000DC72" w14:textId="77777777" w:rsidR="00E65593" w:rsidRDefault="00E65593">
      <w:pPr>
        <w:pStyle w:val="TOC5"/>
        <w:rPr>
          <w:del w:id="21" w:author="Author" w:date="2024-09-12T09:53:00Z" w16du:dateUtc="2024-09-11T23:53:00Z"/>
          <w:rFonts w:asciiTheme="minorHAnsi" w:eastAsiaTheme="minorEastAsia" w:hAnsiTheme="minorHAnsi" w:cstheme="minorBidi"/>
          <w:noProof/>
          <w:kern w:val="0"/>
          <w:sz w:val="22"/>
          <w:szCs w:val="22"/>
        </w:rPr>
      </w:pPr>
      <w:del w:id="22" w:author="Author" w:date="2024-09-12T09:53:00Z" w16du:dateUtc="2024-09-11T23:53:00Z">
        <w:r>
          <w:fldChar w:fldCharType="begin"/>
        </w:r>
        <w:r>
          <w:delInstrText xml:space="preserve"> TOC \o "1-9" </w:delInstrText>
        </w:r>
        <w:r>
          <w:fldChar w:fldCharType="separate"/>
        </w:r>
        <w:r>
          <w:rPr>
            <w:noProof/>
          </w:rPr>
          <w:delText>1</w:delText>
        </w:r>
        <w:r>
          <w:rPr>
            <w:noProof/>
          </w:rPr>
          <w:tab/>
          <w:delText>Short title</w:delText>
        </w:r>
        <w:r w:rsidRPr="00E65593">
          <w:rPr>
            <w:noProof/>
          </w:rPr>
          <w:tab/>
        </w:r>
        <w:r w:rsidRPr="00E65593">
          <w:rPr>
            <w:noProof/>
          </w:rPr>
          <w:fldChar w:fldCharType="begin"/>
        </w:r>
        <w:r w:rsidRPr="00E65593">
          <w:rPr>
            <w:noProof/>
          </w:rPr>
          <w:delInstrText xml:space="preserve"> PAGEREF _Toc136528125 \h </w:delInstrText>
        </w:r>
        <w:r w:rsidRPr="00E65593">
          <w:rPr>
            <w:noProof/>
          </w:rPr>
        </w:r>
        <w:r w:rsidRPr="00E65593">
          <w:rPr>
            <w:noProof/>
          </w:rPr>
          <w:fldChar w:fldCharType="separate"/>
        </w:r>
        <w:r w:rsidR="00562920">
          <w:rPr>
            <w:noProof/>
          </w:rPr>
          <w:delText>1</w:delText>
        </w:r>
        <w:r w:rsidRPr="00E65593">
          <w:rPr>
            <w:noProof/>
          </w:rPr>
          <w:fldChar w:fldCharType="end"/>
        </w:r>
      </w:del>
    </w:p>
    <w:p w14:paraId="6C15E8F6" w14:textId="77777777" w:rsidR="00E65593" w:rsidRDefault="00E65593">
      <w:pPr>
        <w:pStyle w:val="TOC5"/>
        <w:rPr>
          <w:del w:id="23" w:author="Author" w:date="2024-09-12T09:53:00Z" w16du:dateUtc="2024-09-11T23:53:00Z"/>
          <w:rFonts w:asciiTheme="minorHAnsi" w:eastAsiaTheme="minorEastAsia" w:hAnsiTheme="minorHAnsi" w:cstheme="minorBidi"/>
          <w:noProof/>
          <w:kern w:val="0"/>
          <w:sz w:val="22"/>
          <w:szCs w:val="22"/>
        </w:rPr>
      </w:pPr>
      <w:del w:id="24" w:author="Author" w:date="2024-09-12T09:53:00Z" w16du:dateUtc="2024-09-11T23:53:00Z">
        <w:r>
          <w:rPr>
            <w:noProof/>
          </w:rPr>
          <w:delText>2</w:delText>
        </w:r>
        <w:r>
          <w:rPr>
            <w:noProof/>
          </w:rPr>
          <w:tab/>
          <w:delText>Commencement</w:delText>
        </w:r>
        <w:r w:rsidRPr="00E65593">
          <w:rPr>
            <w:noProof/>
          </w:rPr>
          <w:tab/>
        </w:r>
        <w:r w:rsidRPr="00E65593">
          <w:rPr>
            <w:noProof/>
          </w:rPr>
          <w:fldChar w:fldCharType="begin"/>
        </w:r>
        <w:r w:rsidRPr="00E65593">
          <w:rPr>
            <w:noProof/>
          </w:rPr>
          <w:delInstrText xml:space="preserve"> PAGEREF _Toc136528126 \h </w:delInstrText>
        </w:r>
        <w:r w:rsidRPr="00E65593">
          <w:rPr>
            <w:noProof/>
          </w:rPr>
        </w:r>
        <w:r w:rsidRPr="00E65593">
          <w:rPr>
            <w:noProof/>
          </w:rPr>
          <w:fldChar w:fldCharType="separate"/>
        </w:r>
        <w:r w:rsidR="00562920">
          <w:rPr>
            <w:noProof/>
          </w:rPr>
          <w:delText>1</w:delText>
        </w:r>
        <w:r w:rsidRPr="00E65593">
          <w:rPr>
            <w:noProof/>
          </w:rPr>
          <w:fldChar w:fldCharType="end"/>
        </w:r>
      </w:del>
    </w:p>
    <w:p w14:paraId="1F97269F" w14:textId="77777777" w:rsidR="00E65593" w:rsidRDefault="00E65593">
      <w:pPr>
        <w:pStyle w:val="TOC5"/>
        <w:rPr>
          <w:del w:id="25" w:author="Author" w:date="2024-09-12T09:53:00Z" w16du:dateUtc="2024-09-11T23:53:00Z"/>
          <w:rFonts w:asciiTheme="minorHAnsi" w:eastAsiaTheme="minorEastAsia" w:hAnsiTheme="minorHAnsi" w:cstheme="minorBidi"/>
          <w:noProof/>
          <w:kern w:val="0"/>
          <w:sz w:val="22"/>
          <w:szCs w:val="22"/>
        </w:rPr>
      </w:pPr>
      <w:del w:id="26" w:author="Author" w:date="2024-09-12T09:53:00Z" w16du:dateUtc="2024-09-11T23:53:00Z">
        <w:r>
          <w:rPr>
            <w:noProof/>
          </w:rPr>
          <w:delText>3</w:delText>
        </w:r>
        <w:r>
          <w:rPr>
            <w:noProof/>
          </w:rPr>
          <w:tab/>
          <w:delText>Schedules</w:delText>
        </w:r>
        <w:r w:rsidRPr="00E65593">
          <w:rPr>
            <w:noProof/>
          </w:rPr>
          <w:tab/>
        </w:r>
        <w:r w:rsidRPr="00E65593">
          <w:rPr>
            <w:noProof/>
          </w:rPr>
          <w:fldChar w:fldCharType="begin"/>
        </w:r>
        <w:r w:rsidRPr="00E65593">
          <w:rPr>
            <w:noProof/>
          </w:rPr>
          <w:delInstrText xml:space="preserve"> PAGEREF _Toc136528127 \h </w:delInstrText>
        </w:r>
        <w:r w:rsidRPr="00E65593">
          <w:rPr>
            <w:noProof/>
          </w:rPr>
        </w:r>
        <w:r w:rsidRPr="00E65593">
          <w:rPr>
            <w:noProof/>
          </w:rPr>
          <w:fldChar w:fldCharType="separate"/>
        </w:r>
        <w:r w:rsidR="00562920">
          <w:rPr>
            <w:noProof/>
          </w:rPr>
          <w:delText>2</w:delText>
        </w:r>
        <w:r w:rsidRPr="00E65593">
          <w:rPr>
            <w:noProof/>
          </w:rPr>
          <w:fldChar w:fldCharType="end"/>
        </w:r>
      </w:del>
    </w:p>
    <w:p w14:paraId="04B161FB" w14:textId="77777777" w:rsidR="00E65593" w:rsidRDefault="00E65593">
      <w:pPr>
        <w:pStyle w:val="TOC6"/>
        <w:rPr>
          <w:del w:id="27" w:author="Author" w:date="2024-09-12T09:53:00Z" w16du:dateUtc="2024-09-11T23:53:00Z"/>
          <w:rFonts w:asciiTheme="minorHAnsi" w:eastAsiaTheme="minorEastAsia" w:hAnsiTheme="minorHAnsi" w:cstheme="minorBidi"/>
          <w:b w:val="0"/>
          <w:noProof/>
          <w:kern w:val="0"/>
          <w:sz w:val="22"/>
          <w:szCs w:val="22"/>
        </w:rPr>
      </w:pPr>
      <w:del w:id="28" w:author="Author" w:date="2024-09-12T09:53:00Z" w16du:dateUtc="2024-09-11T23:53:00Z">
        <w:r>
          <w:rPr>
            <w:noProof/>
          </w:rPr>
          <w:delText>Schedule 1—Main amendments</w:delText>
        </w:r>
        <w:r w:rsidRPr="00E65593">
          <w:rPr>
            <w:b w:val="0"/>
            <w:noProof/>
            <w:sz w:val="18"/>
          </w:rPr>
          <w:tab/>
        </w:r>
        <w:r w:rsidRPr="00E65593">
          <w:rPr>
            <w:b w:val="0"/>
            <w:noProof/>
            <w:sz w:val="18"/>
          </w:rPr>
          <w:fldChar w:fldCharType="begin"/>
        </w:r>
        <w:r w:rsidRPr="00E65593">
          <w:rPr>
            <w:b w:val="0"/>
            <w:noProof/>
            <w:sz w:val="18"/>
          </w:rPr>
          <w:delInstrText xml:space="preserve"> PAGEREF _Toc136528128 \h </w:delInstrText>
        </w:r>
        <w:r w:rsidRPr="00E65593">
          <w:rPr>
            <w:b w:val="0"/>
            <w:noProof/>
            <w:sz w:val="18"/>
          </w:rPr>
        </w:r>
        <w:r w:rsidRPr="00E65593">
          <w:rPr>
            <w:b w:val="0"/>
            <w:noProof/>
            <w:sz w:val="18"/>
          </w:rPr>
          <w:fldChar w:fldCharType="separate"/>
        </w:r>
        <w:r w:rsidR="00562920">
          <w:rPr>
            <w:b w:val="0"/>
            <w:noProof/>
            <w:sz w:val="18"/>
          </w:rPr>
          <w:delText>2</w:delText>
        </w:r>
        <w:r w:rsidRPr="00E65593">
          <w:rPr>
            <w:b w:val="0"/>
            <w:noProof/>
            <w:sz w:val="18"/>
          </w:rPr>
          <w:fldChar w:fldCharType="end"/>
        </w:r>
      </w:del>
    </w:p>
    <w:p w14:paraId="240880D9" w14:textId="77777777" w:rsidR="00E65593" w:rsidRDefault="00E65593">
      <w:pPr>
        <w:pStyle w:val="TOC9"/>
        <w:rPr>
          <w:del w:id="29" w:author="Author" w:date="2024-09-12T09:53:00Z" w16du:dateUtc="2024-09-11T23:53:00Z"/>
          <w:rFonts w:asciiTheme="minorHAnsi" w:eastAsiaTheme="minorEastAsia" w:hAnsiTheme="minorHAnsi" w:cstheme="minorBidi"/>
          <w:i w:val="0"/>
          <w:noProof/>
          <w:kern w:val="0"/>
          <w:sz w:val="22"/>
          <w:szCs w:val="22"/>
        </w:rPr>
      </w:pPr>
      <w:del w:id="30" w:author="Author" w:date="2024-09-12T09:53:00Z" w16du:dateUtc="2024-09-11T23:53:00Z">
        <w:r>
          <w:rPr>
            <w:noProof/>
          </w:rPr>
          <w:delText>Broadcasting Services Act 1992</w:delText>
        </w:r>
        <w:r w:rsidRPr="00E65593">
          <w:rPr>
            <w:i w:val="0"/>
            <w:noProof/>
            <w:sz w:val="18"/>
          </w:rPr>
          <w:tab/>
        </w:r>
        <w:r w:rsidRPr="00E65593">
          <w:rPr>
            <w:i w:val="0"/>
            <w:noProof/>
            <w:sz w:val="18"/>
          </w:rPr>
          <w:fldChar w:fldCharType="begin"/>
        </w:r>
        <w:r w:rsidRPr="00E65593">
          <w:rPr>
            <w:i w:val="0"/>
            <w:noProof/>
            <w:sz w:val="18"/>
          </w:rPr>
          <w:delInstrText xml:space="preserve"> PAGEREF _Toc136528129 \h </w:delInstrText>
        </w:r>
        <w:r w:rsidRPr="00E65593">
          <w:rPr>
            <w:i w:val="0"/>
            <w:noProof/>
            <w:sz w:val="18"/>
          </w:rPr>
        </w:r>
        <w:r w:rsidRPr="00E65593">
          <w:rPr>
            <w:i w:val="0"/>
            <w:noProof/>
            <w:sz w:val="18"/>
          </w:rPr>
          <w:fldChar w:fldCharType="separate"/>
        </w:r>
        <w:r w:rsidR="00562920">
          <w:rPr>
            <w:i w:val="0"/>
            <w:noProof/>
            <w:sz w:val="18"/>
          </w:rPr>
          <w:delText>2</w:delText>
        </w:r>
        <w:r w:rsidRPr="00E65593">
          <w:rPr>
            <w:i w:val="0"/>
            <w:noProof/>
            <w:sz w:val="18"/>
          </w:rPr>
          <w:fldChar w:fldCharType="end"/>
        </w:r>
      </w:del>
    </w:p>
    <w:p w14:paraId="7543D42E" w14:textId="77777777" w:rsidR="00E65593" w:rsidRDefault="00E65593">
      <w:pPr>
        <w:pStyle w:val="TOC6"/>
        <w:rPr>
          <w:del w:id="31" w:author="Author" w:date="2024-09-12T09:53:00Z" w16du:dateUtc="2024-09-11T23:53:00Z"/>
          <w:rFonts w:asciiTheme="minorHAnsi" w:eastAsiaTheme="minorEastAsia" w:hAnsiTheme="minorHAnsi" w:cstheme="minorBidi"/>
          <w:b w:val="0"/>
          <w:noProof/>
          <w:kern w:val="0"/>
          <w:sz w:val="22"/>
          <w:szCs w:val="22"/>
        </w:rPr>
      </w:pPr>
      <w:del w:id="32" w:author="Author" w:date="2024-09-12T09:53:00Z" w16du:dateUtc="2024-09-11T23:53:00Z">
        <w:r>
          <w:rPr>
            <w:noProof/>
          </w:rPr>
          <w:delText>Schedule 2—Consequential amendments and transitional provisions</w:delText>
        </w:r>
        <w:r w:rsidRPr="00E65593">
          <w:rPr>
            <w:b w:val="0"/>
            <w:noProof/>
            <w:sz w:val="18"/>
          </w:rPr>
          <w:tab/>
        </w:r>
        <w:r w:rsidRPr="00E65593">
          <w:rPr>
            <w:b w:val="0"/>
            <w:noProof/>
            <w:sz w:val="18"/>
          </w:rPr>
          <w:fldChar w:fldCharType="begin"/>
        </w:r>
        <w:r w:rsidRPr="00E65593">
          <w:rPr>
            <w:b w:val="0"/>
            <w:noProof/>
            <w:sz w:val="18"/>
          </w:rPr>
          <w:delInstrText xml:space="preserve"> PAGEREF _Toc136528217 \h </w:delInstrText>
        </w:r>
        <w:r w:rsidRPr="00E65593">
          <w:rPr>
            <w:b w:val="0"/>
            <w:noProof/>
            <w:sz w:val="18"/>
          </w:rPr>
        </w:r>
        <w:r w:rsidRPr="00E65593">
          <w:rPr>
            <w:b w:val="0"/>
            <w:noProof/>
            <w:sz w:val="18"/>
          </w:rPr>
          <w:fldChar w:fldCharType="separate"/>
        </w:r>
        <w:r w:rsidR="00562920">
          <w:rPr>
            <w:b w:val="0"/>
            <w:noProof/>
            <w:sz w:val="18"/>
          </w:rPr>
          <w:delText>2</w:delText>
        </w:r>
        <w:r w:rsidRPr="00E65593">
          <w:rPr>
            <w:b w:val="0"/>
            <w:noProof/>
            <w:sz w:val="18"/>
          </w:rPr>
          <w:fldChar w:fldCharType="end"/>
        </w:r>
      </w:del>
    </w:p>
    <w:p w14:paraId="462FD043" w14:textId="77777777" w:rsidR="00E65593" w:rsidRDefault="00E65593">
      <w:pPr>
        <w:pStyle w:val="TOC9"/>
        <w:rPr>
          <w:del w:id="33" w:author="Author" w:date="2024-09-12T09:53:00Z" w16du:dateUtc="2024-09-11T23:53:00Z"/>
          <w:rFonts w:asciiTheme="minorHAnsi" w:eastAsiaTheme="minorEastAsia" w:hAnsiTheme="minorHAnsi" w:cstheme="minorBidi"/>
          <w:i w:val="0"/>
          <w:noProof/>
          <w:kern w:val="0"/>
          <w:sz w:val="22"/>
          <w:szCs w:val="22"/>
        </w:rPr>
      </w:pPr>
      <w:del w:id="34" w:author="Author" w:date="2024-09-12T09:53:00Z" w16du:dateUtc="2024-09-11T23:53:00Z">
        <w:r>
          <w:rPr>
            <w:noProof/>
          </w:rPr>
          <w:delText>Australian Communications and Media Authority Act 2005</w:delText>
        </w:r>
        <w:r w:rsidRPr="00E65593">
          <w:rPr>
            <w:i w:val="0"/>
            <w:noProof/>
            <w:sz w:val="18"/>
          </w:rPr>
          <w:tab/>
        </w:r>
        <w:r w:rsidRPr="00E65593">
          <w:rPr>
            <w:i w:val="0"/>
            <w:noProof/>
            <w:sz w:val="18"/>
          </w:rPr>
          <w:fldChar w:fldCharType="begin"/>
        </w:r>
        <w:r w:rsidRPr="00E65593">
          <w:rPr>
            <w:i w:val="0"/>
            <w:noProof/>
            <w:sz w:val="18"/>
          </w:rPr>
          <w:delInstrText xml:space="preserve"> PAGEREF _Toc136528218 \h </w:delInstrText>
        </w:r>
        <w:r w:rsidRPr="00E65593">
          <w:rPr>
            <w:i w:val="0"/>
            <w:noProof/>
            <w:sz w:val="18"/>
          </w:rPr>
        </w:r>
        <w:r w:rsidRPr="00E65593">
          <w:rPr>
            <w:i w:val="0"/>
            <w:noProof/>
            <w:sz w:val="18"/>
          </w:rPr>
          <w:fldChar w:fldCharType="separate"/>
        </w:r>
        <w:r w:rsidR="00562920">
          <w:rPr>
            <w:i w:val="0"/>
            <w:noProof/>
            <w:sz w:val="18"/>
          </w:rPr>
          <w:delText>2</w:delText>
        </w:r>
        <w:r w:rsidRPr="00E65593">
          <w:rPr>
            <w:i w:val="0"/>
            <w:noProof/>
            <w:sz w:val="18"/>
          </w:rPr>
          <w:fldChar w:fldCharType="end"/>
        </w:r>
      </w:del>
    </w:p>
    <w:p w14:paraId="3355753B" w14:textId="77777777" w:rsidR="00E65593" w:rsidRDefault="00E65593">
      <w:pPr>
        <w:pStyle w:val="TOC9"/>
        <w:rPr>
          <w:del w:id="35" w:author="Author" w:date="2024-09-12T09:53:00Z" w16du:dateUtc="2024-09-11T23:53:00Z"/>
          <w:rFonts w:asciiTheme="minorHAnsi" w:eastAsiaTheme="minorEastAsia" w:hAnsiTheme="minorHAnsi" w:cstheme="minorBidi"/>
          <w:i w:val="0"/>
          <w:noProof/>
          <w:kern w:val="0"/>
          <w:sz w:val="22"/>
          <w:szCs w:val="22"/>
        </w:rPr>
      </w:pPr>
      <w:del w:id="36" w:author="Author" w:date="2024-09-12T09:53:00Z" w16du:dateUtc="2024-09-11T23:53:00Z">
        <w:r>
          <w:rPr>
            <w:noProof/>
          </w:rPr>
          <w:delText>Broadcasting Services Act 1992</w:delText>
        </w:r>
        <w:r w:rsidRPr="00E65593">
          <w:rPr>
            <w:i w:val="0"/>
            <w:noProof/>
            <w:sz w:val="18"/>
          </w:rPr>
          <w:tab/>
        </w:r>
        <w:r w:rsidRPr="00E65593">
          <w:rPr>
            <w:i w:val="0"/>
            <w:noProof/>
            <w:sz w:val="18"/>
          </w:rPr>
          <w:fldChar w:fldCharType="begin"/>
        </w:r>
        <w:r w:rsidRPr="00E65593">
          <w:rPr>
            <w:i w:val="0"/>
            <w:noProof/>
            <w:sz w:val="18"/>
          </w:rPr>
          <w:delInstrText xml:space="preserve"> PAGEREF _Toc136528219 \h </w:delInstrText>
        </w:r>
        <w:r w:rsidRPr="00E65593">
          <w:rPr>
            <w:i w:val="0"/>
            <w:noProof/>
            <w:sz w:val="18"/>
          </w:rPr>
        </w:r>
        <w:r w:rsidRPr="00E65593">
          <w:rPr>
            <w:i w:val="0"/>
            <w:noProof/>
            <w:sz w:val="18"/>
          </w:rPr>
          <w:fldChar w:fldCharType="separate"/>
        </w:r>
        <w:r w:rsidR="00562920">
          <w:rPr>
            <w:i w:val="0"/>
            <w:noProof/>
            <w:sz w:val="18"/>
          </w:rPr>
          <w:delText>2</w:delText>
        </w:r>
        <w:r w:rsidRPr="00E65593">
          <w:rPr>
            <w:i w:val="0"/>
            <w:noProof/>
            <w:sz w:val="18"/>
          </w:rPr>
          <w:fldChar w:fldCharType="end"/>
        </w:r>
      </w:del>
    </w:p>
    <w:p w14:paraId="707F1892" w14:textId="77777777" w:rsidR="00E65593" w:rsidRDefault="00E65593">
      <w:pPr>
        <w:pStyle w:val="TOC9"/>
        <w:rPr>
          <w:del w:id="37" w:author="Author" w:date="2024-09-12T09:53:00Z" w16du:dateUtc="2024-09-11T23:53:00Z"/>
          <w:rFonts w:asciiTheme="minorHAnsi" w:eastAsiaTheme="minorEastAsia" w:hAnsiTheme="minorHAnsi" w:cstheme="minorBidi"/>
          <w:i w:val="0"/>
          <w:noProof/>
          <w:kern w:val="0"/>
          <w:sz w:val="22"/>
          <w:szCs w:val="22"/>
        </w:rPr>
      </w:pPr>
      <w:del w:id="38" w:author="Author" w:date="2024-09-12T09:53:00Z" w16du:dateUtc="2024-09-11T23:53:00Z">
        <w:r>
          <w:rPr>
            <w:noProof/>
          </w:rPr>
          <w:delText>Online Safety Act 2021</w:delText>
        </w:r>
        <w:r w:rsidRPr="00E65593">
          <w:rPr>
            <w:i w:val="0"/>
            <w:noProof/>
            <w:sz w:val="18"/>
          </w:rPr>
          <w:tab/>
        </w:r>
        <w:r w:rsidRPr="00E65593">
          <w:rPr>
            <w:i w:val="0"/>
            <w:noProof/>
            <w:sz w:val="18"/>
          </w:rPr>
          <w:fldChar w:fldCharType="begin"/>
        </w:r>
        <w:r w:rsidRPr="00E65593">
          <w:rPr>
            <w:i w:val="0"/>
            <w:noProof/>
            <w:sz w:val="18"/>
          </w:rPr>
          <w:delInstrText xml:space="preserve"> PAGEREF _Toc136528221 \h </w:delInstrText>
        </w:r>
        <w:r w:rsidRPr="00E65593">
          <w:rPr>
            <w:i w:val="0"/>
            <w:noProof/>
            <w:sz w:val="18"/>
          </w:rPr>
        </w:r>
        <w:r w:rsidRPr="00E65593">
          <w:rPr>
            <w:i w:val="0"/>
            <w:noProof/>
            <w:sz w:val="18"/>
          </w:rPr>
          <w:fldChar w:fldCharType="separate"/>
        </w:r>
        <w:r w:rsidR="00562920">
          <w:rPr>
            <w:i w:val="0"/>
            <w:noProof/>
            <w:sz w:val="18"/>
          </w:rPr>
          <w:delText>2</w:delText>
        </w:r>
        <w:r w:rsidRPr="00E65593">
          <w:rPr>
            <w:i w:val="0"/>
            <w:noProof/>
            <w:sz w:val="18"/>
          </w:rPr>
          <w:fldChar w:fldCharType="end"/>
        </w:r>
      </w:del>
    </w:p>
    <w:p w14:paraId="56DE8576" w14:textId="77777777" w:rsidR="00E65593" w:rsidRDefault="00E65593">
      <w:pPr>
        <w:pStyle w:val="TOC9"/>
        <w:rPr>
          <w:del w:id="39" w:author="Author" w:date="2024-09-12T09:53:00Z" w16du:dateUtc="2024-09-11T23:53:00Z"/>
          <w:rFonts w:asciiTheme="minorHAnsi" w:eastAsiaTheme="minorEastAsia" w:hAnsiTheme="minorHAnsi" w:cstheme="minorBidi"/>
          <w:i w:val="0"/>
          <w:noProof/>
          <w:kern w:val="0"/>
          <w:sz w:val="22"/>
          <w:szCs w:val="22"/>
        </w:rPr>
      </w:pPr>
      <w:del w:id="40" w:author="Author" w:date="2024-09-12T09:53:00Z" w16du:dateUtc="2024-09-11T23:53:00Z">
        <w:r>
          <w:rPr>
            <w:noProof/>
          </w:rPr>
          <w:delText>Telecommunications Act 1997</w:delText>
        </w:r>
        <w:r w:rsidRPr="00E65593">
          <w:rPr>
            <w:i w:val="0"/>
            <w:noProof/>
            <w:sz w:val="18"/>
          </w:rPr>
          <w:tab/>
        </w:r>
        <w:r w:rsidRPr="00E65593">
          <w:rPr>
            <w:i w:val="0"/>
            <w:noProof/>
            <w:sz w:val="18"/>
          </w:rPr>
          <w:fldChar w:fldCharType="begin"/>
        </w:r>
        <w:r w:rsidRPr="00E65593">
          <w:rPr>
            <w:i w:val="0"/>
            <w:noProof/>
            <w:sz w:val="18"/>
          </w:rPr>
          <w:delInstrText xml:space="preserve"> PAGEREF _Toc136528222 \h </w:delInstrText>
        </w:r>
        <w:r w:rsidRPr="00E65593">
          <w:rPr>
            <w:i w:val="0"/>
            <w:noProof/>
            <w:sz w:val="18"/>
          </w:rPr>
        </w:r>
        <w:r w:rsidRPr="00E65593">
          <w:rPr>
            <w:i w:val="0"/>
            <w:noProof/>
            <w:sz w:val="18"/>
          </w:rPr>
          <w:fldChar w:fldCharType="separate"/>
        </w:r>
        <w:r w:rsidR="00562920">
          <w:rPr>
            <w:i w:val="0"/>
            <w:noProof/>
            <w:sz w:val="18"/>
          </w:rPr>
          <w:delText>2</w:delText>
        </w:r>
        <w:r w:rsidRPr="00E65593">
          <w:rPr>
            <w:i w:val="0"/>
            <w:noProof/>
            <w:sz w:val="18"/>
          </w:rPr>
          <w:fldChar w:fldCharType="end"/>
        </w:r>
      </w:del>
    </w:p>
    <w:p w14:paraId="31B2D36A" w14:textId="77777777" w:rsidR="00055B5C" w:rsidRPr="00570B02" w:rsidRDefault="00E65593" w:rsidP="0048364F">
      <w:pPr>
        <w:rPr>
          <w:del w:id="41" w:author="Author" w:date="2024-09-12T09:53:00Z" w16du:dateUtc="2024-09-11T23:53:00Z"/>
        </w:rPr>
      </w:pPr>
      <w:del w:id="42" w:author="Author" w:date="2024-09-12T09:53:00Z" w16du:dateUtc="2024-09-11T23:53:00Z">
        <w:r>
          <w:fldChar w:fldCharType="end"/>
        </w:r>
      </w:del>
    </w:p>
    <w:p w14:paraId="3465514A" w14:textId="77777777" w:rsidR="00060FF9" w:rsidRPr="00570B02" w:rsidRDefault="00060FF9" w:rsidP="0048364F">
      <w:pPr>
        <w:rPr>
          <w:del w:id="43" w:author="Author" w:date="2024-09-12T09:53:00Z" w16du:dateUtc="2024-09-11T23:53:00Z"/>
        </w:rPr>
      </w:pPr>
    </w:p>
    <w:p w14:paraId="2543DC04" w14:textId="39C7599C" w:rsidR="00700160" w:rsidRPr="00740349" w:rsidRDefault="00700160">
      <w:pPr>
        <w:pStyle w:val="TOC5"/>
        <w:rPr>
          <w:ins w:id="44" w:author="Author" w:date="2024-09-12T09:53:00Z" w16du:dateUtc="2024-09-11T23:53:00Z"/>
          <w:rFonts w:asciiTheme="minorHAnsi" w:eastAsiaTheme="minorEastAsia" w:hAnsiTheme="minorHAnsi" w:cstheme="minorBidi"/>
          <w:noProof/>
          <w:kern w:val="0"/>
          <w:sz w:val="22"/>
          <w:szCs w:val="22"/>
        </w:rPr>
      </w:pPr>
      <w:ins w:id="45" w:author="Author" w:date="2024-09-12T09:53:00Z" w16du:dateUtc="2024-09-11T23:53:00Z">
        <w:r w:rsidRPr="00740349">
          <w:fldChar w:fldCharType="begin"/>
        </w:r>
        <w:r w:rsidRPr="00740349">
          <w:instrText xml:space="preserve"> TOC \o "1-9" </w:instrText>
        </w:r>
        <w:r w:rsidRPr="00740349">
          <w:fldChar w:fldCharType="separate"/>
        </w:r>
        <w:r w:rsidRPr="00740349">
          <w:rPr>
            <w:noProof/>
          </w:rPr>
          <w:t>1</w:t>
        </w:r>
        <w:r w:rsidRPr="00740349">
          <w:rPr>
            <w:noProof/>
          </w:rPr>
          <w:tab/>
          <w:t>Short title</w:t>
        </w:r>
        <w:r w:rsidRPr="00740349">
          <w:rPr>
            <w:noProof/>
          </w:rPr>
          <w:tab/>
        </w:r>
        <w:r w:rsidRPr="00740349">
          <w:rPr>
            <w:noProof/>
          </w:rPr>
          <w:fldChar w:fldCharType="begin"/>
        </w:r>
        <w:r w:rsidRPr="00740349">
          <w:rPr>
            <w:noProof/>
          </w:rPr>
          <w:instrText xml:space="preserve"> PAGEREF _Toc176246980 \h </w:instrText>
        </w:r>
        <w:r w:rsidRPr="00740349">
          <w:rPr>
            <w:noProof/>
          </w:rPr>
        </w:r>
        <w:r w:rsidRPr="00740349">
          <w:rPr>
            <w:noProof/>
          </w:rPr>
          <w:fldChar w:fldCharType="separate"/>
        </w:r>
        <w:r w:rsidR="001E7CD6">
          <w:rPr>
            <w:noProof/>
          </w:rPr>
          <w:t>1</w:t>
        </w:r>
        <w:r w:rsidRPr="00740349">
          <w:rPr>
            <w:noProof/>
          </w:rPr>
          <w:fldChar w:fldCharType="end"/>
        </w:r>
      </w:ins>
    </w:p>
    <w:p w14:paraId="375C42BF" w14:textId="463F875E" w:rsidR="00700160" w:rsidRPr="00740349" w:rsidRDefault="00700160">
      <w:pPr>
        <w:pStyle w:val="TOC5"/>
        <w:rPr>
          <w:ins w:id="46" w:author="Author" w:date="2024-09-12T09:53:00Z" w16du:dateUtc="2024-09-11T23:53:00Z"/>
          <w:rFonts w:asciiTheme="minorHAnsi" w:eastAsiaTheme="minorEastAsia" w:hAnsiTheme="minorHAnsi" w:cstheme="minorBidi"/>
          <w:noProof/>
          <w:kern w:val="0"/>
          <w:sz w:val="22"/>
          <w:szCs w:val="22"/>
        </w:rPr>
      </w:pPr>
      <w:ins w:id="47" w:author="Author" w:date="2024-09-12T09:53:00Z" w16du:dateUtc="2024-09-11T23:53:00Z">
        <w:r w:rsidRPr="00740349">
          <w:rPr>
            <w:noProof/>
          </w:rPr>
          <w:t>2</w:t>
        </w:r>
        <w:r w:rsidRPr="00740349">
          <w:rPr>
            <w:noProof/>
          </w:rPr>
          <w:tab/>
          <w:t>Commencement</w:t>
        </w:r>
        <w:r w:rsidRPr="00740349">
          <w:rPr>
            <w:noProof/>
          </w:rPr>
          <w:tab/>
        </w:r>
        <w:r w:rsidRPr="00740349">
          <w:rPr>
            <w:noProof/>
          </w:rPr>
          <w:fldChar w:fldCharType="begin"/>
        </w:r>
        <w:r w:rsidRPr="00740349">
          <w:rPr>
            <w:noProof/>
          </w:rPr>
          <w:instrText xml:space="preserve"> PAGEREF _Toc176246981 \h </w:instrText>
        </w:r>
        <w:r w:rsidRPr="00740349">
          <w:rPr>
            <w:noProof/>
          </w:rPr>
        </w:r>
        <w:r w:rsidRPr="00740349">
          <w:rPr>
            <w:noProof/>
          </w:rPr>
          <w:fldChar w:fldCharType="separate"/>
        </w:r>
        <w:r w:rsidR="001E7CD6">
          <w:rPr>
            <w:noProof/>
          </w:rPr>
          <w:t>1</w:t>
        </w:r>
        <w:r w:rsidRPr="00740349">
          <w:rPr>
            <w:noProof/>
          </w:rPr>
          <w:fldChar w:fldCharType="end"/>
        </w:r>
      </w:ins>
    </w:p>
    <w:p w14:paraId="69796330" w14:textId="3DD02D40" w:rsidR="00700160" w:rsidRPr="00740349" w:rsidRDefault="00700160">
      <w:pPr>
        <w:pStyle w:val="TOC5"/>
        <w:rPr>
          <w:ins w:id="48" w:author="Author" w:date="2024-09-12T09:53:00Z" w16du:dateUtc="2024-09-11T23:53:00Z"/>
          <w:rFonts w:asciiTheme="minorHAnsi" w:eastAsiaTheme="minorEastAsia" w:hAnsiTheme="minorHAnsi" w:cstheme="minorBidi"/>
          <w:noProof/>
          <w:kern w:val="0"/>
          <w:sz w:val="22"/>
          <w:szCs w:val="22"/>
        </w:rPr>
      </w:pPr>
      <w:ins w:id="49" w:author="Author" w:date="2024-09-12T09:53:00Z" w16du:dateUtc="2024-09-11T23:53:00Z">
        <w:r w:rsidRPr="00740349">
          <w:rPr>
            <w:noProof/>
          </w:rPr>
          <w:t>3</w:t>
        </w:r>
        <w:r w:rsidRPr="00740349">
          <w:rPr>
            <w:noProof/>
          </w:rPr>
          <w:tab/>
          <w:t>Schedules</w:t>
        </w:r>
        <w:r w:rsidRPr="00740349">
          <w:rPr>
            <w:noProof/>
          </w:rPr>
          <w:tab/>
        </w:r>
        <w:r w:rsidRPr="00740349">
          <w:rPr>
            <w:noProof/>
          </w:rPr>
          <w:fldChar w:fldCharType="begin"/>
        </w:r>
        <w:r w:rsidRPr="00740349">
          <w:rPr>
            <w:noProof/>
          </w:rPr>
          <w:instrText xml:space="preserve"> PAGEREF _Toc176246982 \h </w:instrText>
        </w:r>
        <w:r w:rsidRPr="00740349">
          <w:rPr>
            <w:noProof/>
          </w:rPr>
        </w:r>
        <w:r w:rsidRPr="00740349">
          <w:rPr>
            <w:noProof/>
          </w:rPr>
          <w:fldChar w:fldCharType="separate"/>
        </w:r>
        <w:r w:rsidR="001E7CD6">
          <w:rPr>
            <w:noProof/>
          </w:rPr>
          <w:t>2</w:t>
        </w:r>
        <w:r w:rsidRPr="00740349">
          <w:rPr>
            <w:noProof/>
          </w:rPr>
          <w:fldChar w:fldCharType="end"/>
        </w:r>
      </w:ins>
    </w:p>
    <w:p w14:paraId="70DF256A" w14:textId="146D1D3C" w:rsidR="00700160" w:rsidRPr="00740349" w:rsidRDefault="00700160">
      <w:pPr>
        <w:pStyle w:val="TOC6"/>
        <w:rPr>
          <w:ins w:id="50" w:author="Author" w:date="2024-09-12T09:53:00Z" w16du:dateUtc="2024-09-11T23:53:00Z"/>
          <w:rFonts w:asciiTheme="minorHAnsi" w:eastAsiaTheme="minorEastAsia" w:hAnsiTheme="minorHAnsi" w:cstheme="minorBidi"/>
          <w:b w:val="0"/>
          <w:noProof/>
          <w:kern w:val="0"/>
          <w:sz w:val="22"/>
          <w:szCs w:val="22"/>
        </w:rPr>
      </w:pPr>
      <w:ins w:id="51" w:author="Author" w:date="2024-09-12T09:53:00Z" w16du:dateUtc="2024-09-11T23:53:00Z">
        <w:r w:rsidRPr="00740349">
          <w:rPr>
            <w:noProof/>
          </w:rPr>
          <w:t>Schedule 1—Main amendments</w:t>
        </w:r>
        <w:r w:rsidRPr="00740349">
          <w:rPr>
            <w:b w:val="0"/>
            <w:noProof/>
            <w:sz w:val="18"/>
          </w:rPr>
          <w:tab/>
        </w:r>
        <w:r w:rsidRPr="00740349">
          <w:rPr>
            <w:b w:val="0"/>
            <w:noProof/>
            <w:sz w:val="18"/>
          </w:rPr>
          <w:fldChar w:fldCharType="begin"/>
        </w:r>
        <w:r w:rsidRPr="00740349">
          <w:rPr>
            <w:b w:val="0"/>
            <w:noProof/>
            <w:sz w:val="18"/>
          </w:rPr>
          <w:instrText xml:space="preserve"> PAGEREF _Toc176246983 \h </w:instrText>
        </w:r>
        <w:r w:rsidRPr="00740349">
          <w:rPr>
            <w:b w:val="0"/>
            <w:noProof/>
            <w:sz w:val="18"/>
          </w:rPr>
        </w:r>
        <w:r w:rsidRPr="00740349">
          <w:rPr>
            <w:b w:val="0"/>
            <w:noProof/>
            <w:sz w:val="18"/>
          </w:rPr>
          <w:fldChar w:fldCharType="separate"/>
        </w:r>
        <w:r w:rsidR="001E7CD6">
          <w:rPr>
            <w:b w:val="0"/>
            <w:noProof/>
            <w:sz w:val="18"/>
          </w:rPr>
          <w:t>3</w:t>
        </w:r>
        <w:r w:rsidRPr="00740349">
          <w:rPr>
            <w:b w:val="0"/>
            <w:noProof/>
            <w:sz w:val="18"/>
          </w:rPr>
          <w:fldChar w:fldCharType="end"/>
        </w:r>
      </w:ins>
    </w:p>
    <w:p w14:paraId="3BAB52D0" w14:textId="69473394" w:rsidR="00700160" w:rsidRPr="00740349" w:rsidRDefault="00700160">
      <w:pPr>
        <w:pStyle w:val="TOC9"/>
        <w:rPr>
          <w:ins w:id="52" w:author="Author" w:date="2024-09-12T09:53:00Z" w16du:dateUtc="2024-09-11T23:53:00Z"/>
          <w:rFonts w:asciiTheme="minorHAnsi" w:eastAsiaTheme="minorEastAsia" w:hAnsiTheme="minorHAnsi" w:cstheme="minorBidi"/>
          <w:i w:val="0"/>
          <w:noProof/>
          <w:kern w:val="0"/>
          <w:sz w:val="22"/>
          <w:szCs w:val="22"/>
        </w:rPr>
      </w:pPr>
      <w:ins w:id="53" w:author="Author" w:date="2024-09-12T09:53:00Z" w16du:dateUtc="2024-09-11T23:53:00Z">
        <w:r w:rsidRPr="00740349">
          <w:rPr>
            <w:noProof/>
          </w:rPr>
          <w:t>Broadcasting Services Act 1992</w:t>
        </w:r>
        <w:r w:rsidRPr="00740349">
          <w:rPr>
            <w:i w:val="0"/>
            <w:noProof/>
            <w:sz w:val="18"/>
          </w:rPr>
          <w:tab/>
        </w:r>
        <w:r w:rsidRPr="00740349">
          <w:rPr>
            <w:i w:val="0"/>
            <w:noProof/>
            <w:sz w:val="18"/>
          </w:rPr>
          <w:fldChar w:fldCharType="begin"/>
        </w:r>
        <w:r w:rsidRPr="00740349">
          <w:rPr>
            <w:i w:val="0"/>
            <w:noProof/>
            <w:sz w:val="18"/>
          </w:rPr>
          <w:instrText xml:space="preserve"> PAGEREF _Toc176246984 \h </w:instrText>
        </w:r>
        <w:r w:rsidRPr="00740349">
          <w:rPr>
            <w:i w:val="0"/>
            <w:noProof/>
            <w:sz w:val="18"/>
          </w:rPr>
        </w:r>
        <w:r w:rsidRPr="00740349">
          <w:rPr>
            <w:i w:val="0"/>
            <w:noProof/>
            <w:sz w:val="18"/>
          </w:rPr>
          <w:fldChar w:fldCharType="separate"/>
        </w:r>
        <w:r w:rsidR="001E7CD6">
          <w:rPr>
            <w:i w:val="0"/>
            <w:noProof/>
            <w:sz w:val="18"/>
          </w:rPr>
          <w:t>3</w:t>
        </w:r>
        <w:r w:rsidRPr="00740349">
          <w:rPr>
            <w:i w:val="0"/>
            <w:noProof/>
            <w:sz w:val="18"/>
          </w:rPr>
          <w:fldChar w:fldCharType="end"/>
        </w:r>
      </w:ins>
    </w:p>
    <w:p w14:paraId="3694C06B" w14:textId="71785657" w:rsidR="00700160" w:rsidRPr="00740349" w:rsidRDefault="00700160">
      <w:pPr>
        <w:pStyle w:val="TOC6"/>
        <w:rPr>
          <w:ins w:id="54" w:author="Author" w:date="2024-09-12T09:53:00Z" w16du:dateUtc="2024-09-11T23:53:00Z"/>
          <w:rFonts w:asciiTheme="minorHAnsi" w:eastAsiaTheme="minorEastAsia" w:hAnsiTheme="minorHAnsi" w:cstheme="minorBidi"/>
          <w:b w:val="0"/>
          <w:noProof/>
          <w:kern w:val="0"/>
          <w:sz w:val="22"/>
          <w:szCs w:val="22"/>
        </w:rPr>
      </w:pPr>
      <w:ins w:id="55" w:author="Author" w:date="2024-09-12T09:53:00Z" w16du:dateUtc="2024-09-11T23:53:00Z">
        <w:r w:rsidRPr="00740349">
          <w:rPr>
            <w:noProof/>
          </w:rPr>
          <w:t>Schedule 2—Consequential amendments and transitional provisions</w:t>
        </w:r>
        <w:r w:rsidRPr="00740349">
          <w:rPr>
            <w:b w:val="0"/>
            <w:noProof/>
            <w:sz w:val="18"/>
          </w:rPr>
          <w:tab/>
        </w:r>
        <w:r w:rsidRPr="00740349">
          <w:rPr>
            <w:b w:val="0"/>
            <w:noProof/>
            <w:sz w:val="18"/>
          </w:rPr>
          <w:fldChar w:fldCharType="begin"/>
        </w:r>
        <w:r w:rsidRPr="00740349">
          <w:rPr>
            <w:b w:val="0"/>
            <w:noProof/>
            <w:sz w:val="18"/>
          </w:rPr>
          <w:instrText xml:space="preserve"> PAGEREF _Toc176247096 \h </w:instrText>
        </w:r>
        <w:r w:rsidRPr="00740349">
          <w:rPr>
            <w:b w:val="0"/>
            <w:noProof/>
            <w:sz w:val="18"/>
          </w:rPr>
        </w:r>
        <w:r w:rsidRPr="00740349">
          <w:rPr>
            <w:b w:val="0"/>
            <w:noProof/>
            <w:sz w:val="18"/>
          </w:rPr>
          <w:fldChar w:fldCharType="separate"/>
        </w:r>
        <w:r w:rsidR="001E7CD6">
          <w:rPr>
            <w:b w:val="0"/>
            <w:noProof/>
            <w:sz w:val="18"/>
          </w:rPr>
          <w:t>60</w:t>
        </w:r>
        <w:r w:rsidRPr="00740349">
          <w:rPr>
            <w:b w:val="0"/>
            <w:noProof/>
            <w:sz w:val="18"/>
          </w:rPr>
          <w:fldChar w:fldCharType="end"/>
        </w:r>
      </w:ins>
    </w:p>
    <w:p w14:paraId="03A68DF6" w14:textId="66084EF3" w:rsidR="00700160" w:rsidRPr="00740349" w:rsidRDefault="00700160">
      <w:pPr>
        <w:pStyle w:val="TOC7"/>
        <w:rPr>
          <w:ins w:id="56" w:author="Author" w:date="2024-09-12T09:53:00Z" w16du:dateUtc="2024-09-11T23:53:00Z"/>
          <w:rFonts w:asciiTheme="minorHAnsi" w:eastAsiaTheme="minorEastAsia" w:hAnsiTheme="minorHAnsi" w:cstheme="minorBidi"/>
          <w:noProof/>
          <w:kern w:val="0"/>
          <w:sz w:val="22"/>
          <w:szCs w:val="22"/>
        </w:rPr>
      </w:pPr>
      <w:ins w:id="57" w:author="Author" w:date="2024-09-12T09:53:00Z" w16du:dateUtc="2024-09-11T23:53:00Z">
        <w:r w:rsidRPr="00740349">
          <w:rPr>
            <w:noProof/>
          </w:rPr>
          <w:t>Part 1—Main amendments and transitional provisions</w:t>
        </w:r>
        <w:r w:rsidRPr="00740349">
          <w:rPr>
            <w:noProof/>
            <w:sz w:val="18"/>
          </w:rPr>
          <w:tab/>
        </w:r>
        <w:r w:rsidRPr="00740349">
          <w:rPr>
            <w:noProof/>
            <w:sz w:val="18"/>
          </w:rPr>
          <w:fldChar w:fldCharType="begin"/>
        </w:r>
        <w:r w:rsidRPr="00740349">
          <w:rPr>
            <w:noProof/>
            <w:sz w:val="18"/>
          </w:rPr>
          <w:instrText xml:space="preserve"> PAGEREF _Toc176247097 \h </w:instrText>
        </w:r>
        <w:r w:rsidRPr="00740349">
          <w:rPr>
            <w:noProof/>
            <w:sz w:val="18"/>
          </w:rPr>
        </w:r>
        <w:r w:rsidRPr="00740349">
          <w:rPr>
            <w:noProof/>
            <w:sz w:val="18"/>
          </w:rPr>
          <w:fldChar w:fldCharType="separate"/>
        </w:r>
        <w:r w:rsidR="001E7CD6">
          <w:rPr>
            <w:noProof/>
            <w:sz w:val="18"/>
          </w:rPr>
          <w:t>60</w:t>
        </w:r>
        <w:r w:rsidRPr="00740349">
          <w:rPr>
            <w:noProof/>
            <w:sz w:val="18"/>
          </w:rPr>
          <w:fldChar w:fldCharType="end"/>
        </w:r>
      </w:ins>
    </w:p>
    <w:p w14:paraId="27A0B59D" w14:textId="3F57BDF9" w:rsidR="00700160" w:rsidRPr="00740349" w:rsidRDefault="00700160">
      <w:pPr>
        <w:pStyle w:val="TOC9"/>
        <w:rPr>
          <w:ins w:id="58" w:author="Author" w:date="2024-09-12T09:53:00Z" w16du:dateUtc="2024-09-11T23:53:00Z"/>
          <w:rFonts w:asciiTheme="minorHAnsi" w:eastAsiaTheme="minorEastAsia" w:hAnsiTheme="minorHAnsi" w:cstheme="minorBidi"/>
          <w:i w:val="0"/>
          <w:noProof/>
          <w:kern w:val="0"/>
          <w:sz w:val="22"/>
          <w:szCs w:val="22"/>
        </w:rPr>
      </w:pPr>
      <w:ins w:id="59" w:author="Author" w:date="2024-09-12T09:53:00Z" w16du:dateUtc="2024-09-11T23:53:00Z">
        <w:r w:rsidRPr="00740349">
          <w:rPr>
            <w:noProof/>
          </w:rPr>
          <w:t>Australian Communications and Media Authority Act 2005</w:t>
        </w:r>
        <w:r w:rsidRPr="00740349">
          <w:rPr>
            <w:i w:val="0"/>
            <w:noProof/>
            <w:sz w:val="18"/>
          </w:rPr>
          <w:tab/>
        </w:r>
        <w:r w:rsidRPr="00740349">
          <w:rPr>
            <w:i w:val="0"/>
            <w:noProof/>
            <w:sz w:val="18"/>
          </w:rPr>
          <w:fldChar w:fldCharType="begin"/>
        </w:r>
        <w:r w:rsidRPr="00740349">
          <w:rPr>
            <w:i w:val="0"/>
            <w:noProof/>
            <w:sz w:val="18"/>
          </w:rPr>
          <w:instrText xml:space="preserve"> PAGEREF _Toc176247098 \h </w:instrText>
        </w:r>
        <w:r w:rsidRPr="00740349">
          <w:rPr>
            <w:i w:val="0"/>
            <w:noProof/>
            <w:sz w:val="18"/>
          </w:rPr>
        </w:r>
        <w:r w:rsidRPr="00740349">
          <w:rPr>
            <w:i w:val="0"/>
            <w:noProof/>
            <w:sz w:val="18"/>
          </w:rPr>
          <w:fldChar w:fldCharType="separate"/>
        </w:r>
        <w:r w:rsidR="001E7CD6">
          <w:rPr>
            <w:i w:val="0"/>
            <w:noProof/>
            <w:sz w:val="18"/>
          </w:rPr>
          <w:t>60</w:t>
        </w:r>
        <w:r w:rsidRPr="00740349">
          <w:rPr>
            <w:i w:val="0"/>
            <w:noProof/>
            <w:sz w:val="18"/>
          </w:rPr>
          <w:fldChar w:fldCharType="end"/>
        </w:r>
      </w:ins>
    </w:p>
    <w:p w14:paraId="5B64180F" w14:textId="719B5791" w:rsidR="00700160" w:rsidRPr="00740349" w:rsidRDefault="00700160">
      <w:pPr>
        <w:pStyle w:val="TOC9"/>
        <w:rPr>
          <w:ins w:id="60" w:author="Author" w:date="2024-09-12T09:53:00Z" w16du:dateUtc="2024-09-11T23:53:00Z"/>
          <w:rFonts w:asciiTheme="minorHAnsi" w:eastAsiaTheme="minorEastAsia" w:hAnsiTheme="minorHAnsi" w:cstheme="minorBidi"/>
          <w:i w:val="0"/>
          <w:noProof/>
          <w:kern w:val="0"/>
          <w:sz w:val="22"/>
          <w:szCs w:val="22"/>
        </w:rPr>
      </w:pPr>
      <w:ins w:id="61" w:author="Author" w:date="2024-09-12T09:53:00Z" w16du:dateUtc="2024-09-11T23:53:00Z">
        <w:r w:rsidRPr="00740349">
          <w:rPr>
            <w:noProof/>
          </w:rPr>
          <w:t>Broadcasting Services Act 1992</w:t>
        </w:r>
        <w:r w:rsidRPr="00740349">
          <w:rPr>
            <w:i w:val="0"/>
            <w:noProof/>
            <w:sz w:val="18"/>
          </w:rPr>
          <w:tab/>
        </w:r>
        <w:r w:rsidRPr="00740349">
          <w:rPr>
            <w:i w:val="0"/>
            <w:noProof/>
            <w:sz w:val="18"/>
          </w:rPr>
          <w:fldChar w:fldCharType="begin"/>
        </w:r>
        <w:r w:rsidRPr="00740349">
          <w:rPr>
            <w:i w:val="0"/>
            <w:noProof/>
            <w:sz w:val="18"/>
          </w:rPr>
          <w:instrText xml:space="preserve"> PAGEREF _Toc176247099 \h </w:instrText>
        </w:r>
        <w:r w:rsidRPr="00740349">
          <w:rPr>
            <w:i w:val="0"/>
            <w:noProof/>
            <w:sz w:val="18"/>
          </w:rPr>
        </w:r>
        <w:r w:rsidRPr="00740349">
          <w:rPr>
            <w:i w:val="0"/>
            <w:noProof/>
            <w:sz w:val="18"/>
          </w:rPr>
          <w:fldChar w:fldCharType="separate"/>
        </w:r>
        <w:r w:rsidR="001E7CD6">
          <w:rPr>
            <w:i w:val="0"/>
            <w:noProof/>
            <w:sz w:val="18"/>
          </w:rPr>
          <w:t>61</w:t>
        </w:r>
        <w:r w:rsidRPr="00740349">
          <w:rPr>
            <w:i w:val="0"/>
            <w:noProof/>
            <w:sz w:val="18"/>
          </w:rPr>
          <w:fldChar w:fldCharType="end"/>
        </w:r>
      </w:ins>
    </w:p>
    <w:p w14:paraId="29FBD0FD" w14:textId="679DA173" w:rsidR="00700160" w:rsidRPr="00740349" w:rsidRDefault="00700160">
      <w:pPr>
        <w:pStyle w:val="TOC9"/>
        <w:rPr>
          <w:ins w:id="62" w:author="Author" w:date="2024-09-12T09:53:00Z" w16du:dateUtc="2024-09-11T23:53:00Z"/>
          <w:rFonts w:asciiTheme="minorHAnsi" w:eastAsiaTheme="minorEastAsia" w:hAnsiTheme="minorHAnsi" w:cstheme="minorBidi"/>
          <w:i w:val="0"/>
          <w:noProof/>
          <w:kern w:val="0"/>
          <w:sz w:val="22"/>
          <w:szCs w:val="22"/>
        </w:rPr>
      </w:pPr>
      <w:ins w:id="63" w:author="Author" w:date="2024-09-12T09:53:00Z" w16du:dateUtc="2024-09-11T23:53:00Z">
        <w:r w:rsidRPr="00740349">
          <w:rPr>
            <w:noProof/>
          </w:rPr>
          <w:t>Online Safety Act 2021</w:t>
        </w:r>
        <w:r w:rsidRPr="00740349">
          <w:rPr>
            <w:i w:val="0"/>
            <w:noProof/>
            <w:sz w:val="18"/>
          </w:rPr>
          <w:tab/>
        </w:r>
        <w:r w:rsidRPr="00740349">
          <w:rPr>
            <w:i w:val="0"/>
            <w:noProof/>
            <w:sz w:val="18"/>
          </w:rPr>
          <w:fldChar w:fldCharType="begin"/>
        </w:r>
        <w:r w:rsidRPr="00740349">
          <w:rPr>
            <w:i w:val="0"/>
            <w:noProof/>
            <w:sz w:val="18"/>
          </w:rPr>
          <w:instrText xml:space="preserve"> PAGEREF _Toc176247101 \h </w:instrText>
        </w:r>
        <w:r w:rsidRPr="00740349">
          <w:rPr>
            <w:i w:val="0"/>
            <w:noProof/>
            <w:sz w:val="18"/>
          </w:rPr>
        </w:r>
        <w:r w:rsidRPr="00740349">
          <w:rPr>
            <w:i w:val="0"/>
            <w:noProof/>
            <w:sz w:val="18"/>
          </w:rPr>
          <w:fldChar w:fldCharType="separate"/>
        </w:r>
        <w:r w:rsidR="001E7CD6">
          <w:rPr>
            <w:i w:val="0"/>
            <w:noProof/>
            <w:sz w:val="18"/>
          </w:rPr>
          <w:t>67</w:t>
        </w:r>
        <w:r w:rsidRPr="00740349">
          <w:rPr>
            <w:i w:val="0"/>
            <w:noProof/>
            <w:sz w:val="18"/>
          </w:rPr>
          <w:fldChar w:fldCharType="end"/>
        </w:r>
      </w:ins>
    </w:p>
    <w:p w14:paraId="3C8D5613" w14:textId="47ECF0C2" w:rsidR="00700160" w:rsidRPr="00740349" w:rsidRDefault="00700160">
      <w:pPr>
        <w:pStyle w:val="TOC9"/>
        <w:rPr>
          <w:ins w:id="64" w:author="Author" w:date="2024-09-12T09:53:00Z" w16du:dateUtc="2024-09-11T23:53:00Z"/>
          <w:rFonts w:asciiTheme="minorHAnsi" w:eastAsiaTheme="minorEastAsia" w:hAnsiTheme="minorHAnsi" w:cstheme="minorBidi"/>
          <w:i w:val="0"/>
          <w:noProof/>
          <w:kern w:val="0"/>
          <w:sz w:val="22"/>
          <w:szCs w:val="22"/>
        </w:rPr>
      </w:pPr>
      <w:ins w:id="65" w:author="Author" w:date="2024-09-12T09:53:00Z" w16du:dateUtc="2024-09-11T23:53:00Z">
        <w:r w:rsidRPr="00740349">
          <w:rPr>
            <w:noProof/>
          </w:rPr>
          <w:t>Telecommunications Act 1997</w:t>
        </w:r>
        <w:r w:rsidRPr="00740349">
          <w:rPr>
            <w:i w:val="0"/>
            <w:noProof/>
            <w:sz w:val="18"/>
          </w:rPr>
          <w:tab/>
        </w:r>
        <w:r w:rsidRPr="00740349">
          <w:rPr>
            <w:i w:val="0"/>
            <w:noProof/>
            <w:sz w:val="18"/>
          </w:rPr>
          <w:fldChar w:fldCharType="begin"/>
        </w:r>
        <w:r w:rsidRPr="00740349">
          <w:rPr>
            <w:i w:val="0"/>
            <w:noProof/>
            <w:sz w:val="18"/>
          </w:rPr>
          <w:instrText xml:space="preserve"> PAGEREF _Toc176247102 \h </w:instrText>
        </w:r>
        <w:r w:rsidRPr="00740349">
          <w:rPr>
            <w:i w:val="0"/>
            <w:noProof/>
            <w:sz w:val="18"/>
          </w:rPr>
        </w:r>
        <w:r w:rsidRPr="00740349">
          <w:rPr>
            <w:i w:val="0"/>
            <w:noProof/>
            <w:sz w:val="18"/>
          </w:rPr>
          <w:fldChar w:fldCharType="separate"/>
        </w:r>
        <w:r w:rsidR="001E7CD6">
          <w:rPr>
            <w:i w:val="0"/>
            <w:noProof/>
            <w:sz w:val="18"/>
          </w:rPr>
          <w:t>67</w:t>
        </w:r>
        <w:r w:rsidRPr="00740349">
          <w:rPr>
            <w:i w:val="0"/>
            <w:noProof/>
            <w:sz w:val="18"/>
          </w:rPr>
          <w:fldChar w:fldCharType="end"/>
        </w:r>
      </w:ins>
    </w:p>
    <w:p w14:paraId="152BDA6A" w14:textId="27636ECF" w:rsidR="00700160" w:rsidRPr="00740349" w:rsidRDefault="00700160">
      <w:pPr>
        <w:pStyle w:val="TOC7"/>
        <w:rPr>
          <w:ins w:id="66" w:author="Author" w:date="2024-09-12T09:53:00Z" w16du:dateUtc="2024-09-11T23:53:00Z"/>
          <w:rFonts w:asciiTheme="minorHAnsi" w:eastAsiaTheme="minorEastAsia" w:hAnsiTheme="minorHAnsi" w:cstheme="minorBidi"/>
          <w:noProof/>
          <w:kern w:val="0"/>
          <w:sz w:val="22"/>
          <w:szCs w:val="22"/>
        </w:rPr>
      </w:pPr>
      <w:ins w:id="67" w:author="Author" w:date="2024-09-12T09:53:00Z" w16du:dateUtc="2024-09-11T23:53:00Z">
        <w:r w:rsidRPr="00740349">
          <w:rPr>
            <w:noProof/>
          </w:rPr>
          <w:t>Part 2—Contingent amendments</w:t>
        </w:r>
        <w:r w:rsidRPr="00740349">
          <w:rPr>
            <w:noProof/>
            <w:sz w:val="18"/>
          </w:rPr>
          <w:tab/>
        </w:r>
        <w:r w:rsidRPr="00740349">
          <w:rPr>
            <w:noProof/>
            <w:sz w:val="18"/>
          </w:rPr>
          <w:fldChar w:fldCharType="begin"/>
        </w:r>
        <w:r w:rsidRPr="00740349">
          <w:rPr>
            <w:noProof/>
            <w:sz w:val="18"/>
          </w:rPr>
          <w:instrText xml:space="preserve"> PAGEREF _Toc176247103 \h </w:instrText>
        </w:r>
        <w:r w:rsidRPr="00740349">
          <w:rPr>
            <w:noProof/>
            <w:sz w:val="18"/>
          </w:rPr>
        </w:r>
        <w:r w:rsidRPr="00740349">
          <w:rPr>
            <w:noProof/>
            <w:sz w:val="18"/>
          </w:rPr>
          <w:fldChar w:fldCharType="separate"/>
        </w:r>
        <w:r w:rsidR="001E7CD6">
          <w:rPr>
            <w:noProof/>
            <w:sz w:val="18"/>
          </w:rPr>
          <w:t>69</w:t>
        </w:r>
        <w:r w:rsidRPr="00740349">
          <w:rPr>
            <w:noProof/>
            <w:sz w:val="18"/>
          </w:rPr>
          <w:fldChar w:fldCharType="end"/>
        </w:r>
      </w:ins>
    </w:p>
    <w:p w14:paraId="4E66E13C" w14:textId="60C7DBB0" w:rsidR="00700160" w:rsidRPr="00740349" w:rsidRDefault="00700160">
      <w:pPr>
        <w:pStyle w:val="TOC9"/>
        <w:rPr>
          <w:ins w:id="68" w:author="Author" w:date="2024-09-12T09:53:00Z" w16du:dateUtc="2024-09-11T23:53:00Z"/>
          <w:rFonts w:asciiTheme="minorHAnsi" w:eastAsiaTheme="minorEastAsia" w:hAnsiTheme="minorHAnsi" w:cstheme="minorBidi"/>
          <w:i w:val="0"/>
          <w:noProof/>
          <w:kern w:val="0"/>
          <w:sz w:val="22"/>
          <w:szCs w:val="22"/>
        </w:rPr>
      </w:pPr>
      <w:ins w:id="69" w:author="Author" w:date="2024-09-12T09:53:00Z" w16du:dateUtc="2024-09-11T23:53:00Z">
        <w:r w:rsidRPr="00740349">
          <w:rPr>
            <w:noProof/>
          </w:rPr>
          <w:t>Broadcasting Services Act 1992</w:t>
        </w:r>
        <w:r w:rsidRPr="00740349">
          <w:rPr>
            <w:i w:val="0"/>
            <w:noProof/>
            <w:sz w:val="18"/>
          </w:rPr>
          <w:tab/>
        </w:r>
        <w:r w:rsidRPr="00740349">
          <w:rPr>
            <w:i w:val="0"/>
            <w:noProof/>
            <w:sz w:val="18"/>
          </w:rPr>
          <w:fldChar w:fldCharType="begin"/>
        </w:r>
        <w:r w:rsidRPr="00740349">
          <w:rPr>
            <w:i w:val="0"/>
            <w:noProof/>
            <w:sz w:val="18"/>
          </w:rPr>
          <w:instrText xml:space="preserve"> PAGEREF _Toc176247104 \h </w:instrText>
        </w:r>
        <w:r w:rsidRPr="00740349">
          <w:rPr>
            <w:i w:val="0"/>
            <w:noProof/>
            <w:sz w:val="18"/>
          </w:rPr>
        </w:r>
        <w:r w:rsidRPr="00740349">
          <w:rPr>
            <w:i w:val="0"/>
            <w:noProof/>
            <w:sz w:val="18"/>
          </w:rPr>
          <w:fldChar w:fldCharType="separate"/>
        </w:r>
        <w:r w:rsidR="001E7CD6">
          <w:rPr>
            <w:i w:val="0"/>
            <w:noProof/>
            <w:sz w:val="18"/>
          </w:rPr>
          <w:t>69</w:t>
        </w:r>
        <w:r w:rsidRPr="00740349">
          <w:rPr>
            <w:i w:val="0"/>
            <w:noProof/>
            <w:sz w:val="18"/>
          </w:rPr>
          <w:fldChar w:fldCharType="end"/>
        </w:r>
      </w:ins>
    </w:p>
    <w:p w14:paraId="5BDB94A2" w14:textId="77777777" w:rsidR="00C17B6D" w:rsidRPr="00BF242A" w:rsidRDefault="00700160" w:rsidP="00C17B6D">
      <w:pPr>
        <w:rPr>
          <w:ins w:id="70" w:author="Author" w:date="2024-09-12T09:53:00Z" w16du:dateUtc="2024-09-11T23:53:00Z"/>
        </w:rPr>
      </w:pPr>
      <w:ins w:id="71" w:author="Author" w:date="2024-09-12T09:53:00Z" w16du:dateUtc="2024-09-11T23:53:00Z">
        <w:r w:rsidRPr="00740349">
          <w:fldChar w:fldCharType="end"/>
        </w:r>
      </w:ins>
    </w:p>
    <w:p w14:paraId="11E202E4" w14:textId="77777777" w:rsidR="00C17B6D" w:rsidRPr="00BF242A" w:rsidRDefault="00C17B6D" w:rsidP="00C17B6D">
      <w:pPr>
        <w:sectPr w:rsidR="00C17B6D" w:rsidRPr="00BF242A" w:rsidSect="00850374">
          <w:headerReference w:type="even" r:id="rId13"/>
          <w:headerReference w:type="default" r:id="rId14"/>
          <w:footerReference w:type="even" r:id="rId15"/>
          <w:footerReference w:type="default" r:id="rId16"/>
          <w:headerReference w:type="first" r:id="rId17"/>
          <w:pgSz w:w="11907" w:h="16839"/>
          <w:pgMar w:top="2381" w:right="2410" w:bottom="4252" w:left="2410" w:header="720" w:footer="3402" w:gutter="0"/>
          <w:pgNumType w:fmt="lowerRoman" w:start="1"/>
          <w:cols w:space="708"/>
          <w:docGrid w:linePitch="360"/>
        </w:sectPr>
      </w:pPr>
    </w:p>
    <w:p w14:paraId="269597DB" w14:textId="77777777" w:rsidR="0048364F" w:rsidRPr="00740349" w:rsidRDefault="009C0505" w:rsidP="009C0505">
      <w:pPr>
        <w:pStyle w:val="Page1"/>
      </w:pPr>
      <w:r w:rsidRPr="00740349">
        <w:lastRenderedPageBreak/>
        <w:t>A Bill for an Act to amend the law relating to communications, and for related purposes</w:t>
      </w:r>
    </w:p>
    <w:p w14:paraId="53EF7AC8" w14:textId="77777777" w:rsidR="0048364F" w:rsidRPr="00740349" w:rsidRDefault="0048364F" w:rsidP="00740349">
      <w:pPr>
        <w:spacing w:before="240" w:line="240" w:lineRule="auto"/>
        <w:rPr>
          <w:sz w:val="32"/>
        </w:rPr>
      </w:pPr>
      <w:r w:rsidRPr="00740349">
        <w:rPr>
          <w:sz w:val="32"/>
        </w:rPr>
        <w:t>The Parliament of Australia enacts:</w:t>
      </w:r>
    </w:p>
    <w:p w14:paraId="25463CC6" w14:textId="77777777" w:rsidR="0048364F" w:rsidRPr="00740349" w:rsidRDefault="0048364F" w:rsidP="00740349">
      <w:pPr>
        <w:pStyle w:val="ActHead5"/>
      </w:pPr>
      <w:bookmarkStart w:id="72" w:name="_Toc176246980"/>
      <w:bookmarkStart w:id="73" w:name="_Toc136528125"/>
      <w:r w:rsidRPr="009C0505">
        <w:rPr>
          <w:rStyle w:val="CharSectno"/>
        </w:rPr>
        <w:t>1</w:t>
      </w:r>
      <w:r w:rsidRPr="00740349">
        <w:t xml:space="preserve">  Short title</w:t>
      </w:r>
      <w:bookmarkEnd w:id="72"/>
      <w:bookmarkEnd w:id="73"/>
    </w:p>
    <w:p w14:paraId="129643E9" w14:textId="2DEC5E2C" w:rsidR="0048364F" w:rsidRPr="00740349" w:rsidRDefault="0048364F" w:rsidP="00740349">
      <w:pPr>
        <w:pStyle w:val="subsection"/>
      </w:pPr>
      <w:r w:rsidRPr="00740349">
        <w:tab/>
      </w:r>
      <w:r w:rsidRPr="00740349">
        <w:tab/>
        <w:t xml:space="preserve">This Act </w:t>
      </w:r>
      <w:r w:rsidR="00275197" w:rsidRPr="00740349">
        <w:t xml:space="preserve">is </w:t>
      </w:r>
      <w:r w:rsidRPr="00740349">
        <w:t xml:space="preserve">the </w:t>
      </w:r>
      <w:r w:rsidR="00A2002E" w:rsidRPr="00740349">
        <w:rPr>
          <w:i/>
        </w:rPr>
        <w:t>Communications Legislation Amendment (Combatting Misinformation and Disinformation)</w:t>
      </w:r>
      <w:r w:rsidR="00243B59" w:rsidRPr="00740349">
        <w:rPr>
          <w:i/>
        </w:rPr>
        <w:t xml:space="preserve"> </w:t>
      </w:r>
      <w:r w:rsidR="00EE3E36" w:rsidRPr="00740349">
        <w:rPr>
          <w:i/>
        </w:rPr>
        <w:t xml:space="preserve">Act </w:t>
      </w:r>
      <w:del w:id="74" w:author="Author" w:date="2024-09-12T09:53:00Z" w16du:dateUtc="2024-09-11T23:53:00Z">
        <w:r w:rsidR="00EE3E36" w:rsidRPr="00570B02">
          <w:rPr>
            <w:i/>
          </w:rPr>
          <w:delText>20</w:delText>
        </w:r>
        <w:r w:rsidR="009E186E" w:rsidRPr="00570B02">
          <w:rPr>
            <w:i/>
          </w:rPr>
          <w:delText>2</w:delText>
        </w:r>
        <w:r w:rsidR="00146D33" w:rsidRPr="00570B02">
          <w:rPr>
            <w:i/>
          </w:rPr>
          <w:delText>3</w:delText>
        </w:r>
      </w:del>
      <w:ins w:id="75" w:author="Author" w:date="2024-09-12T09:53:00Z" w16du:dateUtc="2024-09-11T23:53:00Z">
        <w:r w:rsidR="004A78D1" w:rsidRPr="00740349">
          <w:rPr>
            <w:i/>
          </w:rPr>
          <w:t>2024</w:t>
        </w:r>
      </w:ins>
      <w:r w:rsidR="00A80961" w:rsidRPr="00740349">
        <w:t>.</w:t>
      </w:r>
    </w:p>
    <w:p w14:paraId="29B7FC2A" w14:textId="77777777" w:rsidR="0048364F" w:rsidRPr="00740349" w:rsidRDefault="0048364F" w:rsidP="00740349">
      <w:pPr>
        <w:pStyle w:val="ActHead5"/>
      </w:pPr>
      <w:bookmarkStart w:id="76" w:name="_Toc176246981"/>
      <w:bookmarkStart w:id="77" w:name="_Toc136528126"/>
      <w:r w:rsidRPr="009C0505">
        <w:rPr>
          <w:rStyle w:val="CharSectno"/>
        </w:rPr>
        <w:t>2</w:t>
      </w:r>
      <w:r w:rsidRPr="00740349">
        <w:t xml:space="preserve">  Commencement</w:t>
      </w:r>
      <w:bookmarkEnd w:id="76"/>
      <w:bookmarkEnd w:id="77"/>
    </w:p>
    <w:p w14:paraId="1251ABC8" w14:textId="77777777" w:rsidR="0048364F" w:rsidRPr="00740349" w:rsidRDefault="0048364F" w:rsidP="00740349">
      <w:pPr>
        <w:pStyle w:val="subsection"/>
      </w:pPr>
      <w:r w:rsidRPr="00740349">
        <w:tab/>
        <w:t>(1)</w:t>
      </w:r>
      <w:r w:rsidRPr="00740349">
        <w:tab/>
        <w:t>Each provision of this Act specified in column 1 of the table commences, or is taken to have commenced, in accordance with column 2 of the table</w:t>
      </w:r>
      <w:r w:rsidR="00A80961" w:rsidRPr="00740349">
        <w:t>.</w:t>
      </w:r>
      <w:r w:rsidRPr="00740349">
        <w:t xml:space="preserve"> Any other statement in column 2 has effect according to its terms</w:t>
      </w:r>
      <w:r w:rsidR="00A80961" w:rsidRPr="00740349">
        <w:t>.</w:t>
      </w:r>
    </w:p>
    <w:p w14:paraId="6237C6EF" w14:textId="77777777" w:rsidR="0048364F" w:rsidRPr="00740349" w:rsidRDefault="0048364F" w:rsidP="00740349">
      <w:pPr>
        <w:pStyle w:val="Tabletext"/>
      </w:pPr>
    </w:p>
    <w:tbl>
      <w:tblPr>
        <w:tblW w:w="7111" w:type="dxa"/>
        <w:tblInd w:w="107" w:type="dxa"/>
        <w:tblBorders>
          <w:top w:val="single" w:sz="4" w:space="0" w:color="auto"/>
          <w:bottom w:val="single" w:sz="2" w:space="0" w:color="auto"/>
          <w:insideH w:val="single" w:sz="2" w:space="0" w:color="auto"/>
        </w:tblBorders>
        <w:tblLayout w:type="fixed"/>
        <w:tblCellMar>
          <w:left w:w="107" w:type="dxa"/>
          <w:right w:w="107" w:type="dxa"/>
        </w:tblCellMar>
        <w:tblLook w:val="0000" w:firstRow="0" w:lastRow="0" w:firstColumn="0" w:lastColumn="0" w:noHBand="0" w:noVBand="0"/>
      </w:tblPr>
      <w:tblGrid>
        <w:gridCol w:w="1701"/>
        <w:gridCol w:w="3828"/>
        <w:gridCol w:w="1582"/>
      </w:tblGrid>
      <w:tr w:rsidR="0048364F" w:rsidRPr="00740349" w14:paraId="3D91FAB1" w14:textId="77777777" w:rsidTr="009166A7">
        <w:trPr>
          <w:tblHeader/>
        </w:trPr>
        <w:tc>
          <w:tcPr>
            <w:tcW w:w="7111" w:type="dxa"/>
            <w:gridSpan w:val="3"/>
            <w:tcBorders>
              <w:top w:val="single" w:sz="12" w:space="0" w:color="auto"/>
              <w:bottom w:val="single" w:sz="6" w:space="0" w:color="auto"/>
            </w:tcBorders>
            <w:shd w:val="clear" w:color="auto" w:fill="auto"/>
          </w:tcPr>
          <w:p w14:paraId="10D7B045" w14:textId="77777777" w:rsidR="0048364F" w:rsidRPr="00740349" w:rsidRDefault="0048364F" w:rsidP="00740349">
            <w:pPr>
              <w:pStyle w:val="TableHeading"/>
            </w:pPr>
            <w:r w:rsidRPr="00740349">
              <w:lastRenderedPageBreak/>
              <w:t>Commencement information</w:t>
            </w:r>
          </w:p>
        </w:tc>
      </w:tr>
      <w:tr w:rsidR="0048364F" w:rsidRPr="00740349" w14:paraId="4C717611" w14:textId="77777777" w:rsidTr="009166A7">
        <w:trPr>
          <w:tblHeader/>
        </w:trPr>
        <w:tc>
          <w:tcPr>
            <w:tcW w:w="1701" w:type="dxa"/>
            <w:tcBorders>
              <w:top w:val="single" w:sz="6" w:space="0" w:color="auto"/>
              <w:bottom w:val="single" w:sz="6" w:space="0" w:color="auto"/>
            </w:tcBorders>
            <w:shd w:val="clear" w:color="auto" w:fill="auto"/>
          </w:tcPr>
          <w:p w14:paraId="244B37E9" w14:textId="77777777" w:rsidR="0048364F" w:rsidRPr="00740349" w:rsidRDefault="0048364F" w:rsidP="00740349">
            <w:pPr>
              <w:pStyle w:val="TableHeading"/>
            </w:pPr>
            <w:r w:rsidRPr="00740349">
              <w:t>Column 1</w:t>
            </w:r>
          </w:p>
        </w:tc>
        <w:tc>
          <w:tcPr>
            <w:tcW w:w="3828" w:type="dxa"/>
            <w:tcBorders>
              <w:top w:val="single" w:sz="6" w:space="0" w:color="auto"/>
              <w:bottom w:val="single" w:sz="6" w:space="0" w:color="auto"/>
            </w:tcBorders>
            <w:shd w:val="clear" w:color="auto" w:fill="auto"/>
          </w:tcPr>
          <w:p w14:paraId="74ACB6CA" w14:textId="77777777" w:rsidR="0048364F" w:rsidRPr="00740349" w:rsidRDefault="0048364F" w:rsidP="00740349">
            <w:pPr>
              <w:pStyle w:val="TableHeading"/>
            </w:pPr>
            <w:r w:rsidRPr="00740349">
              <w:t>Column 2</w:t>
            </w:r>
          </w:p>
        </w:tc>
        <w:tc>
          <w:tcPr>
            <w:tcW w:w="1582" w:type="dxa"/>
            <w:tcBorders>
              <w:top w:val="single" w:sz="6" w:space="0" w:color="auto"/>
              <w:bottom w:val="single" w:sz="6" w:space="0" w:color="auto"/>
            </w:tcBorders>
            <w:shd w:val="clear" w:color="auto" w:fill="auto"/>
          </w:tcPr>
          <w:p w14:paraId="20ED58B9" w14:textId="77777777" w:rsidR="0048364F" w:rsidRPr="00740349" w:rsidRDefault="0048364F" w:rsidP="00740349">
            <w:pPr>
              <w:pStyle w:val="TableHeading"/>
            </w:pPr>
            <w:r w:rsidRPr="00740349">
              <w:t>Column 3</w:t>
            </w:r>
          </w:p>
        </w:tc>
      </w:tr>
      <w:tr w:rsidR="0048364F" w:rsidRPr="00740349" w14:paraId="7F8D182C" w14:textId="77777777" w:rsidTr="009166A7">
        <w:trPr>
          <w:tblHeader/>
        </w:trPr>
        <w:tc>
          <w:tcPr>
            <w:tcW w:w="1701" w:type="dxa"/>
            <w:tcBorders>
              <w:top w:val="single" w:sz="6" w:space="0" w:color="auto"/>
              <w:bottom w:val="single" w:sz="12" w:space="0" w:color="auto"/>
            </w:tcBorders>
            <w:shd w:val="clear" w:color="auto" w:fill="auto"/>
          </w:tcPr>
          <w:p w14:paraId="37CB413E" w14:textId="77777777" w:rsidR="0048364F" w:rsidRPr="00740349" w:rsidRDefault="0048364F" w:rsidP="00740349">
            <w:pPr>
              <w:pStyle w:val="TableHeading"/>
            </w:pPr>
            <w:r w:rsidRPr="00740349">
              <w:t>Provisions</w:t>
            </w:r>
          </w:p>
        </w:tc>
        <w:tc>
          <w:tcPr>
            <w:tcW w:w="3828" w:type="dxa"/>
            <w:tcBorders>
              <w:top w:val="single" w:sz="6" w:space="0" w:color="auto"/>
              <w:bottom w:val="single" w:sz="12" w:space="0" w:color="auto"/>
            </w:tcBorders>
            <w:shd w:val="clear" w:color="auto" w:fill="auto"/>
          </w:tcPr>
          <w:p w14:paraId="0B92C3EA" w14:textId="77777777" w:rsidR="0048364F" w:rsidRPr="00740349" w:rsidRDefault="0048364F" w:rsidP="00740349">
            <w:pPr>
              <w:pStyle w:val="TableHeading"/>
            </w:pPr>
            <w:r w:rsidRPr="00740349">
              <w:t>Commencement</w:t>
            </w:r>
          </w:p>
        </w:tc>
        <w:tc>
          <w:tcPr>
            <w:tcW w:w="1582" w:type="dxa"/>
            <w:tcBorders>
              <w:top w:val="single" w:sz="6" w:space="0" w:color="auto"/>
              <w:bottom w:val="single" w:sz="12" w:space="0" w:color="auto"/>
            </w:tcBorders>
            <w:shd w:val="clear" w:color="auto" w:fill="auto"/>
          </w:tcPr>
          <w:p w14:paraId="18729A10" w14:textId="77777777" w:rsidR="0048364F" w:rsidRPr="00740349" w:rsidRDefault="0048364F" w:rsidP="00740349">
            <w:pPr>
              <w:pStyle w:val="TableHeading"/>
            </w:pPr>
            <w:r w:rsidRPr="00740349">
              <w:t>Date/Details</w:t>
            </w:r>
          </w:p>
        </w:tc>
      </w:tr>
      <w:tr w:rsidR="0048364F" w:rsidRPr="00740349" w14:paraId="50E2D35C" w14:textId="77777777" w:rsidTr="009166A7">
        <w:tc>
          <w:tcPr>
            <w:tcW w:w="1701" w:type="dxa"/>
            <w:tcBorders>
              <w:top w:val="single" w:sz="12" w:space="0" w:color="auto"/>
            </w:tcBorders>
            <w:shd w:val="clear" w:color="auto" w:fill="auto"/>
          </w:tcPr>
          <w:p w14:paraId="62E5514F" w14:textId="77777777" w:rsidR="0048364F" w:rsidRPr="00740349" w:rsidRDefault="0048364F" w:rsidP="00740349">
            <w:pPr>
              <w:pStyle w:val="Tabletext"/>
            </w:pPr>
            <w:r w:rsidRPr="00740349">
              <w:t>1</w:t>
            </w:r>
            <w:r w:rsidR="00A80961" w:rsidRPr="00740349">
              <w:t>.</w:t>
            </w:r>
            <w:r w:rsidRPr="00740349">
              <w:t xml:space="preserve">  </w:t>
            </w:r>
            <w:r w:rsidR="00B95959" w:rsidRPr="00740349">
              <w:t>Sections 1</w:t>
            </w:r>
            <w:r w:rsidRPr="00740349">
              <w:t xml:space="preserve"> to 3 and anything in this Act not elsewhere covered by this table</w:t>
            </w:r>
          </w:p>
        </w:tc>
        <w:tc>
          <w:tcPr>
            <w:tcW w:w="3828" w:type="dxa"/>
            <w:tcBorders>
              <w:top w:val="single" w:sz="12" w:space="0" w:color="auto"/>
            </w:tcBorders>
            <w:shd w:val="clear" w:color="auto" w:fill="auto"/>
          </w:tcPr>
          <w:p w14:paraId="126D3153" w14:textId="77777777" w:rsidR="0048364F" w:rsidRPr="00740349" w:rsidRDefault="0048364F" w:rsidP="00740349">
            <w:pPr>
              <w:pStyle w:val="Tabletext"/>
            </w:pPr>
            <w:r w:rsidRPr="00740349">
              <w:t>The day this Act receives the Royal Assent</w:t>
            </w:r>
            <w:r w:rsidR="00A80961" w:rsidRPr="00740349">
              <w:t>.</w:t>
            </w:r>
          </w:p>
        </w:tc>
        <w:tc>
          <w:tcPr>
            <w:tcW w:w="1582" w:type="dxa"/>
            <w:tcBorders>
              <w:top w:val="single" w:sz="12" w:space="0" w:color="auto"/>
            </w:tcBorders>
            <w:shd w:val="clear" w:color="auto" w:fill="auto"/>
          </w:tcPr>
          <w:p w14:paraId="0209E6AB" w14:textId="77777777" w:rsidR="0048364F" w:rsidRPr="00740349" w:rsidRDefault="0048364F" w:rsidP="00740349">
            <w:pPr>
              <w:pStyle w:val="Tabletext"/>
            </w:pPr>
          </w:p>
        </w:tc>
      </w:tr>
      <w:tr w:rsidR="009166A7" w:rsidRPr="00740349" w14:paraId="1D042FEF" w14:textId="77777777" w:rsidTr="009166A7">
        <w:tc>
          <w:tcPr>
            <w:tcW w:w="1701" w:type="dxa"/>
            <w:tcBorders>
              <w:bottom w:val="single" w:sz="2" w:space="0" w:color="auto"/>
            </w:tcBorders>
            <w:shd w:val="clear" w:color="auto" w:fill="auto"/>
          </w:tcPr>
          <w:p w14:paraId="28D354D4" w14:textId="0549337A" w:rsidR="009166A7" w:rsidRPr="00740349" w:rsidRDefault="00B84C6C" w:rsidP="00740349">
            <w:pPr>
              <w:pStyle w:val="Tabletext"/>
            </w:pPr>
            <w:r w:rsidRPr="00740349">
              <w:t xml:space="preserve">2.  </w:t>
            </w:r>
            <w:del w:id="78" w:author="Author" w:date="2024-09-12T09:53:00Z" w16du:dateUtc="2024-09-11T23:53:00Z">
              <w:r w:rsidR="005A1B03" w:rsidRPr="00570B02">
                <w:delText>Schedules</w:delText>
              </w:r>
            </w:del>
            <w:ins w:id="79" w:author="Author" w:date="2024-09-12T09:53:00Z" w16du:dateUtc="2024-09-11T23:53:00Z">
              <w:r w:rsidR="00C71AE0" w:rsidRPr="00740349">
                <w:t>Schedule</w:t>
              </w:r>
            </w:ins>
            <w:r w:rsidR="00C71AE0" w:rsidRPr="00740349">
              <w:t> 1</w:t>
            </w:r>
            <w:del w:id="80" w:author="Author" w:date="2024-09-12T09:53:00Z" w16du:dateUtc="2024-09-11T23:53:00Z">
              <w:r w:rsidR="00CE1B72" w:rsidRPr="00570B02">
                <w:delText xml:space="preserve"> and 2</w:delText>
              </w:r>
            </w:del>
          </w:p>
        </w:tc>
        <w:tc>
          <w:tcPr>
            <w:tcW w:w="3828" w:type="dxa"/>
            <w:tcBorders>
              <w:bottom w:val="single" w:sz="2" w:space="0" w:color="auto"/>
            </w:tcBorders>
            <w:shd w:val="clear" w:color="auto" w:fill="auto"/>
          </w:tcPr>
          <w:p w14:paraId="4E6A22C7" w14:textId="77777777" w:rsidR="009166A7" w:rsidRPr="00740349" w:rsidRDefault="00B84C6C" w:rsidP="00740349">
            <w:pPr>
              <w:pStyle w:val="Tabletext"/>
            </w:pPr>
            <w:r w:rsidRPr="00740349">
              <w:t>The day after this Act receives the Royal Assent.</w:t>
            </w:r>
          </w:p>
        </w:tc>
        <w:tc>
          <w:tcPr>
            <w:tcW w:w="1582" w:type="dxa"/>
            <w:tcBorders>
              <w:bottom w:val="single" w:sz="2" w:space="0" w:color="auto"/>
            </w:tcBorders>
            <w:shd w:val="clear" w:color="auto" w:fill="auto"/>
          </w:tcPr>
          <w:p w14:paraId="58C51D5C" w14:textId="77777777" w:rsidR="009166A7" w:rsidRPr="00740349" w:rsidRDefault="009166A7" w:rsidP="00740349">
            <w:pPr>
              <w:pStyle w:val="Tabletext"/>
            </w:pPr>
          </w:p>
        </w:tc>
      </w:tr>
      <w:tr w:rsidR="00B84C6C" w:rsidRPr="00740349" w14:paraId="35349F7B" w14:textId="77777777" w:rsidTr="009166A7">
        <w:trPr>
          <w:ins w:id="81" w:author="Author" w:date="2024-09-12T09:53:00Z" w16du:dateUtc="2024-09-11T23:53:00Z"/>
        </w:trPr>
        <w:tc>
          <w:tcPr>
            <w:tcW w:w="1701" w:type="dxa"/>
            <w:tcBorders>
              <w:bottom w:val="single" w:sz="2" w:space="0" w:color="auto"/>
            </w:tcBorders>
            <w:shd w:val="clear" w:color="auto" w:fill="auto"/>
          </w:tcPr>
          <w:p w14:paraId="44AFB1AD" w14:textId="77777777" w:rsidR="00B84C6C" w:rsidRPr="00740349" w:rsidRDefault="00B84C6C" w:rsidP="00740349">
            <w:pPr>
              <w:pStyle w:val="Tabletext"/>
              <w:rPr>
                <w:ins w:id="82" w:author="Author" w:date="2024-09-12T09:53:00Z" w16du:dateUtc="2024-09-11T23:53:00Z"/>
              </w:rPr>
            </w:pPr>
            <w:ins w:id="83" w:author="Author" w:date="2024-09-12T09:53:00Z" w16du:dateUtc="2024-09-11T23:53:00Z">
              <w:r w:rsidRPr="00740349">
                <w:t xml:space="preserve">3.  </w:t>
              </w:r>
              <w:r w:rsidR="00C71AE0" w:rsidRPr="00740349">
                <w:t>Schedule 2</w:t>
              </w:r>
              <w:r w:rsidRPr="00740349">
                <w:t xml:space="preserve">, </w:t>
              </w:r>
              <w:r w:rsidR="00C02542" w:rsidRPr="00740349">
                <w:t>Part 1</w:t>
              </w:r>
            </w:ins>
          </w:p>
        </w:tc>
        <w:tc>
          <w:tcPr>
            <w:tcW w:w="3828" w:type="dxa"/>
            <w:tcBorders>
              <w:bottom w:val="single" w:sz="2" w:space="0" w:color="auto"/>
            </w:tcBorders>
            <w:shd w:val="clear" w:color="auto" w:fill="auto"/>
          </w:tcPr>
          <w:p w14:paraId="23400920" w14:textId="77777777" w:rsidR="00B84C6C" w:rsidRPr="00740349" w:rsidRDefault="00B84C6C" w:rsidP="00740349">
            <w:pPr>
              <w:pStyle w:val="Tabletext"/>
              <w:rPr>
                <w:ins w:id="84" w:author="Author" w:date="2024-09-12T09:53:00Z" w16du:dateUtc="2024-09-11T23:53:00Z"/>
              </w:rPr>
            </w:pPr>
            <w:ins w:id="85" w:author="Author" w:date="2024-09-12T09:53:00Z" w16du:dateUtc="2024-09-11T23:53:00Z">
              <w:r w:rsidRPr="00740349">
                <w:t>The day after this Act receives the Royal Assent.</w:t>
              </w:r>
            </w:ins>
          </w:p>
        </w:tc>
        <w:tc>
          <w:tcPr>
            <w:tcW w:w="1582" w:type="dxa"/>
            <w:tcBorders>
              <w:bottom w:val="single" w:sz="2" w:space="0" w:color="auto"/>
            </w:tcBorders>
            <w:shd w:val="clear" w:color="auto" w:fill="auto"/>
          </w:tcPr>
          <w:p w14:paraId="6AAACAD8" w14:textId="77777777" w:rsidR="00B84C6C" w:rsidRPr="00740349" w:rsidRDefault="00B84C6C" w:rsidP="00740349">
            <w:pPr>
              <w:pStyle w:val="Tabletext"/>
              <w:rPr>
                <w:ins w:id="86" w:author="Author" w:date="2024-09-12T09:53:00Z" w16du:dateUtc="2024-09-11T23:53:00Z"/>
              </w:rPr>
            </w:pPr>
          </w:p>
        </w:tc>
      </w:tr>
      <w:tr w:rsidR="00295569" w:rsidRPr="00740349" w14:paraId="66F9149E" w14:textId="77777777" w:rsidTr="009166A7">
        <w:trPr>
          <w:ins w:id="87" w:author="Author" w:date="2024-09-12T09:53:00Z" w16du:dateUtc="2024-09-11T23:53:00Z"/>
        </w:trPr>
        <w:tc>
          <w:tcPr>
            <w:tcW w:w="1701" w:type="dxa"/>
            <w:tcBorders>
              <w:top w:val="single" w:sz="2" w:space="0" w:color="auto"/>
              <w:bottom w:val="single" w:sz="12" w:space="0" w:color="auto"/>
            </w:tcBorders>
            <w:shd w:val="clear" w:color="auto" w:fill="auto"/>
          </w:tcPr>
          <w:p w14:paraId="3ED6F173" w14:textId="77777777" w:rsidR="00295569" w:rsidRPr="00740349" w:rsidRDefault="00175E78" w:rsidP="00740349">
            <w:pPr>
              <w:pStyle w:val="Tabletext"/>
              <w:rPr>
                <w:ins w:id="88" w:author="Author" w:date="2024-09-12T09:53:00Z" w16du:dateUtc="2024-09-11T23:53:00Z"/>
              </w:rPr>
            </w:pPr>
            <w:ins w:id="89" w:author="Author" w:date="2024-09-12T09:53:00Z" w16du:dateUtc="2024-09-11T23:53:00Z">
              <w:r w:rsidRPr="00740349">
                <w:t>4</w:t>
              </w:r>
              <w:r w:rsidR="00295569" w:rsidRPr="00740349">
                <w:t xml:space="preserve">.  </w:t>
              </w:r>
              <w:r w:rsidR="00C71AE0" w:rsidRPr="00740349">
                <w:t>Schedule 2</w:t>
              </w:r>
              <w:r w:rsidR="00295569" w:rsidRPr="00740349">
                <w:t xml:space="preserve">, </w:t>
              </w:r>
              <w:r w:rsidR="00A14CA8" w:rsidRPr="00740349">
                <w:t>Part 2</w:t>
              </w:r>
            </w:ins>
          </w:p>
        </w:tc>
        <w:tc>
          <w:tcPr>
            <w:tcW w:w="3828" w:type="dxa"/>
            <w:tcBorders>
              <w:top w:val="single" w:sz="2" w:space="0" w:color="auto"/>
              <w:bottom w:val="single" w:sz="12" w:space="0" w:color="auto"/>
            </w:tcBorders>
            <w:shd w:val="clear" w:color="auto" w:fill="auto"/>
          </w:tcPr>
          <w:p w14:paraId="56F9925B" w14:textId="77777777" w:rsidR="00295569" w:rsidRPr="00740349" w:rsidRDefault="00295569" w:rsidP="00740349">
            <w:pPr>
              <w:pStyle w:val="Tabletext"/>
              <w:rPr>
                <w:ins w:id="90" w:author="Author" w:date="2024-09-12T09:53:00Z" w16du:dateUtc="2024-09-11T23:53:00Z"/>
              </w:rPr>
            </w:pPr>
            <w:ins w:id="91" w:author="Author" w:date="2024-09-12T09:53:00Z" w16du:dateUtc="2024-09-11T23:53:00Z">
              <w:r w:rsidRPr="00740349">
                <w:t>The later of:</w:t>
              </w:r>
            </w:ins>
          </w:p>
          <w:p w14:paraId="3F709522" w14:textId="77777777" w:rsidR="00295569" w:rsidRPr="00740349" w:rsidRDefault="00295569" w:rsidP="00740349">
            <w:pPr>
              <w:pStyle w:val="Tablea"/>
              <w:rPr>
                <w:ins w:id="92" w:author="Author" w:date="2024-09-12T09:53:00Z" w16du:dateUtc="2024-09-11T23:53:00Z"/>
              </w:rPr>
            </w:pPr>
            <w:ins w:id="93" w:author="Author" w:date="2024-09-12T09:53:00Z" w16du:dateUtc="2024-09-11T23:53:00Z">
              <w:r w:rsidRPr="00740349">
                <w:t>(a) immediately after the commencement of the provisions covered by table item </w:t>
              </w:r>
              <w:r w:rsidR="004E1FBF" w:rsidRPr="00740349">
                <w:t>3</w:t>
              </w:r>
              <w:r w:rsidRPr="00740349">
                <w:t>; and</w:t>
              </w:r>
            </w:ins>
          </w:p>
          <w:p w14:paraId="5D161EA7" w14:textId="77777777" w:rsidR="00295569" w:rsidRPr="00740349" w:rsidRDefault="00295569" w:rsidP="00740349">
            <w:pPr>
              <w:pStyle w:val="Tablea"/>
              <w:rPr>
                <w:ins w:id="94" w:author="Author" w:date="2024-09-12T09:53:00Z" w16du:dateUtc="2024-09-11T23:53:00Z"/>
              </w:rPr>
            </w:pPr>
            <w:ins w:id="95" w:author="Author" w:date="2024-09-12T09:53:00Z" w16du:dateUtc="2024-09-11T23:53:00Z">
              <w:r w:rsidRPr="00740349">
                <w:t xml:space="preserve">(b) immediately after the commencement of the </w:t>
              </w:r>
              <w:r w:rsidRPr="00740349">
                <w:rPr>
                  <w:i/>
                </w:rPr>
                <w:t>Administrative</w:t>
              </w:r>
              <w:r w:rsidR="006B64D5" w:rsidRPr="00740349">
                <w:rPr>
                  <w:i/>
                </w:rPr>
                <w:t xml:space="preserve"> Review Tribunal Act 2024</w:t>
              </w:r>
              <w:r w:rsidRPr="00740349">
                <w:t>.</w:t>
              </w:r>
            </w:ins>
          </w:p>
        </w:tc>
        <w:tc>
          <w:tcPr>
            <w:tcW w:w="1582" w:type="dxa"/>
            <w:tcBorders>
              <w:top w:val="single" w:sz="2" w:space="0" w:color="auto"/>
              <w:bottom w:val="single" w:sz="12" w:space="0" w:color="auto"/>
            </w:tcBorders>
            <w:shd w:val="clear" w:color="auto" w:fill="auto"/>
          </w:tcPr>
          <w:p w14:paraId="34A2DCB0" w14:textId="77777777" w:rsidR="00295569" w:rsidRPr="00740349" w:rsidRDefault="00295569" w:rsidP="00740349">
            <w:pPr>
              <w:pStyle w:val="Tabletext"/>
              <w:rPr>
                <w:ins w:id="96" w:author="Author" w:date="2024-09-12T09:53:00Z" w16du:dateUtc="2024-09-11T23:53:00Z"/>
              </w:rPr>
            </w:pPr>
          </w:p>
        </w:tc>
      </w:tr>
    </w:tbl>
    <w:p w14:paraId="7C98D294" w14:textId="77777777" w:rsidR="0048364F" w:rsidRPr="00740349" w:rsidRDefault="00201D27" w:rsidP="00740349">
      <w:pPr>
        <w:pStyle w:val="notetext"/>
      </w:pPr>
      <w:r w:rsidRPr="00740349">
        <w:t>Note:</w:t>
      </w:r>
      <w:r w:rsidRPr="00740349">
        <w:tab/>
        <w:t>This table relates only to the provisions of this Act as originally enacted</w:t>
      </w:r>
      <w:r w:rsidR="00A80961" w:rsidRPr="00740349">
        <w:t>.</w:t>
      </w:r>
      <w:r w:rsidRPr="00740349">
        <w:t xml:space="preserve"> It will not be amended to deal with any later amendments of this Act</w:t>
      </w:r>
      <w:r w:rsidR="00A80961" w:rsidRPr="00740349">
        <w:t>.</w:t>
      </w:r>
    </w:p>
    <w:p w14:paraId="0DD36829" w14:textId="77777777" w:rsidR="0048364F" w:rsidRPr="00740349" w:rsidRDefault="0048364F" w:rsidP="00740349">
      <w:pPr>
        <w:pStyle w:val="subsection"/>
      </w:pPr>
      <w:r w:rsidRPr="00740349">
        <w:tab/>
        <w:t>(2)</w:t>
      </w:r>
      <w:r w:rsidRPr="00740349">
        <w:tab/>
      </w:r>
      <w:r w:rsidR="00201D27" w:rsidRPr="00740349">
        <w:t xml:space="preserve">Any information in </w:t>
      </w:r>
      <w:r w:rsidR="00877D48" w:rsidRPr="00740349">
        <w:t>c</w:t>
      </w:r>
      <w:r w:rsidR="00201D27" w:rsidRPr="00740349">
        <w:t>olumn 3 of the table is not part of this Act</w:t>
      </w:r>
      <w:r w:rsidR="00A80961" w:rsidRPr="00740349">
        <w:t>.</w:t>
      </w:r>
      <w:r w:rsidR="00201D27" w:rsidRPr="00740349">
        <w:t xml:space="preserve"> Information may be inserted in this column, or information in it may be edited, in any published version of this Act</w:t>
      </w:r>
      <w:r w:rsidR="00A80961" w:rsidRPr="00740349">
        <w:t>.</w:t>
      </w:r>
    </w:p>
    <w:p w14:paraId="024FB20F" w14:textId="77777777" w:rsidR="0048364F" w:rsidRPr="00740349" w:rsidRDefault="0048364F" w:rsidP="00740349">
      <w:pPr>
        <w:pStyle w:val="ActHead5"/>
      </w:pPr>
      <w:bookmarkStart w:id="97" w:name="_Toc176246982"/>
      <w:bookmarkStart w:id="98" w:name="_Toc136528127"/>
      <w:r w:rsidRPr="009C0505">
        <w:rPr>
          <w:rStyle w:val="CharSectno"/>
        </w:rPr>
        <w:t>3</w:t>
      </w:r>
      <w:r w:rsidRPr="00740349">
        <w:t xml:space="preserve">  Schedules</w:t>
      </w:r>
      <w:bookmarkEnd w:id="97"/>
      <w:bookmarkEnd w:id="98"/>
    </w:p>
    <w:p w14:paraId="466E8FAA" w14:textId="77777777" w:rsidR="0048364F" w:rsidRPr="00740349" w:rsidRDefault="0048364F" w:rsidP="00740349">
      <w:pPr>
        <w:pStyle w:val="subsection"/>
      </w:pPr>
      <w:r w:rsidRPr="00740349">
        <w:tab/>
      </w:r>
      <w:r w:rsidRPr="00740349">
        <w:tab/>
      </w:r>
      <w:r w:rsidR="00202618" w:rsidRPr="00740349">
        <w:t>Legislation that is specified in a Schedule to this Act is amended or repealed as set out in the applicable items in the Schedule concerned, and any other item in a Schedule to this Act has effect according to its terms</w:t>
      </w:r>
      <w:r w:rsidR="00A80961" w:rsidRPr="00740349">
        <w:t>.</w:t>
      </w:r>
    </w:p>
    <w:p w14:paraId="1A8A38AA" w14:textId="77777777" w:rsidR="008D3E94" w:rsidRPr="00740349" w:rsidRDefault="00C71AE0" w:rsidP="00740349">
      <w:pPr>
        <w:pStyle w:val="ActHead6"/>
        <w:pageBreakBefore/>
      </w:pPr>
      <w:bookmarkStart w:id="99" w:name="_Toc176246983"/>
      <w:bookmarkStart w:id="100" w:name="_Toc136528128"/>
      <w:r w:rsidRPr="009C0505">
        <w:rPr>
          <w:rStyle w:val="CharAmSchNo"/>
        </w:rPr>
        <w:lastRenderedPageBreak/>
        <w:t>Schedule 1</w:t>
      </w:r>
      <w:r w:rsidR="0048364F" w:rsidRPr="00740349">
        <w:t>—</w:t>
      </w:r>
      <w:r w:rsidR="00707086" w:rsidRPr="009C0505">
        <w:rPr>
          <w:rStyle w:val="CharAmSchText"/>
        </w:rPr>
        <w:t>Main a</w:t>
      </w:r>
      <w:r w:rsidR="004040FB" w:rsidRPr="009C0505">
        <w:rPr>
          <w:rStyle w:val="CharAmSchText"/>
        </w:rPr>
        <w:t>mendments</w:t>
      </w:r>
      <w:bookmarkEnd w:id="99"/>
      <w:bookmarkEnd w:id="100"/>
    </w:p>
    <w:p w14:paraId="43AC9C50" w14:textId="77777777" w:rsidR="004040FB" w:rsidRPr="009C0505" w:rsidRDefault="004040FB" w:rsidP="00740349">
      <w:pPr>
        <w:pStyle w:val="Header"/>
      </w:pPr>
      <w:r w:rsidRPr="009C0505">
        <w:rPr>
          <w:rStyle w:val="CharAmPartNo"/>
        </w:rPr>
        <w:t xml:space="preserve"> </w:t>
      </w:r>
      <w:r w:rsidRPr="009C0505">
        <w:rPr>
          <w:rStyle w:val="CharAmPartText"/>
        </w:rPr>
        <w:t xml:space="preserve"> </w:t>
      </w:r>
    </w:p>
    <w:p w14:paraId="4FF578A3" w14:textId="77777777" w:rsidR="00B063BE" w:rsidRPr="00740349" w:rsidRDefault="00B063BE" w:rsidP="00740349">
      <w:pPr>
        <w:pStyle w:val="ActHead9"/>
      </w:pPr>
      <w:bookmarkStart w:id="101" w:name="_Toc176246984"/>
      <w:bookmarkStart w:id="102" w:name="_Toc136528129"/>
      <w:r w:rsidRPr="00740349">
        <w:t>Broadcasting Services Act 1992</w:t>
      </w:r>
      <w:bookmarkEnd w:id="101"/>
      <w:bookmarkEnd w:id="102"/>
    </w:p>
    <w:p w14:paraId="1721DB4F" w14:textId="77777777" w:rsidR="00AB47D1" w:rsidRPr="00740349" w:rsidRDefault="00AF03C7" w:rsidP="00740349">
      <w:pPr>
        <w:pStyle w:val="ItemHead"/>
      </w:pPr>
      <w:r w:rsidRPr="00740349">
        <w:t>1</w:t>
      </w:r>
      <w:r w:rsidR="00F6379C" w:rsidRPr="00740349">
        <w:t xml:space="preserve">  After </w:t>
      </w:r>
      <w:r w:rsidR="00C71AE0" w:rsidRPr="00740349">
        <w:t>section 2</w:t>
      </w:r>
      <w:r w:rsidR="00F6379C" w:rsidRPr="00740349">
        <w:t>16E</w:t>
      </w:r>
    </w:p>
    <w:p w14:paraId="08E7343A" w14:textId="77777777" w:rsidR="00F6379C" w:rsidRPr="00740349" w:rsidRDefault="00F6379C" w:rsidP="00740349">
      <w:pPr>
        <w:pStyle w:val="Item"/>
      </w:pPr>
      <w:r w:rsidRPr="00740349">
        <w:t>Insert:</w:t>
      </w:r>
    </w:p>
    <w:p w14:paraId="28CB5656" w14:textId="6448796E" w:rsidR="00F6379C" w:rsidRPr="00740349" w:rsidRDefault="00F6379C" w:rsidP="00740349">
      <w:pPr>
        <w:pStyle w:val="ActHead5"/>
      </w:pPr>
      <w:bookmarkStart w:id="103" w:name="_Toc176246985"/>
      <w:bookmarkStart w:id="104" w:name="_Toc136528130"/>
      <w:r w:rsidRPr="009C0505">
        <w:rPr>
          <w:rStyle w:val="CharSectno"/>
        </w:rPr>
        <w:t>216F</w:t>
      </w:r>
      <w:r w:rsidRPr="00740349">
        <w:t xml:space="preserve">  </w:t>
      </w:r>
      <w:r w:rsidR="0079367E" w:rsidRPr="00740349">
        <w:t>Schedule 9</w:t>
      </w:r>
      <w:r w:rsidRPr="00740349">
        <w:t xml:space="preserve"> (digital </w:t>
      </w:r>
      <w:del w:id="105" w:author="Author" w:date="2024-09-12T09:53:00Z" w16du:dateUtc="2024-09-11T23:53:00Z">
        <w:r w:rsidRPr="00570B02">
          <w:delText>platform services</w:delText>
        </w:r>
      </w:del>
      <w:ins w:id="106" w:author="Author" w:date="2024-09-12T09:53:00Z" w16du:dateUtc="2024-09-11T23:53:00Z">
        <w:r w:rsidR="00700B00" w:rsidRPr="00740349">
          <w:t xml:space="preserve">communications </w:t>
        </w:r>
        <w:r w:rsidRPr="00740349">
          <w:t>platform</w:t>
        </w:r>
        <w:r w:rsidR="00700B00" w:rsidRPr="00740349">
          <w:t>s</w:t>
        </w:r>
      </w:ins>
      <w:r w:rsidRPr="00740349">
        <w:t>)</w:t>
      </w:r>
      <w:bookmarkEnd w:id="103"/>
      <w:bookmarkEnd w:id="104"/>
    </w:p>
    <w:p w14:paraId="1BBBDCBD" w14:textId="77777777" w:rsidR="00F6379C" w:rsidRPr="00740349" w:rsidRDefault="00F6379C" w:rsidP="00740349">
      <w:pPr>
        <w:pStyle w:val="subsection"/>
      </w:pPr>
      <w:r w:rsidRPr="00740349">
        <w:tab/>
      </w:r>
      <w:r w:rsidRPr="00740349">
        <w:tab/>
      </w:r>
      <w:r w:rsidR="0079367E" w:rsidRPr="00740349">
        <w:t>Schedule 9</w:t>
      </w:r>
      <w:r w:rsidRPr="00740349">
        <w:t xml:space="preserve"> has effect</w:t>
      </w:r>
      <w:r w:rsidR="00A80961" w:rsidRPr="00740349">
        <w:t>.</w:t>
      </w:r>
    </w:p>
    <w:p w14:paraId="110FFAAE" w14:textId="77777777" w:rsidR="004040FB" w:rsidRPr="00740349" w:rsidRDefault="00AF03C7" w:rsidP="00740349">
      <w:pPr>
        <w:pStyle w:val="ItemHead"/>
      </w:pPr>
      <w:r w:rsidRPr="00740349">
        <w:t>2</w:t>
      </w:r>
      <w:r w:rsidR="004040FB" w:rsidRPr="00740349">
        <w:t xml:space="preserve">  At the end of the Act</w:t>
      </w:r>
    </w:p>
    <w:p w14:paraId="2D10ABA5" w14:textId="77777777" w:rsidR="004040FB" w:rsidRPr="00740349" w:rsidRDefault="004040FB" w:rsidP="00740349">
      <w:pPr>
        <w:pStyle w:val="Item"/>
      </w:pPr>
      <w:r w:rsidRPr="00740349">
        <w:t>Add:</w:t>
      </w:r>
    </w:p>
    <w:p w14:paraId="7395A8E3" w14:textId="4B674DF2" w:rsidR="004040FB" w:rsidRPr="00740349" w:rsidRDefault="0079367E" w:rsidP="00740349">
      <w:pPr>
        <w:pStyle w:val="ActHead1"/>
      </w:pPr>
      <w:bookmarkStart w:id="107" w:name="_Toc176246986"/>
      <w:bookmarkStart w:id="108" w:name="_Toc136528131"/>
      <w:r w:rsidRPr="009C0505">
        <w:rPr>
          <w:rStyle w:val="CharChapNo"/>
        </w:rPr>
        <w:t>Schedule 9</w:t>
      </w:r>
      <w:r w:rsidR="004040FB" w:rsidRPr="00740349">
        <w:t>—</w:t>
      </w:r>
      <w:r w:rsidR="004040FB" w:rsidRPr="009C0505">
        <w:rPr>
          <w:rStyle w:val="CharChapText"/>
        </w:rPr>
        <w:t xml:space="preserve">Digital </w:t>
      </w:r>
      <w:del w:id="109" w:author="Author" w:date="2024-09-12T09:53:00Z" w16du:dateUtc="2024-09-11T23:53:00Z">
        <w:r w:rsidR="004040FB" w:rsidRPr="00E65593">
          <w:rPr>
            <w:rStyle w:val="CharChapText"/>
          </w:rPr>
          <w:delText>platform</w:delText>
        </w:r>
        <w:r w:rsidR="00F9732A" w:rsidRPr="00E65593">
          <w:rPr>
            <w:rStyle w:val="CharChapText"/>
          </w:rPr>
          <w:delText xml:space="preserve"> service</w:delText>
        </w:r>
        <w:r w:rsidR="004040FB" w:rsidRPr="00E65593">
          <w:rPr>
            <w:rStyle w:val="CharChapText"/>
          </w:rPr>
          <w:delText>s</w:delText>
        </w:r>
      </w:del>
      <w:bookmarkEnd w:id="108"/>
      <w:ins w:id="110" w:author="Author" w:date="2024-09-12T09:53:00Z" w16du:dateUtc="2024-09-11T23:53:00Z">
        <w:r w:rsidR="00700B00" w:rsidRPr="009C0505">
          <w:rPr>
            <w:rStyle w:val="CharChapText"/>
          </w:rPr>
          <w:t xml:space="preserve">communications </w:t>
        </w:r>
        <w:r w:rsidR="004040FB" w:rsidRPr="009C0505">
          <w:rPr>
            <w:rStyle w:val="CharChapText"/>
          </w:rPr>
          <w:t>platform</w:t>
        </w:r>
        <w:r w:rsidR="00700B00" w:rsidRPr="009C0505">
          <w:rPr>
            <w:rStyle w:val="CharChapText"/>
          </w:rPr>
          <w:t>s</w:t>
        </w:r>
      </w:ins>
      <w:bookmarkEnd w:id="107"/>
    </w:p>
    <w:p w14:paraId="4F7D0566" w14:textId="77777777" w:rsidR="007145D4" w:rsidRPr="00740349" w:rsidRDefault="007145D4" w:rsidP="00740349">
      <w:pPr>
        <w:pStyle w:val="notemargin"/>
      </w:pPr>
      <w:r w:rsidRPr="00740349">
        <w:t>Note:</w:t>
      </w:r>
      <w:r w:rsidR="00654C02" w:rsidRPr="00740349">
        <w:tab/>
      </w:r>
      <w:r w:rsidRPr="00740349">
        <w:t xml:space="preserve">See </w:t>
      </w:r>
      <w:r w:rsidR="00C71AE0" w:rsidRPr="00740349">
        <w:t>section 2</w:t>
      </w:r>
      <w:r w:rsidRPr="00740349">
        <w:t>16F</w:t>
      </w:r>
      <w:r w:rsidR="00A80961" w:rsidRPr="00740349">
        <w:t>.</w:t>
      </w:r>
    </w:p>
    <w:p w14:paraId="0A44FA7E" w14:textId="77777777" w:rsidR="004040FB" w:rsidRPr="00740349" w:rsidRDefault="00C02542" w:rsidP="00740349">
      <w:pPr>
        <w:pStyle w:val="ActHead2"/>
      </w:pPr>
      <w:bookmarkStart w:id="111" w:name="_Toc176246987"/>
      <w:bookmarkStart w:id="112" w:name="_Toc136528132"/>
      <w:r w:rsidRPr="009C0505">
        <w:rPr>
          <w:rStyle w:val="CharPartNo"/>
        </w:rPr>
        <w:t>Part 1</w:t>
      </w:r>
      <w:r w:rsidR="004040FB" w:rsidRPr="00740349">
        <w:t>—</w:t>
      </w:r>
      <w:r w:rsidR="004040FB" w:rsidRPr="009C0505">
        <w:rPr>
          <w:rStyle w:val="CharPartText"/>
        </w:rPr>
        <w:t>Introduction</w:t>
      </w:r>
      <w:bookmarkEnd w:id="111"/>
      <w:bookmarkEnd w:id="112"/>
    </w:p>
    <w:p w14:paraId="134A5E7C" w14:textId="77777777" w:rsidR="0083708A" w:rsidRPr="00740349" w:rsidRDefault="00C02542" w:rsidP="00740349">
      <w:pPr>
        <w:pStyle w:val="ActHead3"/>
        <w:rPr>
          <w:ins w:id="113" w:author="Author" w:date="2024-09-12T09:53:00Z" w16du:dateUtc="2024-09-11T23:53:00Z"/>
        </w:rPr>
      </w:pPr>
      <w:bookmarkStart w:id="114" w:name="_Toc176246988"/>
      <w:ins w:id="115" w:author="Author" w:date="2024-09-12T09:53:00Z" w16du:dateUtc="2024-09-11T23:53:00Z">
        <w:r w:rsidRPr="009C0505">
          <w:rPr>
            <w:rStyle w:val="CharDivNo"/>
          </w:rPr>
          <w:t>Division 1</w:t>
        </w:r>
        <w:r w:rsidR="0083708A" w:rsidRPr="00740349">
          <w:t>—</w:t>
        </w:r>
        <w:r w:rsidR="0083708A" w:rsidRPr="009C0505">
          <w:rPr>
            <w:rStyle w:val="CharDivText"/>
          </w:rPr>
          <w:t>Preliminary</w:t>
        </w:r>
        <w:bookmarkEnd w:id="114"/>
      </w:ins>
    </w:p>
    <w:p w14:paraId="2717830E" w14:textId="77777777" w:rsidR="004040FB" w:rsidRPr="00740349" w:rsidRDefault="00CD4CD9" w:rsidP="00740349">
      <w:pPr>
        <w:pStyle w:val="ActHead5"/>
      </w:pPr>
      <w:bookmarkStart w:id="116" w:name="_Toc176246989"/>
      <w:bookmarkStart w:id="117" w:name="_Toc136528133"/>
      <w:r w:rsidRPr="009C0505">
        <w:rPr>
          <w:rStyle w:val="CharSectno"/>
        </w:rPr>
        <w:t>1</w:t>
      </w:r>
      <w:r w:rsidR="004040FB" w:rsidRPr="00740349">
        <w:t xml:space="preserve">  Simplified outline of this Schedule</w:t>
      </w:r>
      <w:bookmarkEnd w:id="116"/>
      <w:bookmarkEnd w:id="117"/>
    </w:p>
    <w:p w14:paraId="4C0B78EA" w14:textId="77777777" w:rsidR="00B42805" w:rsidRPr="00740349" w:rsidRDefault="004F5982" w:rsidP="00740349">
      <w:pPr>
        <w:pStyle w:val="SOText"/>
        <w:rPr>
          <w:ins w:id="118" w:author="Author" w:date="2024-09-12T09:53:00Z" w16du:dateUtc="2024-09-11T23:53:00Z"/>
        </w:rPr>
      </w:pPr>
      <w:ins w:id="119" w:author="Author" w:date="2024-09-12T09:53:00Z" w16du:dateUtc="2024-09-11T23:53:00Z">
        <w:r w:rsidRPr="00740349">
          <w:t>Some</w:t>
        </w:r>
        <w:r w:rsidR="00CC2FA5" w:rsidRPr="00740349">
          <w:t xml:space="preserve"> d</w:t>
        </w:r>
        <w:r w:rsidR="008D37B1" w:rsidRPr="00740349">
          <w:t>igital communications plat</w:t>
        </w:r>
        <w:r w:rsidR="00000AFE" w:rsidRPr="00740349">
          <w:t xml:space="preserve">form providers are subject to requirements </w:t>
        </w:r>
        <w:r w:rsidR="00BB59EF" w:rsidRPr="00740349">
          <w:t xml:space="preserve">in connection with </w:t>
        </w:r>
        <w:r w:rsidR="00000AFE" w:rsidRPr="00740349">
          <w:t>misinformation and disinformation on digital communications platforms</w:t>
        </w:r>
        <w:r w:rsidR="00A62141" w:rsidRPr="00740349">
          <w:t>. These platforms must make specified information publicly accessible</w:t>
        </w:r>
        <w:r w:rsidR="002E0F47" w:rsidRPr="00740349">
          <w:t xml:space="preserve"> and must comply with any </w:t>
        </w:r>
        <w:r w:rsidR="00A62141" w:rsidRPr="00740349">
          <w:t xml:space="preserve">requirements </w:t>
        </w:r>
        <w:r w:rsidR="002E0F47" w:rsidRPr="00740349">
          <w:t xml:space="preserve">in the </w:t>
        </w:r>
        <w:r w:rsidR="00A62141" w:rsidRPr="00740349">
          <w:t xml:space="preserve">digital platform rules </w:t>
        </w:r>
        <w:r w:rsidR="002E0F47" w:rsidRPr="00740349">
          <w:t xml:space="preserve">in relation to </w:t>
        </w:r>
        <w:r w:rsidR="006E19FB" w:rsidRPr="00740349">
          <w:t>the following</w:t>
        </w:r>
        <w:r w:rsidR="00000AFE" w:rsidRPr="00740349">
          <w:t>:</w:t>
        </w:r>
      </w:ins>
    </w:p>
    <w:p w14:paraId="6F2A9820" w14:textId="77777777" w:rsidR="002B0F07" w:rsidRPr="00740349" w:rsidRDefault="002B0F07" w:rsidP="00740349">
      <w:pPr>
        <w:pStyle w:val="SOPara"/>
        <w:rPr>
          <w:ins w:id="120" w:author="Author" w:date="2024-09-12T09:53:00Z" w16du:dateUtc="2024-09-11T23:53:00Z"/>
        </w:rPr>
      </w:pPr>
      <w:ins w:id="121" w:author="Author" w:date="2024-09-12T09:53:00Z" w16du:dateUtc="2024-09-11T23:53:00Z">
        <w:r w:rsidRPr="00740349">
          <w:tab/>
          <w:t>(</w:t>
        </w:r>
        <w:r w:rsidR="00A62141" w:rsidRPr="00740349">
          <w:t>a</w:t>
        </w:r>
        <w:r w:rsidRPr="00740349">
          <w:t>)</w:t>
        </w:r>
        <w:r w:rsidRPr="00740349">
          <w:tab/>
        </w:r>
        <w:r w:rsidR="00A62141" w:rsidRPr="00740349">
          <w:t>risk management</w:t>
        </w:r>
        <w:r w:rsidRPr="00740349">
          <w:t>;</w:t>
        </w:r>
      </w:ins>
    </w:p>
    <w:p w14:paraId="501AEBC6" w14:textId="77777777" w:rsidR="00CC2FA5" w:rsidRPr="00740349" w:rsidRDefault="00CC2FA5" w:rsidP="00740349">
      <w:pPr>
        <w:pStyle w:val="SOPara"/>
        <w:rPr>
          <w:ins w:id="122" w:author="Author" w:date="2024-09-12T09:53:00Z" w16du:dateUtc="2024-09-11T23:53:00Z"/>
        </w:rPr>
      </w:pPr>
      <w:ins w:id="123" w:author="Author" w:date="2024-09-12T09:53:00Z" w16du:dateUtc="2024-09-11T23:53:00Z">
        <w:r w:rsidRPr="00740349">
          <w:tab/>
          <w:t>(</w:t>
        </w:r>
        <w:r w:rsidR="00A62141" w:rsidRPr="00740349">
          <w:t>b</w:t>
        </w:r>
        <w:r w:rsidRPr="00740349">
          <w:t>)</w:t>
        </w:r>
        <w:r w:rsidRPr="00740349">
          <w:tab/>
          <w:t>media literacy plans;</w:t>
        </w:r>
      </w:ins>
    </w:p>
    <w:p w14:paraId="33D3F75A" w14:textId="77777777" w:rsidR="00CC2FA5" w:rsidRPr="00740349" w:rsidRDefault="00CC2FA5" w:rsidP="00740349">
      <w:pPr>
        <w:pStyle w:val="SOPara"/>
        <w:rPr>
          <w:ins w:id="124" w:author="Author" w:date="2024-09-12T09:53:00Z" w16du:dateUtc="2024-09-11T23:53:00Z"/>
        </w:rPr>
      </w:pPr>
      <w:ins w:id="125" w:author="Author" w:date="2024-09-12T09:53:00Z" w16du:dateUtc="2024-09-11T23:53:00Z">
        <w:r w:rsidRPr="00740349">
          <w:tab/>
          <w:t>(</w:t>
        </w:r>
        <w:r w:rsidR="00A62141" w:rsidRPr="00740349">
          <w:t>c</w:t>
        </w:r>
        <w:r w:rsidRPr="00740349">
          <w:t>)</w:t>
        </w:r>
        <w:r w:rsidRPr="00740349">
          <w:tab/>
        </w:r>
        <w:r w:rsidR="00A62141" w:rsidRPr="00740349">
          <w:t>complaints and dispute handling</w:t>
        </w:r>
        <w:r w:rsidRPr="00740349">
          <w:t>.</w:t>
        </w:r>
      </w:ins>
    </w:p>
    <w:p w14:paraId="65C50B2A" w14:textId="33A8003D" w:rsidR="00152FDA" w:rsidRPr="00740349" w:rsidRDefault="00152FDA" w:rsidP="00740349">
      <w:pPr>
        <w:pStyle w:val="SOText"/>
      </w:pPr>
      <w:r w:rsidRPr="00740349">
        <w:lastRenderedPageBreak/>
        <w:t xml:space="preserve">The ACMA </w:t>
      </w:r>
      <w:ins w:id="126" w:author="Author" w:date="2024-09-12T09:53:00Z" w16du:dateUtc="2024-09-11T23:53:00Z">
        <w:r w:rsidR="00BB59EF" w:rsidRPr="00740349">
          <w:t xml:space="preserve">also </w:t>
        </w:r>
      </w:ins>
      <w:r w:rsidRPr="00740349">
        <w:t>has</w:t>
      </w:r>
      <w:r w:rsidR="00EB1487" w:rsidRPr="00740349">
        <w:t xml:space="preserve"> a</w:t>
      </w:r>
      <w:r w:rsidRPr="00740349">
        <w:t xml:space="preserve"> graduated </w:t>
      </w:r>
      <w:r w:rsidR="00EB1487" w:rsidRPr="00740349">
        <w:t xml:space="preserve">set of </w:t>
      </w:r>
      <w:r w:rsidRPr="00740349">
        <w:t xml:space="preserve">powers in relation to misinformation and disinformation on </w:t>
      </w:r>
      <w:del w:id="127" w:author="Author" w:date="2024-09-12T09:53:00Z" w16du:dateUtc="2024-09-11T23:53:00Z">
        <w:r w:rsidRPr="00570B02">
          <w:delText>certain</w:delText>
        </w:r>
      </w:del>
      <w:ins w:id="128" w:author="Author" w:date="2024-09-12T09:53:00Z" w16du:dateUtc="2024-09-11T23:53:00Z">
        <w:r w:rsidR="004F5982" w:rsidRPr="00740349">
          <w:t>some</w:t>
        </w:r>
      </w:ins>
      <w:r w:rsidRPr="00740349">
        <w:t xml:space="preserve"> kinds of </w:t>
      </w:r>
      <w:r w:rsidR="001A7A76" w:rsidRPr="00740349">
        <w:t xml:space="preserve">digital </w:t>
      </w:r>
      <w:ins w:id="129" w:author="Author" w:date="2024-09-12T09:53:00Z" w16du:dateUtc="2024-09-11T23:53:00Z">
        <w:r w:rsidR="001A7A76" w:rsidRPr="00740349">
          <w:t xml:space="preserve">communications </w:t>
        </w:r>
      </w:ins>
      <w:r w:rsidR="001A7A76" w:rsidRPr="00740349">
        <w:t>platform</w:t>
      </w:r>
      <w:del w:id="130" w:author="Author" w:date="2024-09-12T09:53:00Z" w16du:dateUtc="2024-09-11T23:53:00Z">
        <w:r w:rsidRPr="00570B02">
          <w:delText xml:space="preserve"> service</w:delText>
        </w:r>
        <w:r w:rsidR="00D62748" w:rsidRPr="00570B02">
          <w:delText>s</w:delText>
        </w:r>
      </w:del>
      <w:r w:rsidR="00A80961" w:rsidRPr="00740349">
        <w:t>.</w:t>
      </w:r>
    </w:p>
    <w:p w14:paraId="534A316F" w14:textId="4C07BADC" w:rsidR="00152FDA" w:rsidRPr="00740349" w:rsidRDefault="00152FDA" w:rsidP="00740349">
      <w:pPr>
        <w:pStyle w:val="SOText"/>
      </w:pPr>
      <w:r w:rsidRPr="00740349">
        <w:t>The ACMA may make digital platform rules requiring digital</w:t>
      </w:r>
      <w:ins w:id="131" w:author="Author" w:date="2024-09-12T09:53:00Z" w16du:dateUtc="2024-09-11T23:53:00Z">
        <w:r w:rsidRPr="00740349">
          <w:t xml:space="preserve"> </w:t>
        </w:r>
        <w:r w:rsidR="006C2CDE" w:rsidRPr="00740349">
          <w:t>communications</w:t>
        </w:r>
      </w:ins>
      <w:r w:rsidR="006C2CDE" w:rsidRPr="00740349">
        <w:t xml:space="preserve"> </w:t>
      </w:r>
      <w:r w:rsidRPr="00740349">
        <w:t xml:space="preserve">platform providers to keep records and report to </w:t>
      </w:r>
      <w:r w:rsidR="00102B89" w:rsidRPr="00740349">
        <w:t xml:space="preserve">the </w:t>
      </w:r>
      <w:r w:rsidRPr="00740349">
        <w:t xml:space="preserve">ACMA on matters relating to misinformation and disinformation on </w:t>
      </w:r>
      <w:r w:rsidR="001A7A76" w:rsidRPr="00740349">
        <w:t xml:space="preserve">digital </w:t>
      </w:r>
      <w:del w:id="132" w:author="Author" w:date="2024-09-12T09:53:00Z" w16du:dateUtc="2024-09-11T23:53:00Z">
        <w:r w:rsidRPr="00570B02">
          <w:delText>platform services</w:delText>
        </w:r>
        <w:r w:rsidR="00A80961" w:rsidRPr="00570B02">
          <w:delText>.</w:delText>
        </w:r>
      </w:del>
      <w:ins w:id="133" w:author="Author" w:date="2024-09-12T09:53:00Z" w16du:dateUtc="2024-09-11T23:53:00Z">
        <w:r w:rsidR="001A7A76" w:rsidRPr="00740349">
          <w:t>communications platform</w:t>
        </w:r>
        <w:r w:rsidRPr="00740349">
          <w:t>s</w:t>
        </w:r>
        <w:r w:rsidR="00A80961" w:rsidRPr="00740349">
          <w:t>.</w:t>
        </w:r>
      </w:ins>
      <w:r w:rsidRPr="00740349">
        <w:t xml:space="preserve"> </w:t>
      </w:r>
      <w:r w:rsidR="00043DF3" w:rsidRPr="00740349">
        <w:t>The ACMA</w:t>
      </w:r>
      <w:r w:rsidRPr="00740349">
        <w:t xml:space="preserve"> may obtain information</w:t>
      </w:r>
      <w:del w:id="134" w:author="Author" w:date="2024-09-12T09:53:00Z" w16du:dateUtc="2024-09-11T23:53:00Z">
        <w:r w:rsidRPr="00570B02">
          <w:delText>,</w:delText>
        </w:r>
      </w:del>
      <w:ins w:id="135" w:author="Author" w:date="2024-09-12T09:53:00Z" w16du:dateUtc="2024-09-11T23:53:00Z">
        <w:r w:rsidR="00FC58BC" w:rsidRPr="00740349">
          <w:t xml:space="preserve"> and</w:t>
        </w:r>
      </w:ins>
      <w:r w:rsidRPr="00740349">
        <w:t xml:space="preserve"> documents </w:t>
      </w:r>
      <w:del w:id="136" w:author="Author" w:date="2024-09-12T09:53:00Z" w16du:dateUtc="2024-09-11T23:53:00Z">
        <w:r w:rsidRPr="00570B02">
          <w:delText xml:space="preserve">and evidence </w:delText>
        </w:r>
      </w:del>
      <w:r w:rsidRPr="00740349">
        <w:t xml:space="preserve">from </w:t>
      </w:r>
      <w:r w:rsidR="006C2CDE" w:rsidRPr="00740349">
        <w:t>digital</w:t>
      </w:r>
      <w:ins w:id="137" w:author="Author" w:date="2024-09-12T09:53:00Z" w16du:dateUtc="2024-09-11T23:53:00Z">
        <w:r w:rsidR="006C2CDE" w:rsidRPr="00740349">
          <w:t xml:space="preserve"> communications</w:t>
        </w:r>
      </w:ins>
      <w:r w:rsidR="006C2CDE" w:rsidRPr="00740349">
        <w:t xml:space="preserve"> platform provider</w:t>
      </w:r>
      <w:r w:rsidRPr="00740349">
        <w:t>s and others relating to those matters</w:t>
      </w:r>
      <w:r w:rsidR="00A80961" w:rsidRPr="00740349">
        <w:t>.</w:t>
      </w:r>
      <w:r w:rsidR="00D47A3E" w:rsidRPr="00740349">
        <w:t xml:space="preserve"> The ACMA may </w:t>
      </w:r>
      <w:r w:rsidRPr="00740349">
        <w:t xml:space="preserve">publish </w:t>
      </w:r>
      <w:r w:rsidR="00D47A3E" w:rsidRPr="00740349">
        <w:t xml:space="preserve">information relating to those matters </w:t>
      </w:r>
      <w:r w:rsidRPr="00740349">
        <w:t>on its website</w:t>
      </w:r>
      <w:r w:rsidR="00A80961" w:rsidRPr="00740349">
        <w:t>.</w:t>
      </w:r>
    </w:p>
    <w:p w14:paraId="60574DBB" w14:textId="7590F1FD" w:rsidR="00152FDA" w:rsidRPr="00740349" w:rsidRDefault="00152FDA" w:rsidP="00740349">
      <w:pPr>
        <w:pStyle w:val="SOText"/>
      </w:pPr>
      <w:r w:rsidRPr="00740349">
        <w:t xml:space="preserve">Bodies or associations representing sections of the digital platform industry may develop codes in relation to measures to prevent or respond to misinformation and disinformation on </w:t>
      </w:r>
      <w:r w:rsidR="001A7A76" w:rsidRPr="00740349">
        <w:t xml:space="preserve">digital </w:t>
      </w:r>
      <w:del w:id="138" w:author="Author" w:date="2024-09-12T09:53:00Z" w16du:dateUtc="2024-09-11T23:53:00Z">
        <w:r w:rsidRPr="00570B02">
          <w:delText>platform services</w:delText>
        </w:r>
        <w:r w:rsidR="00A80961" w:rsidRPr="00570B02">
          <w:delText>.</w:delText>
        </w:r>
      </w:del>
      <w:ins w:id="139" w:author="Author" w:date="2024-09-12T09:53:00Z" w16du:dateUtc="2024-09-11T23:53:00Z">
        <w:r w:rsidR="001A7A76" w:rsidRPr="00740349">
          <w:t>communications platform</w:t>
        </w:r>
        <w:r w:rsidRPr="00740349">
          <w:t>s</w:t>
        </w:r>
        <w:r w:rsidR="00A80961" w:rsidRPr="00740349">
          <w:t>.</w:t>
        </w:r>
      </w:ins>
      <w:r w:rsidRPr="00740349">
        <w:t xml:space="preserve"> </w:t>
      </w:r>
      <w:r w:rsidR="008F77F0" w:rsidRPr="00740349">
        <w:t xml:space="preserve">If the ACMA </w:t>
      </w:r>
      <w:del w:id="140" w:author="Author" w:date="2024-09-12T09:53:00Z" w16du:dateUtc="2024-09-11T23:53:00Z">
        <w:r w:rsidRPr="00570B02">
          <w:delText>registers</w:delText>
        </w:r>
      </w:del>
      <w:ins w:id="141" w:author="Author" w:date="2024-09-12T09:53:00Z" w16du:dateUtc="2024-09-11T23:53:00Z">
        <w:r w:rsidR="00DA1B4E" w:rsidRPr="00740349">
          <w:t>approves</w:t>
        </w:r>
      </w:ins>
      <w:r w:rsidR="008F77F0" w:rsidRPr="00740349">
        <w:t xml:space="preserve"> a misinformation code, digital platform providers in the relevant section of the digital platform industry must comply with the code</w:t>
      </w:r>
      <w:ins w:id="142" w:author="Author" w:date="2024-09-12T09:53:00Z" w16du:dateUtc="2024-09-11T23:53:00Z">
        <w:r w:rsidR="00A96496" w:rsidRPr="00740349">
          <w:t xml:space="preserve"> while it is in force</w:t>
        </w:r>
      </w:ins>
      <w:r w:rsidR="008F77F0" w:rsidRPr="00740349">
        <w:t>.</w:t>
      </w:r>
    </w:p>
    <w:p w14:paraId="104DFA0B" w14:textId="39290A0C" w:rsidR="00152FDA" w:rsidRPr="00740349" w:rsidRDefault="00152FDA" w:rsidP="00740349">
      <w:pPr>
        <w:pStyle w:val="SOText"/>
      </w:pPr>
      <w:r w:rsidRPr="00740349">
        <w:t>Where there is no</w:t>
      </w:r>
      <w:r w:rsidR="00D47A3E" w:rsidRPr="00740349">
        <w:t xml:space="preserve"> </w:t>
      </w:r>
      <w:del w:id="143" w:author="Author" w:date="2024-09-12T09:53:00Z" w16du:dateUtc="2024-09-11T23:53:00Z">
        <w:r w:rsidR="00D47A3E" w:rsidRPr="00570B02">
          <w:delText>registered</w:delText>
        </w:r>
      </w:del>
      <w:ins w:id="144" w:author="Author" w:date="2024-09-12T09:53:00Z" w16du:dateUtc="2024-09-11T23:53:00Z">
        <w:r w:rsidR="000661B9" w:rsidRPr="00740349">
          <w:t>approved</w:t>
        </w:r>
      </w:ins>
      <w:r w:rsidR="000661B9" w:rsidRPr="00740349">
        <w:t xml:space="preserve"> </w:t>
      </w:r>
      <w:r w:rsidRPr="00740349">
        <w:t>misinformation code</w:t>
      </w:r>
      <w:del w:id="145" w:author="Author" w:date="2024-09-12T09:53:00Z" w16du:dateUtc="2024-09-11T23:53:00Z">
        <w:r w:rsidRPr="00570B02">
          <w:delText xml:space="preserve">, a </w:delText>
        </w:r>
        <w:r w:rsidR="00D47A3E" w:rsidRPr="00570B02">
          <w:delText>registered</w:delText>
        </w:r>
      </w:del>
      <w:ins w:id="146" w:author="Author" w:date="2024-09-12T09:53:00Z" w16du:dateUtc="2024-09-11T23:53:00Z">
        <w:r w:rsidR="00800913" w:rsidRPr="00740349">
          <w:t xml:space="preserve"> in force</w:t>
        </w:r>
        <w:r w:rsidR="000661B9" w:rsidRPr="00740349">
          <w:t>,</w:t>
        </w:r>
        <w:r w:rsidRPr="00740349">
          <w:t xml:space="preserve"> a</w:t>
        </w:r>
        <w:r w:rsidR="00116E63" w:rsidRPr="00740349">
          <w:t>n approved</w:t>
        </w:r>
      </w:ins>
      <w:r w:rsidRPr="00740349">
        <w:t xml:space="preserve"> </w:t>
      </w:r>
      <w:r w:rsidR="00067916" w:rsidRPr="00740349">
        <w:t xml:space="preserve">misinformation </w:t>
      </w:r>
      <w:r w:rsidRPr="00740349">
        <w:t>code</w:t>
      </w:r>
      <w:ins w:id="147" w:author="Author" w:date="2024-09-12T09:53:00Z" w16du:dateUtc="2024-09-11T23:53:00Z">
        <w:r w:rsidRPr="00740349">
          <w:t xml:space="preserve"> </w:t>
        </w:r>
        <w:r w:rsidR="00800913" w:rsidRPr="00740349">
          <w:t>that is in force</w:t>
        </w:r>
      </w:ins>
      <w:r w:rsidR="00800913" w:rsidRPr="00740349">
        <w:t xml:space="preserve"> </w:t>
      </w:r>
      <w:r w:rsidRPr="00740349">
        <w:t>is deficient</w:t>
      </w:r>
      <w:r w:rsidR="007104DE" w:rsidRPr="00740349">
        <w:t xml:space="preserve"> or there are exceptional and urgent circumstances</w:t>
      </w:r>
      <w:r w:rsidRPr="00740349">
        <w:t xml:space="preserve">, </w:t>
      </w:r>
      <w:r w:rsidR="00067916" w:rsidRPr="00740349">
        <w:t>t</w:t>
      </w:r>
      <w:r w:rsidRPr="00740349">
        <w:t xml:space="preserve">he ACMA may </w:t>
      </w:r>
      <w:r w:rsidR="00067916" w:rsidRPr="00740349">
        <w:t xml:space="preserve">determine a standard to provide adequate protection for the </w:t>
      </w:r>
      <w:ins w:id="148" w:author="Author" w:date="2024-09-12T09:53:00Z" w16du:dateUtc="2024-09-11T23:53:00Z">
        <w:r w:rsidR="00F72D65" w:rsidRPr="00740349">
          <w:t xml:space="preserve">Australian </w:t>
        </w:r>
      </w:ins>
      <w:r w:rsidR="00067916" w:rsidRPr="00740349">
        <w:t xml:space="preserve">community from </w:t>
      </w:r>
      <w:ins w:id="149" w:author="Author" w:date="2024-09-12T09:53:00Z" w16du:dateUtc="2024-09-11T23:53:00Z">
        <w:r w:rsidR="00AF5415" w:rsidRPr="00740349">
          <w:t xml:space="preserve">serious harm caused or contributed to by </w:t>
        </w:r>
      </w:ins>
      <w:r w:rsidR="00067916" w:rsidRPr="00740349">
        <w:t xml:space="preserve">misinformation </w:t>
      </w:r>
      <w:r w:rsidR="00A12BE2" w:rsidRPr="00740349">
        <w:t xml:space="preserve">or </w:t>
      </w:r>
      <w:r w:rsidR="00067916" w:rsidRPr="00740349">
        <w:t xml:space="preserve">disinformation on </w:t>
      </w:r>
      <w:r w:rsidR="001A7A76" w:rsidRPr="00740349">
        <w:t xml:space="preserve">digital </w:t>
      </w:r>
      <w:del w:id="150" w:author="Author" w:date="2024-09-12T09:53:00Z" w16du:dateUtc="2024-09-11T23:53:00Z">
        <w:r w:rsidR="00067916" w:rsidRPr="00570B02">
          <w:delText>platform services</w:delText>
        </w:r>
        <w:r w:rsidR="00A80961" w:rsidRPr="00570B02">
          <w:delText>.</w:delText>
        </w:r>
      </w:del>
      <w:ins w:id="151" w:author="Author" w:date="2024-09-12T09:53:00Z" w16du:dateUtc="2024-09-11T23:53:00Z">
        <w:r w:rsidR="001A7A76" w:rsidRPr="00740349">
          <w:t>communications platform</w:t>
        </w:r>
        <w:r w:rsidR="00067916" w:rsidRPr="00740349">
          <w:t>s</w:t>
        </w:r>
        <w:r w:rsidR="00A80961" w:rsidRPr="00740349">
          <w:t>.</w:t>
        </w:r>
      </w:ins>
      <w:r w:rsidR="00067916" w:rsidRPr="00740349">
        <w:t xml:space="preserve"> </w:t>
      </w:r>
      <w:r w:rsidR="006C2CDE" w:rsidRPr="00740349">
        <w:t>Digital</w:t>
      </w:r>
      <w:ins w:id="152" w:author="Author" w:date="2024-09-12T09:53:00Z" w16du:dateUtc="2024-09-11T23:53:00Z">
        <w:r w:rsidR="006C2CDE" w:rsidRPr="00740349">
          <w:t xml:space="preserve"> communications</w:t>
        </w:r>
      </w:ins>
      <w:r w:rsidR="006C2CDE" w:rsidRPr="00740349">
        <w:t xml:space="preserve"> platform provider</w:t>
      </w:r>
      <w:r w:rsidR="00067916" w:rsidRPr="00740349">
        <w:t>s are required to comply with misinformation standards that apply to them</w:t>
      </w:r>
      <w:r w:rsidR="00A80961" w:rsidRPr="00740349">
        <w:t>.</w:t>
      </w:r>
    </w:p>
    <w:p w14:paraId="1A7E3C2F" w14:textId="77777777" w:rsidR="004040FB" w:rsidRPr="00740349" w:rsidRDefault="00CD4CD9" w:rsidP="00740349">
      <w:pPr>
        <w:pStyle w:val="ActHead5"/>
      </w:pPr>
      <w:bookmarkStart w:id="153" w:name="_Toc176246990"/>
      <w:bookmarkStart w:id="154" w:name="_Toc136528134"/>
      <w:r w:rsidRPr="009C0505">
        <w:rPr>
          <w:rStyle w:val="CharSectno"/>
        </w:rPr>
        <w:t>2</w:t>
      </w:r>
      <w:r w:rsidR="004040FB" w:rsidRPr="00740349">
        <w:t xml:space="preserve">  Definitions</w:t>
      </w:r>
      <w:bookmarkEnd w:id="153"/>
      <w:bookmarkEnd w:id="154"/>
    </w:p>
    <w:p w14:paraId="77D795C9" w14:textId="77777777" w:rsidR="004040FB" w:rsidRPr="00740349" w:rsidRDefault="004040FB" w:rsidP="00740349">
      <w:pPr>
        <w:pStyle w:val="subsection"/>
        <w:rPr>
          <w:rFonts w:ascii="46" w:hAnsi="46"/>
        </w:rPr>
      </w:pPr>
      <w:r w:rsidRPr="00740349">
        <w:tab/>
      </w:r>
      <w:r w:rsidRPr="00740349">
        <w:tab/>
        <w:t>In this Schedule:</w:t>
      </w:r>
    </w:p>
    <w:p w14:paraId="249A417F" w14:textId="77777777" w:rsidR="006A2E13" w:rsidRPr="00740349" w:rsidRDefault="006A2E13" w:rsidP="00740349">
      <w:pPr>
        <w:pStyle w:val="Definition"/>
      </w:pPr>
      <w:r w:rsidRPr="00740349">
        <w:rPr>
          <w:b/>
          <w:i/>
        </w:rPr>
        <w:t>access</w:t>
      </w:r>
      <w:r w:rsidRPr="00740349">
        <w:t xml:space="preserve"> includes:</w:t>
      </w:r>
    </w:p>
    <w:p w14:paraId="4CCF7A2E" w14:textId="77777777" w:rsidR="006A2E13" w:rsidRPr="00740349" w:rsidRDefault="006A2E13" w:rsidP="00740349">
      <w:pPr>
        <w:pStyle w:val="paragraph"/>
      </w:pPr>
      <w:r w:rsidRPr="00740349">
        <w:tab/>
        <w:t>(a)</w:t>
      </w:r>
      <w:r w:rsidRPr="00740349">
        <w:tab/>
        <w:t>access that is subject to a pre</w:t>
      </w:r>
      <w:r w:rsidR="00740349">
        <w:noBreakHyphen/>
      </w:r>
      <w:r w:rsidRPr="00740349">
        <w:t>condition (for example, the use of a password); and</w:t>
      </w:r>
    </w:p>
    <w:p w14:paraId="4E8F16C5" w14:textId="77777777" w:rsidR="006A2E13" w:rsidRPr="00740349" w:rsidRDefault="006A2E13" w:rsidP="00740349">
      <w:pPr>
        <w:pStyle w:val="paragraph"/>
      </w:pPr>
      <w:r w:rsidRPr="00740349">
        <w:tab/>
        <w:t>(b)</w:t>
      </w:r>
      <w:r w:rsidRPr="00740349">
        <w:tab/>
        <w:t>access by way of push technology; and</w:t>
      </w:r>
    </w:p>
    <w:p w14:paraId="62695829" w14:textId="77777777" w:rsidR="006A2E13" w:rsidRPr="00740349" w:rsidRDefault="006A2E13" w:rsidP="00740349">
      <w:pPr>
        <w:pStyle w:val="paragraph"/>
      </w:pPr>
      <w:r w:rsidRPr="00740349">
        <w:tab/>
        <w:t>(c)</w:t>
      </w:r>
      <w:r w:rsidRPr="00740349">
        <w:tab/>
        <w:t>access by way of a standing request</w:t>
      </w:r>
      <w:r w:rsidR="00A80961" w:rsidRPr="00740349">
        <w:t>.</w:t>
      </w:r>
    </w:p>
    <w:p w14:paraId="7E67F981" w14:textId="77777777" w:rsidR="00067D28" w:rsidRPr="00740349" w:rsidRDefault="00067D28" w:rsidP="00740349">
      <w:pPr>
        <w:pStyle w:val="Definition"/>
      </w:pPr>
      <w:r w:rsidRPr="00740349">
        <w:rPr>
          <w:b/>
          <w:i/>
        </w:rPr>
        <w:lastRenderedPageBreak/>
        <w:t>Australia</w:t>
      </w:r>
      <w:r w:rsidRPr="00740349">
        <w:t>, when used in a geographical sense, includes all the external Territories</w:t>
      </w:r>
      <w:r w:rsidR="00A80961" w:rsidRPr="00740349">
        <w:t>.</w:t>
      </w:r>
    </w:p>
    <w:p w14:paraId="75DBB72E" w14:textId="76734B31" w:rsidR="001961A0" w:rsidRPr="00740349" w:rsidRDefault="001961A0" w:rsidP="00740349">
      <w:pPr>
        <w:pStyle w:val="Definition"/>
      </w:pPr>
      <w:r w:rsidRPr="00740349">
        <w:rPr>
          <w:b/>
          <w:i/>
        </w:rPr>
        <w:t>connective media service</w:t>
      </w:r>
      <w:r w:rsidR="00B821C9" w:rsidRPr="00740349">
        <w:t xml:space="preserve"> has the meaning given by </w:t>
      </w:r>
      <w:r w:rsidR="00700160" w:rsidRPr="00740349">
        <w:t>subclause</w:t>
      </w:r>
      <w:del w:id="155" w:author="Author" w:date="2024-09-12T09:53:00Z" w16du:dateUtc="2024-09-11T23:53:00Z">
        <w:r w:rsidRPr="00570B02">
          <w:delText xml:space="preserve"> </w:delText>
        </w:r>
        <w:r w:rsidR="00A80961" w:rsidRPr="00570B02">
          <w:delText>4</w:delText>
        </w:r>
        <w:r w:rsidRPr="00570B02">
          <w:delText>(</w:delText>
        </w:r>
        <w:r w:rsidR="00973042" w:rsidRPr="00570B02">
          <w:delText>3</w:delText>
        </w:r>
      </w:del>
      <w:ins w:id="156" w:author="Author" w:date="2024-09-12T09:53:00Z" w16du:dateUtc="2024-09-11T23:53:00Z">
        <w:r w:rsidR="00700160" w:rsidRPr="00740349">
          <w:t> 5</w:t>
        </w:r>
        <w:r w:rsidRPr="00740349">
          <w:t>(</w:t>
        </w:r>
        <w:r w:rsidR="00591AB1" w:rsidRPr="00740349">
          <w:t>2</w:t>
        </w:r>
      </w:ins>
      <w:r w:rsidRPr="00740349">
        <w:t>)</w:t>
      </w:r>
      <w:r w:rsidR="00A80961" w:rsidRPr="00740349">
        <w:t>.</w:t>
      </w:r>
    </w:p>
    <w:p w14:paraId="090F6084" w14:textId="77777777" w:rsidR="00196249" w:rsidRPr="00740349" w:rsidRDefault="00196249" w:rsidP="00740349">
      <w:pPr>
        <w:pStyle w:val="Definition"/>
      </w:pPr>
      <w:r w:rsidRPr="00740349">
        <w:rPr>
          <w:b/>
          <w:i/>
        </w:rPr>
        <w:t>content</w:t>
      </w:r>
      <w:r w:rsidRPr="00740349">
        <w:t xml:space="preserve"> means content:</w:t>
      </w:r>
    </w:p>
    <w:p w14:paraId="2DF664B9" w14:textId="77777777" w:rsidR="00196249" w:rsidRPr="00740349" w:rsidRDefault="00196249" w:rsidP="00740349">
      <w:pPr>
        <w:pStyle w:val="paragraph"/>
      </w:pPr>
      <w:r w:rsidRPr="00740349">
        <w:tab/>
        <w:t>(a)</w:t>
      </w:r>
      <w:r w:rsidRPr="00740349">
        <w:tab/>
        <w:t>whether in the form of text; or</w:t>
      </w:r>
    </w:p>
    <w:p w14:paraId="6082CC98" w14:textId="77777777" w:rsidR="00196249" w:rsidRPr="00740349" w:rsidRDefault="00196249" w:rsidP="00740349">
      <w:pPr>
        <w:pStyle w:val="paragraph"/>
      </w:pPr>
      <w:r w:rsidRPr="00740349">
        <w:tab/>
        <w:t>(b)</w:t>
      </w:r>
      <w:r w:rsidRPr="00740349">
        <w:tab/>
        <w:t>whether in the form of data; or</w:t>
      </w:r>
    </w:p>
    <w:p w14:paraId="14EFD6B0" w14:textId="77777777" w:rsidR="00196249" w:rsidRPr="00740349" w:rsidRDefault="00196249" w:rsidP="00740349">
      <w:pPr>
        <w:pStyle w:val="paragraph"/>
      </w:pPr>
      <w:r w:rsidRPr="00740349">
        <w:tab/>
        <w:t>(c)</w:t>
      </w:r>
      <w:r w:rsidRPr="00740349">
        <w:tab/>
        <w:t>whether in the form of speech, music or other sounds; or</w:t>
      </w:r>
    </w:p>
    <w:p w14:paraId="500BCDE4" w14:textId="77777777" w:rsidR="00196249" w:rsidRPr="00740349" w:rsidRDefault="00196249" w:rsidP="00740349">
      <w:pPr>
        <w:pStyle w:val="paragraph"/>
      </w:pPr>
      <w:r w:rsidRPr="00740349">
        <w:tab/>
        <w:t>(d)</w:t>
      </w:r>
      <w:r w:rsidRPr="00740349">
        <w:tab/>
        <w:t>whether in the form of visual images (animated or otherwise); or</w:t>
      </w:r>
    </w:p>
    <w:p w14:paraId="6FE68741" w14:textId="77777777" w:rsidR="00196249" w:rsidRPr="00740349" w:rsidRDefault="00196249" w:rsidP="00740349">
      <w:pPr>
        <w:pStyle w:val="paragraph"/>
      </w:pPr>
      <w:r w:rsidRPr="00740349">
        <w:tab/>
        <w:t>(e)</w:t>
      </w:r>
      <w:r w:rsidRPr="00740349">
        <w:tab/>
        <w:t>whether in any other form; or</w:t>
      </w:r>
    </w:p>
    <w:p w14:paraId="79DFCA3C" w14:textId="77777777" w:rsidR="00196249" w:rsidRPr="00740349" w:rsidRDefault="00196249" w:rsidP="00740349">
      <w:pPr>
        <w:pStyle w:val="paragraph"/>
      </w:pPr>
      <w:r w:rsidRPr="00740349">
        <w:tab/>
        <w:t>(f)</w:t>
      </w:r>
      <w:r w:rsidRPr="00740349">
        <w:tab/>
        <w:t>whether in any combination of forms</w:t>
      </w:r>
      <w:r w:rsidR="00A80961" w:rsidRPr="00740349">
        <w:t>.</w:t>
      </w:r>
    </w:p>
    <w:p w14:paraId="195E694B" w14:textId="40189907" w:rsidR="00973042" w:rsidRPr="00740349" w:rsidRDefault="00973042" w:rsidP="00740349">
      <w:pPr>
        <w:pStyle w:val="Definition"/>
      </w:pPr>
      <w:r w:rsidRPr="00740349">
        <w:rPr>
          <w:b/>
          <w:i/>
        </w:rPr>
        <w:t>content aggregation service</w:t>
      </w:r>
      <w:r w:rsidRPr="00740349">
        <w:t xml:space="preserve"> has the meaning given by </w:t>
      </w:r>
      <w:r w:rsidR="00700160" w:rsidRPr="00740349">
        <w:t>subclause</w:t>
      </w:r>
      <w:del w:id="157" w:author="Author" w:date="2024-09-12T09:53:00Z" w16du:dateUtc="2024-09-11T23:53:00Z">
        <w:r w:rsidRPr="00570B02">
          <w:delText xml:space="preserve"> </w:delText>
        </w:r>
        <w:r w:rsidR="00A80961" w:rsidRPr="00570B02">
          <w:delText>4</w:delText>
        </w:r>
        <w:r w:rsidRPr="00570B02">
          <w:delText>(2</w:delText>
        </w:r>
      </w:del>
      <w:ins w:id="158" w:author="Author" w:date="2024-09-12T09:53:00Z" w16du:dateUtc="2024-09-11T23:53:00Z">
        <w:r w:rsidR="00700160" w:rsidRPr="00740349">
          <w:t> 5</w:t>
        </w:r>
        <w:r w:rsidRPr="00740349">
          <w:t>(</w:t>
        </w:r>
        <w:r w:rsidR="00591AB1" w:rsidRPr="00740349">
          <w:t>3</w:t>
        </w:r>
      </w:ins>
      <w:r w:rsidRPr="00740349">
        <w:t>)</w:t>
      </w:r>
      <w:r w:rsidR="00A80961" w:rsidRPr="00740349">
        <w:t>.</w:t>
      </w:r>
    </w:p>
    <w:p w14:paraId="55FA21B6" w14:textId="77777777" w:rsidR="00C35CFD" w:rsidRPr="00740349" w:rsidRDefault="00C35CFD" w:rsidP="00740349">
      <w:pPr>
        <w:pStyle w:val="Definition"/>
        <w:rPr>
          <w:ins w:id="159" w:author="Author" w:date="2024-09-12T09:53:00Z" w16du:dateUtc="2024-09-11T23:53:00Z"/>
        </w:rPr>
      </w:pPr>
      <w:r w:rsidRPr="00740349">
        <w:rPr>
          <w:b/>
          <w:i/>
        </w:rPr>
        <w:t xml:space="preserve">digital </w:t>
      </w:r>
      <w:ins w:id="160" w:author="Author" w:date="2024-09-12T09:53:00Z" w16du:dateUtc="2024-09-11T23:53:00Z">
        <w:r w:rsidRPr="00740349">
          <w:rPr>
            <w:b/>
            <w:i/>
          </w:rPr>
          <w:t>communications platform</w:t>
        </w:r>
        <w:r w:rsidRPr="00740349">
          <w:t xml:space="preserve"> has the meaning given by </w:t>
        </w:r>
        <w:r w:rsidR="00700160" w:rsidRPr="00740349">
          <w:t>subclause 5</w:t>
        </w:r>
        <w:r w:rsidRPr="00740349">
          <w:t>(1).</w:t>
        </w:r>
      </w:ins>
    </w:p>
    <w:p w14:paraId="77EC172F" w14:textId="0AB36F8C" w:rsidR="00654C02" w:rsidRPr="00740349" w:rsidRDefault="006C2CDE" w:rsidP="00740349">
      <w:pPr>
        <w:pStyle w:val="Definition"/>
      </w:pPr>
      <w:ins w:id="161" w:author="Author" w:date="2024-09-12T09:53:00Z" w16du:dateUtc="2024-09-11T23:53:00Z">
        <w:r w:rsidRPr="00740349">
          <w:rPr>
            <w:b/>
            <w:i/>
          </w:rPr>
          <w:t xml:space="preserve">digital communications </w:t>
        </w:r>
      </w:ins>
      <w:r w:rsidRPr="00740349">
        <w:rPr>
          <w:b/>
          <w:i/>
        </w:rPr>
        <w:t>platform provider</w:t>
      </w:r>
      <w:r w:rsidR="00654C02" w:rsidRPr="00740349">
        <w:t xml:space="preserve"> </w:t>
      </w:r>
      <w:del w:id="162" w:author="Author" w:date="2024-09-12T09:53:00Z" w16du:dateUtc="2024-09-11T23:53:00Z">
        <w:r w:rsidR="00654C02" w:rsidRPr="00570B02">
          <w:delText>means a person who provides a digital platform service</w:delText>
        </w:r>
        <w:r w:rsidR="00A80961" w:rsidRPr="00570B02">
          <w:delText>.</w:delText>
        </w:r>
      </w:del>
      <w:ins w:id="163" w:author="Author" w:date="2024-09-12T09:53:00Z" w16du:dateUtc="2024-09-11T23:53:00Z">
        <w:r w:rsidR="00603B4F" w:rsidRPr="00740349">
          <w:t xml:space="preserve">has the meaning given by </w:t>
        </w:r>
        <w:r w:rsidR="00700160" w:rsidRPr="00740349">
          <w:t>subclause 7</w:t>
        </w:r>
        <w:r w:rsidR="00EF5CA9" w:rsidRPr="00740349">
          <w:t>(1).</w:t>
        </w:r>
      </w:ins>
    </w:p>
    <w:p w14:paraId="20CB04B6" w14:textId="77777777" w:rsidR="00E427AF" w:rsidRPr="00570B02" w:rsidRDefault="00E427AF" w:rsidP="00257574">
      <w:pPr>
        <w:pStyle w:val="notetext"/>
        <w:rPr>
          <w:del w:id="164" w:author="Author" w:date="2024-09-12T09:53:00Z" w16du:dateUtc="2024-09-11T23:53:00Z"/>
        </w:rPr>
      </w:pPr>
      <w:del w:id="165" w:author="Author" w:date="2024-09-12T09:53:00Z" w16du:dateUtc="2024-09-11T23:53:00Z">
        <w:r w:rsidRPr="00570B02">
          <w:delText>Note:</w:delText>
        </w:r>
        <w:r w:rsidRPr="00570B02">
          <w:tab/>
          <w:delText xml:space="preserve">See clause </w:delText>
        </w:r>
        <w:r w:rsidR="00A80961" w:rsidRPr="00570B02">
          <w:delText>8.</w:delText>
        </w:r>
      </w:del>
    </w:p>
    <w:p w14:paraId="37425EA2" w14:textId="27806C19" w:rsidR="005904FC" w:rsidRPr="00740349" w:rsidRDefault="005904FC" w:rsidP="00740349">
      <w:pPr>
        <w:pStyle w:val="Definition"/>
      </w:pPr>
      <w:r w:rsidRPr="00740349">
        <w:rPr>
          <w:b/>
          <w:i/>
        </w:rPr>
        <w:t>digital platform rules</w:t>
      </w:r>
      <w:r w:rsidRPr="00740349">
        <w:t xml:space="preserve"> has the meaning given by </w:t>
      </w:r>
      <w:r w:rsidR="00700160" w:rsidRPr="00740349">
        <w:t>subclause</w:t>
      </w:r>
      <w:del w:id="166" w:author="Author" w:date="2024-09-12T09:53:00Z" w16du:dateUtc="2024-09-11T23:53:00Z">
        <w:r w:rsidRPr="00570B02">
          <w:delText xml:space="preserve"> </w:delText>
        </w:r>
        <w:r w:rsidR="00A80961" w:rsidRPr="00570B02">
          <w:delText>64</w:delText>
        </w:r>
      </w:del>
      <w:ins w:id="167" w:author="Author" w:date="2024-09-12T09:53:00Z" w16du:dateUtc="2024-09-11T23:53:00Z">
        <w:r w:rsidR="00700160" w:rsidRPr="00740349">
          <w:t> 8</w:t>
        </w:r>
        <w:r w:rsidR="00CD4CD9" w:rsidRPr="00740349">
          <w:t>2</w:t>
        </w:r>
      </w:ins>
      <w:r w:rsidRPr="00740349">
        <w:t>(1)</w:t>
      </w:r>
      <w:r w:rsidR="00A80961" w:rsidRPr="00740349">
        <w:t>.</w:t>
      </w:r>
    </w:p>
    <w:p w14:paraId="083550BC" w14:textId="239FDB84" w:rsidR="00EA0DB7" w:rsidRPr="00740349" w:rsidRDefault="00EA0DB7" w:rsidP="00740349">
      <w:pPr>
        <w:pStyle w:val="Definition"/>
      </w:pPr>
      <w:r w:rsidRPr="00740349">
        <w:rPr>
          <w:b/>
          <w:i/>
        </w:rPr>
        <w:t xml:space="preserve">digital </w:t>
      </w:r>
      <w:del w:id="168" w:author="Author" w:date="2024-09-12T09:53:00Z" w16du:dateUtc="2024-09-11T23:53:00Z">
        <w:r w:rsidR="00196249" w:rsidRPr="00570B02">
          <w:rPr>
            <w:b/>
            <w:i/>
          </w:rPr>
          <w:delText>platform</w:delText>
        </w:r>
        <w:r w:rsidR="00F9732A" w:rsidRPr="00570B02">
          <w:rPr>
            <w:b/>
            <w:i/>
          </w:rPr>
          <w:delText xml:space="preserve"> </w:delText>
        </w:r>
      </w:del>
      <w:r w:rsidRPr="00740349">
        <w:rPr>
          <w:b/>
          <w:i/>
        </w:rPr>
        <w:t>service</w:t>
      </w:r>
      <w:r w:rsidRPr="00740349">
        <w:t xml:space="preserve"> has the meaning given by </w:t>
      </w:r>
      <w:del w:id="169" w:author="Author" w:date="2024-09-12T09:53:00Z" w16du:dateUtc="2024-09-11T23:53:00Z">
        <w:r w:rsidR="005A1B03" w:rsidRPr="00570B02">
          <w:delText>sub</w:delText>
        </w:r>
        <w:r w:rsidR="00D90C2B" w:rsidRPr="00570B02">
          <w:delText xml:space="preserve">clause </w:delText>
        </w:r>
      </w:del>
      <w:ins w:id="170" w:author="Author" w:date="2024-09-12T09:53:00Z" w16du:dateUtc="2024-09-11T23:53:00Z">
        <w:r w:rsidR="00700160" w:rsidRPr="00740349">
          <w:t>clause </w:t>
        </w:r>
      </w:ins>
      <w:r w:rsidR="00700160" w:rsidRPr="00740349">
        <w:t>4</w:t>
      </w:r>
      <w:del w:id="171" w:author="Author" w:date="2024-09-12T09:53:00Z" w16du:dateUtc="2024-09-11T23:53:00Z">
        <w:r w:rsidR="005A1B03" w:rsidRPr="00570B02">
          <w:delText>(1)</w:delText>
        </w:r>
        <w:r w:rsidR="00A80961" w:rsidRPr="00570B02">
          <w:delText>.</w:delText>
        </w:r>
      </w:del>
      <w:ins w:id="172" w:author="Author" w:date="2024-09-12T09:53:00Z" w16du:dateUtc="2024-09-11T23:53:00Z">
        <w:r w:rsidR="00A80961" w:rsidRPr="00740349">
          <w:t>.</w:t>
        </w:r>
      </w:ins>
    </w:p>
    <w:p w14:paraId="46B51C69" w14:textId="77777777" w:rsidR="00EA0DB7" w:rsidRPr="00570B02" w:rsidRDefault="00EA0DB7" w:rsidP="00257574">
      <w:pPr>
        <w:pStyle w:val="Definition"/>
        <w:rPr>
          <w:del w:id="173" w:author="Author" w:date="2024-09-12T09:53:00Z" w16du:dateUtc="2024-09-11T23:53:00Z"/>
        </w:rPr>
      </w:pPr>
      <w:del w:id="174" w:author="Author" w:date="2024-09-12T09:53:00Z" w16du:dateUtc="2024-09-11T23:53:00Z">
        <w:r w:rsidRPr="00570B02">
          <w:rPr>
            <w:b/>
            <w:i/>
          </w:rPr>
          <w:delText>digital service</w:delText>
        </w:r>
        <w:r w:rsidRPr="00570B02">
          <w:delText xml:space="preserve"> has the meaning given by clause </w:delText>
        </w:r>
        <w:r w:rsidR="00A80961" w:rsidRPr="00570B02">
          <w:delText>3.</w:delText>
        </w:r>
      </w:del>
    </w:p>
    <w:p w14:paraId="0066F4A6" w14:textId="2D0FD099" w:rsidR="00511B31" w:rsidRPr="00740349" w:rsidRDefault="00511B31" w:rsidP="00740349">
      <w:pPr>
        <w:pStyle w:val="Definition"/>
      </w:pPr>
      <w:r w:rsidRPr="00740349">
        <w:rPr>
          <w:b/>
          <w:i/>
        </w:rPr>
        <w:t>disinformation</w:t>
      </w:r>
      <w:r w:rsidRPr="00740349">
        <w:t xml:space="preserve"> has the meaning given by </w:t>
      </w:r>
      <w:r w:rsidR="00700160" w:rsidRPr="00740349">
        <w:t>subclause</w:t>
      </w:r>
      <w:del w:id="175" w:author="Author" w:date="2024-09-12T09:53:00Z" w16du:dateUtc="2024-09-11T23:53:00Z">
        <w:r w:rsidRPr="00570B02">
          <w:delText xml:space="preserve"> </w:delText>
        </w:r>
        <w:r w:rsidR="00A80961" w:rsidRPr="00570B02">
          <w:delText>7</w:delText>
        </w:r>
      </w:del>
      <w:ins w:id="176" w:author="Author" w:date="2024-09-12T09:53:00Z" w16du:dateUtc="2024-09-11T23:53:00Z">
        <w:r w:rsidR="00700160" w:rsidRPr="00740349">
          <w:t> 1</w:t>
        </w:r>
        <w:r w:rsidR="00CD4CD9" w:rsidRPr="00740349">
          <w:t>3</w:t>
        </w:r>
      </w:ins>
      <w:r w:rsidRPr="00740349">
        <w:t>(2)</w:t>
      </w:r>
      <w:r w:rsidR="00A80961" w:rsidRPr="00740349">
        <w:t>.</w:t>
      </w:r>
    </w:p>
    <w:p w14:paraId="08C42833" w14:textId="77777777" w:rsidR="0084476C" w:rsidRPr="00740349" w:rsidRDefault="00474C23" w:rsidP="00740349">
      <w:pPr>
        <w:pStyle w:val="Definition"/>
      </w:pPr>
      <w:r w:rsidRPr="00740349">
        <w:rPr>
          <w:b/>
          <w:i/>
        </w:rPr>
        <w:t>dissemination</w:t>
      </w:r>
      <w:r w:rsidRPr="00740349">
        <w:t xml:space="preserve"> includes</w:t>
      </w:r>
      <w:r w:rsidR="0084476C" w:rsidRPr="00740349">
        <w:t xml:space="preserve"> the following:</w:t>
      </w:r>
    </w:p>
    <w:p w14:paraId="6846E03A" w14:textId="77777777" w:rsidR="0084476C" w:rsidRPr="00740349" w:rsidRDefault="0084476C" w:rsidP="00740349">
      <w:pPr>
        <w:pStyle w:val="paragraph"/>
      </w:pPr>
      <w:r w:rsidRPr="00740349">
        <w:tab/>
        <w:t>(a)</w:t>
      </w:r>
      <w:r w:rsidRPr="00740349">
        <w:tab/>
      </w:r>
      <w:r w:rsidR="00D04F89" w:rsidRPr="00740349">
        <w:t xml:space="preserve">dissemination </w:t>
      </w:r>
      <w:r w:rsidR="00AF03C7" w:rsidRPr="00740349">
        <w:t xml:space="preserve">using </w:t>
      </w:r>
      <w:r w:rsidRPr="00740349">
        <w:t>automated means;</w:t>
      </w:r>
    </w:p>
    <w:p w14:paraId="02150607" w14:textId="77777777" w:rsidR="00474C23" w:rsidRPr="00740349" w:rsidRDefault="0084476C" w:rsidP="00740349">
      <w:pPr>
        <w:pStyle w:val="paragraph"/>
      </w:pPr>
      <w:r w:rsidRPr="00740349">
        <w:tab/>
        <w:t>(b)</w:t>
      </w:r>
      <w:r w:rsidRPr="00740349">
        <w:tab/>
        <w:t>dissemination to one person or more than one person</w:t>
      </w:r>
      <w:r w:rsidR="00A80961" w:rsidRPr="00740349">
        <w:t>.</w:t>
      </w:r>
    </w:p>
    <w:p w14:paraId="0011906B" w14:textId="77777777" w:rsidR="00991218" w:rsidRPr="00570B02" w:rsidRDefault="004A2AC2" w:rsidP="00257574">
      <w:pPr>
        <w:pStyle w:val="Definition"/>
        <w:rPr>
          <w:del w:id="177" w:author="Author" w:date="2024-09-12T09:53:00Z" w16du:dateUtc="2024-09-11T23:53:00Z"/>
        </w:rPr>
      </w:pPr>
      <w:r w:rsidRPr="00740349">
        <w:rPr>
          <w:b/>
          <w:i/>
        </w:rPr>
        <w:t xml:space="preserve">excluded </w:t>
      </w:r>
      <w:del w:id="178" w:author="Author" w:date="2024-09-12T09:53:00Z" w16du:dateUtc="2024-09-11T23:53:00Z">
        <w:r w:rsidR="00991218" w:rsidRPr="00570B02">
          <w:rPr>
            <w:b/>
            <w:i/>
          </w:rPr>
          <w:delText>content</w:delText>
        </w:r>
        <w:r w:rsidR="00C74A8B" w:rsidRPr="00570B02">
          <w:rPr>
            <w:b/>
            <w:i/>
          </w:rPr>
          <w:delText xml:space="preserve"> for misinformation purposes</w:delText>
        </w:r>
        <w:r w:rsidR="00991218" w:rsidRPr="00570B02">
          <w:delText xml:space="preserve"> means any of</w:delText>
        </w:r>
      </w:del>
      <w:ins w:id="179" w:author="Author" w:date="2024-09-12T09:53:00Z" w16du:dateUtc="2024-09-11T23:53:00Z">
        <w:r w:rsidRPr="00740349">
          <w:rPr>
            <w:b/>
            <w:i/>
          </w:rPr>
          <w:t>dissemination</w:t>
        </w:r>
        <w:r w:rsidRPr="00740349">
          <w:t xml:space="preserve"> has</w:t>
        </w:r>
      </w:ins>
      <w:r w:rsidRPr="00740349">
        <w:t xml:space="preserve"> the </w:t>
      </w:r>
      <w:del w:id="180" w:author="Author" w:date="2024-09-12T09:53:00Z" w16du:dateUtc="2024-09-11T23:53:00Z">
        <w:r w:rsidR="00991218" w:rsidRPr="00570B02">
          <w:delText>following:</w:delText>
        </w:r>
      </w:del>
    </w:p>
    <w:p w14:paraId="3CDDFD10" w14:textId="77777777" w:rsidR="00991218" w:rsidRPr="00570B02" w:rsidRDefault="00991218" w:rsidP="00257574">
      <w:pPr>
        <w:pStyle w:val="paragraph"/>
        <w:rPr>
          <w:del w:id="181" w:author="Author" w:date="2024-09-12T09:53:00Z" w16du:dateUtc="2024-09-11T23:53:00Z"/>
        </w:rPr>
      </w:pPr>
      <w:del w:id="182" w:author="Author" w:date="2024-09-12T09:53:00Z" w16du:dateUtc="2024-09-11T23:53:00Z">
        <w:r w:rsidRPr="00570B02">
          <w:lastRenderedPageBreak/>
          <w:tab/>
          <w:delText>(a)</w:delText>
        </w:r>
        <w:r w:rsidRPr="00570B02">
          <w:tab/>
          <w:delText>content produced in good faith for the purposes of entertainment, parody or satire;</w:delText>
        </w:r>
      </w:del>
    </w:p>
    <w:p w14:paraId="2B421E64" w14:textId="77777777" w:rsidR="00B05A9B" w:rsidRPr="00570B02" w:rsidRDefault="00B05A9B" w:rsidP="00257574">
      <w:pPr>
        <w:pStyle w:val="paragraph"/>
        <w:rPr>
          <w:del w:id="183" w:author="Author" w:date="2024-09-12T09:53:00Z" w16du:dateUtc="2024-09-11T23:53:00Z"/>
        </w:rPr>
      </w:pPr>
      <w:del w:id="184" w:author="Author" w:date="2024-09-12T09:53:00Z" w16du:dateUtc="2024-09-11T23:53:00Z">
        <w:r w:rsidRPr="00570B02">
          <w:tab/>
          <w:delText>(b)</w:delText>
        </w:r>
        <w:r w:rsidRPr="00570B02">
          <w:tab/>
          <w:delText>professional news content;</w:delText>
        </w:r>
      </w:del>
    </w:p>
    <w:p w14:paraId="7B94F37C" w14:textId="3ABF4070" w:rsidR="004A2AC2" w:rsidRPr="00740349" w:rsidRDefault="00991218" w:rsidP="00740349">
      <w:pPr>
        <w:pStyle w:val="Definition"/>
      </w:pPr>
      <w:del w:id="185" w:author="Author" w:date="2024-09-12T09:53:00Z" w16du:dateUtc="2024-09-11T23:53:00Z">
        <w:r w:rsidRPr="00570B02">
          <w:tab/>
          <w:delText>(</w:delText>
        </w:r>
        <w:r w:rsidR="00B05A9B" w:rsidRPr="00570B02">
          <w:delText>c</w:delText>
        </w:r>
        <w:r w:rsidRPr="00570B02">
          <w:delText>)</w:delText>
        </w:r>
        <w:r w:rsidRPr="00570B02">
          <w:tab/>
          <w:delText>content produced</w:delText>
        </w:r>
      </w:del>
      <w:ins w:id="186" w:author="Author" w:date="2024-09-12T09:53:00Z" w16du:dateUtc="2024-09-11T23:53:00Z">
        <w:r w:rsidR="004A2AC2" w:rsidRPr="00740349">
          <w:t>meaning given</w:t>
        </w:r>
      </w:ins>
      <w:r w:rsidR="004A2AC2" w:rsidRPr="00740349">
        <w:t xml:space="preserve"> by </w:t>
      </w:r>
      <w:del w:id="187" w:author="Author" w:date="2024-09-12T09:53:00Z" w16du:dateUtc="2024-09-11T23:53:00Z">
        <w:r w:rsidRPr="00570B02">
          <w:delText>or for</w:delText>
        </w:r>
        <w:r w:rsidR="004224D8" w:rsidRPr="00570B02">
          <w:delText xml:space="preserve"> </w:delText>
        </w:r>
        <w:r w:rsidR="00860C3F" w:rsidRPr="00570B02">
          <w:delText>an educational institution accredited by</w:delText>
        </w:r>
        <w:r w:rsidR="004224D8" w:rsidRPr="00570B02">
          <w:delText xml:space="preserve"> any of the following:</w:delText>
        </w:r>
      </w:del>
      <w:ins w:id="188" w:author="Author" w:date="2024-09-12T09:53:00Z" w16du:dateUtc="2024-09-11T23:53:00Z">
        <w:r w:rsidR="00700160" w:rsidRPr="00740349">
          <w:t>subclause 1</w:t>
        </w:r>
        <w:r w:rsidR="00CD4CD9" w:rsidRPr="00740349">
          <w:t>6</w:t>
        </w:r>
        <w:r w:rsidR="004A2AC2" w:rsidRPr="00740349">
          <w:t>(1).</w:t>
        </w:r>
      </w:ins>
    </w:p>
    <w:p w14:paraId="5617DB2F" w14:textId="77777777" w:rsidR="004224D8" w:rsidRPr="00570B02" w:rsidRDefault="004224D8" w:rsidP="00257574">
      <w:pPr>
        <w:pStyle w:val="paragraphsub"/>
        <w:rPr>
          <w:del w:id="189" w:author="Author" w:date="2024-09-12T09:53:00Z" w16du:dateUtc="2024-09-11T23:53:00Z"/>
        </w:rPr>
      </w:pPr>
      <w:del w:id="190" w:author="Author" w:date="2024-09-12T09:53:00Z" w16du:dateUtc="2024-09-11T23:53:00Z">
        <w:r w:rsidRPr="00570B02">
          <w:tab/>
          <w:delText>(i)</w:delText>
        </w:r>
        <w:r w:rsidRPr="00570B02">
          <w:tab/>
        </w:r>
        <w:r w:rsidR="00860C3F" w:rsidRPr="00570B02">
          <w:delText xml:space="preserve">the </w:delText>
        </w:r>
        <w:r w:rsidRPr="00570B02">
          <w:delText>Commonwealth;</w:delText>
        </w:r>
      </w:del>
    </w:p>
    <w:p w14:paraId="6C407363" w14:textId="77777777" w:rsidR="004224D8" w:rsidRPr="00570B02" w:rsidRDefault="004224D8" w:rsidP="00257574">
      <w:pPr>
        <w:pStyle w:val="paragraphsub"/>
        <w:rPr>
          <w:del w:id="191" w:author="Author" w:date="2024-09-12T09:53:00Z" w16du:dateUtc="2024-09-11T23:53:00Z"/>
        </w:rPr>
      </w:pPr>
      <w:del w:id="192" w:author="Author" w:date="2024-09-12T09:53:00Z" w16du:dateUtc="2024-09-11T23:53:00Z">
        <w:r w:rsidRPr="00570B02">
          <w:tab/>
          <w:delText>(ii)</w:delText>
        </w:r>
        <w:r w:rsidRPr="00570B02">
          <w:tab/>
          <w:delText>a State;</w:delText>
        </w:r>
      </w:del>
    </w:p>
    <w:p w14:paraId="7F978A95" w14:textId="77777777" w:rsidR="004224D8" w:rsidRPr="00570B02" w:rsidRDefault="004224D8" w:rsidP="00257574">
      <w:pPr>
        <w:pStyle w:val="paragraphsub"/>
        <w:rPr>
          <w:del w:id="193" w:author="Author" w:date="2024-09-12T09:53:00Z" w16du:dateUtc="2024-09-11T23:53:00Z"/>
        </w:rPr>
      </w:pPr>
      <w:del w:id="194" w:author="Author" w:date="2024-09-12T09:53:00Z" w16du:dateUtc="2024-09-11T23:53:00Z">
        <w:r w:rsidRPr="00570B02">
          <w:tab/>
          <w:delText>(iii)</w:delText>
        </w:r>
        <w:r w:rsidRPr="00570B02">
          <w:tab/>
          <w:delText>a Territory;</w:delText>
        </w:r>
      </w:del>
    </w:p>
    <w:p w14:paraId="73AC6C70" w14:textId="77777777" w:rsidR="004224D8" w:rsidRPr="00570B02" w:rsidRDefault="004224D8" w:rsidP="00257574">
      <w:pPr>
        <w:pStyle w:val="paragraphsub"/>
        <w:rPr>
          <w:del w:id="195" w:author="Author" w:date="2024-09-12T09:53:00Z" w16du:dateUtc="2024-09-11T23:53:00Z"/>
        </w:rPr>
      </w:pPr>
      <w:del w:id="196" w:author="Author" w:date="2024-09-12T09:53:00Z" w16du:dateUtc="2024-09-11T23:53:00Z">
        <w:r w:rsidRPr="00570B02">
          <w:tab/>
          <w:delText>(iv)</w:delText>
        </w:r>
        <w:r w:rsidRPr="00570B02">
          <w:tab/>
          <w:delText>a body recognised by the Commonwealth, a State or a Territory as an accreditor of educational institutions;</w:delText>
        </w:r>
      </w:del>
    </w:p>
    <w:p w14:paraId="38C8FDB3" w14:textId="77777777" w:rsidR="004224D8" w:rsidRPr="00570B02" w:rsidRDefault="004224D8" w:rsidP="00257574">
      <w:pPr>
        <w:pStyle w:val="paragraph"/>
        <w:rPr>
          <w:del w:id="197" w:author="Author" w:date="2024-09-12T09:53:00Z" w16du:dateUtc="2024-09-11T23:53:00Z"/>
        </w:rPr>
      </w:pPr>
      <w:del w:id="198" w:author="Author" w:date="2024-09-12T09:53:00Z" w16du:dateUtc="2024-09-11T23:53:00Z">
        <w:r w:rsidRPr="00570B02">
          <w:tab/>
          <w:delText>(</w:delText>
        </w:r>
        <w:r w:rsidR="00B05A9B" w:rsidRPr="00570B02">
          <w:delText>d</w:delText>
        </w:r>
        <w:r w:rsidRPr="00570B02">
          <w:delText>)</w:delText>
        </w:r>
        <w:r w:rsidRPr="00570B02">
          <w:tab/>
          <w:delText>content produced by or for an educational institution accredited:</w:delText>
        </w:r>
      </w:del>
    </w:p>
    <w:p w14:paraId="11B97CFE" w14:textId="77777777" w:rsidR="004224D8" w:rsidRPr="00570B02" w:rsidRDefault="004224D8" w:rsidP="00257574">
      <w:pPr>
        <w:pStyle w:val="paragraphsub"/>
        <w:rPr>
          <w:del w:id="199" w:author="Author" w:date="2024-09-12T09:53:00Z" w16du:dateUtc="2024-09-11T23:53:00Z"/>
        </w:rPr>
      </w:pPr>
      <w:del w:id="200" w:author="Author" w:date="2024-09-12T09:53:00Z" w16du:dateUtc="2024-09-11T23:53:00Z">
        <w:r w:rsidRPr="00570B02">
          <w:tab/>
          <w:delText>(i)</w:delText>
        </w:r>
        <w:r w:rsidRPr="00570B02">
          <w:tab/>
          <w:delText>by a foreign government or a body recognised by a foreign government as an accreditor of educational institutions; and</w:delText>
        </w:r>
      </w:del>
    </w:p>
    <w:p w14:paraId="13FCE242" w14:textId="77777777" w:rsidR="004224D8" w:rsidRPr="00570B02" w:rsidRDefault="004224D8" w:rsidP="00257574">
      <w:pPr>
        <w:pStyle w:val="paragraphsub"/>
        <w:rPr>
          <w:del w:id="201" w:author="Author" w:date="2024-09-12T09:53:00Z" w16du:dateUtc="2024-09-11T23:53:00Z"/>
        </w:rPr>
      </w:pPr>
      <w:del w:id="202" w:author="Author" w:date="2024-09-12T09:53:00Z" w16du:dateUtc="2024-09-11T23:53:00Z">
        <w:r w:rsidRPr="00570B02">
          <w:tab/>
          <w:delText>(ii)</w:delText>
        </w:r>
        <w:r w:rsidRPr="00570B02">
          <w:tab/>
          <w:delText>to substantially equivalent standards as a comparable Australian educational institution;</w:delText>
        </w:r>
      </w:del>
    </w:p>
    <w:p w14:paraId="6780CA7A" w14:textId="77777777" w:rsidR="00991218" w:rsidRPr="00570B02" w:rsidRDefault="00991218" w:rsidP="00257574">
      <w:pPr>
        <w:pStyle w:val="paragraph"/>
        <w:rPr>
          <w:del w:id="203" w:author="Author" w:date="2024-09-12T09:53:00Z" w16du:dateUtc="2024-09-11T23:53:00Z"/>
        </w:rPr>
      </w:pPr>
      <w:del w:id="204" w:author="Author" w:date="2024-09-12T09:53:00Z" w16du:dateUtc="2024-09-11T23:53:00Z">
        <w:r w:rsidRPr="00570B02">
          <w:tab/>
          <w:delText>(</w:delText>
        </w:r>
        <w:r w:rsidR="004224D8" w:rsidRPr="00570B02">
          <w:delText>e</w:delText>
        </w:r>
        <w:r w:rsidRPr="00570B02">
          <w:delText>)</w:delText>
        </w:r>
        <w:r w:rsidRPr="00570B02">
          <w:tab/>
          <w:delText>content that is authorised by:</w:delText>
        </w:r>
      </w:del>
    </w:p>
    <w:p w14:paraId="52E4959E" w14:textId="77777777" w:rsidR="00991218" w:rsidRPr="00570B02" w:rsidRDefault="00991218" w:rsidP="00257574">
      <w:pPr>
        <w:pStyle w:val="paragraphsub"/>
        <w:rPr>
          <w:del w:id="205" w:author="Author" w:date="2024-09-12T09:53:00Z" w16du:dateUtc="2024-09-11T23:53:00Z"/>
        </w:rPr>
      </w:pPr>
      <w:del w:id="206" w:author="Author" w:date="2024-09-12T09:53:00Z" w16du:dateUtc="2024-09-11T23:53:00Z">
        <w:r w:rsidRPr="00570B02">
          <w:tab/>
          <w:delText>(i)</w:delText>
        </w:r>
        <w:r w:rsidRPr="00570B02">
          <w:tab/>
          <w:delText>the Commonwealth; or</w:delText>
        </w:r>
      </w:del>
    </w:p>
    <w:p w14:paraId="264CAC6F" w14:textId="77777777" w:rsidR="00DB11D2" w:rsidRPr="00570B02" w:rsidRDefault="00991218" w:rsidP="00257574">
      <w:pPr>
        <w:pStyle w:val="paragraphsub"/>
        <w:rPr>
          <w:del w:id="207" w:author="Author" w:date="2024-09-12T09:53:00Z" w16du:dateUtc="2024-09-11T23:53:00Z"/>
        </w:rPr>
      </w:pPr>
      <w:del w:id="208" w:author="Author" w:date="2024-09-12T09:53:00Z" w16du:dateUtc="2024-09-11T23:53:00Z">
        <w:r w:rsidRPr="00570B02">
          <w:tab/>
          <w:delText>(ii)</w:delText>
        </w:r>
        <w:r w:rsidRPr="00570B02">
          <w:tab/>
          <w:delText>a State</w:delText>
        </w:r>
        <w:r w:rsidR="00DB11D2" w:rsidRPr="00570B02">
          <w:delText>; or</w:delText>
        </w:r>
      </w:del>
    </w:p>
    <w:p w14:paraId="667FF696" w14:textId="77777777" w:rsidR="00991218" w:rsidRPr="00570B02" w:rsidRDefault="00DB11D2" w:rsidP="00257574">
      <w:pPr>
        <w:pStyle w:val="paragraphsub"/>
        <w:rPr>
          <w:del w:id="209" w:author="Author" w:date="2024-09-12T09:53:00Z" w16du:dateUtc="2024-09-11T23:53:00Z"/>
        </w:rPr>
      </w:pPr>
      <w:del w:id="210" w:author="Author" w:date="2024-09-12T09:53:00Z" w16du:dateUtc="2024-09-11T23:53:00Z">
        <w:r w:rsidRPr="00570B02">
          <w:tab/>
          <w:delText>(iii)</w:delText>
        </w:r>
        <w:r w:rsidRPr="00570B02">
          <w:tab/>
        </w:r>
        <w:r w:rsidR="005A1B03" w:rsidRPr="00570B02">
          <w:delText xml:space="preserve">a </w:delText>
        </w:r>
        <w:r w:rsidR="00991218" w:rsidRPr="00570B02">
          <w:delText>Territory; or</w:delText>
        </w:r>
      </w:del>
    </w:p>
    <w:p w14:paraId="5623D7A5" w14:textId="77777777" w:rsidR="00991218" w:rsidRPr="00570B02" w:rsidRDefault="00991218" w:rsidP="00257574">
      <w:pPr>
        <w:pStyle w:val="paragraphsub"/>
        <w:rPr>
          <w:del w:id="211" w:author="Author" w:date="2024-09-12T09:53:00Z" w16du:dateUtc="2024-09-11T23:53:00Z"/>
        </w:rPr>
      </w:pPr>
      <w:del w:id="212" w:author="Author" w:date="2024-09-12T09:53:00Z" w16du:dateUtc="2024-09-11T23:53:00Z">
        <w:r w:rsidRPr="00570B02">
          <w:tab/>
          <w:delText>(i</w:delText>
        </w:r>
        <w:r w:rsidR="00DB11D2" w:rsidRPr="00570B02">
          <w:delText>v</w:delText>
        </w:r>
        <w:r w:rsidRPr="00570B02">
          <w:delText>)</w:delText>
        </w:r>
        <w:r w:rsidRPr="00570B02">
          <w:tab/>
          <w:delText>a local government</w:delText>
        </w:r>
        <w:r w:rsidR="00A80961" w:rsidRPr="00570B02">
          <w:delText>.</w:delText>
        </w:r>
      </w:del>
    </w:p>
    <w:p w14:paraId="1C4DDE0D" w14:textId="0DE9502A" w:rsidR="003233EF" w:rsidRPr="00740349" w:rsidRDefault="00C54ACA" w:rsidP="00740349">
      <w:pPr>
        <w:pStyle w:val="Definition"/>
      </w:pPr>
      <w:del w:id="213" w:author="Author" w:date="2024-09-12T09:53:00Z" w16du:dateUtc="2024-09-11T23:53:00Z">
        <w:r w:rsidRPr="00570B02">
          <w:rPr>
            <w:b/>
            <w:i/>
          </w:rPr>
          <w:delText>excluded service</w:delText>
        </w:r>
        <w:r w:rsidR="00E168FF" w:rsidRPr="00570B02">
          <w:rPr>
            <w:b/>
            <w:i/>
          </w:rPr>
          <w:delText>s</w:delText>
        </w:r>
        <w:r w:rsidR="00F45F8B" w:rsidRPr="00570B02">
          <w:rPr>
            <w:b/>
            <w:i/>
          </w:rPr>
          <w:delText xml:space="preserve"> for misinformation purposes</w:delText>
        </w:r>
      </w:del>
      <w:ins w:id="214" w:author="Author" w:date="2024-09-12T09:53:00Z" w16du:dateUtc="2024-09-11T23:53:00Z">
        <w:r w:rsidR="003233EF" w:rsidRPr="00740349">
          <w:rPr>
            <w:b/>
            <w:i/>
          </w:rPr>
          <w:t>inauthentic behaviour</w:t>
        </w:r>
      </w:ins>
      <w:r w:rsidR="003233EF" w:rsidRPr="00740349">
        <w:t xml:space="preserve"> has the meaning given by </w:t>
      </w:r>
      <w:r w:rsidR="00700160" w:rsidRPr="00740349">
        <w:t>clause</w:t>
      </w:r>
      <w:del w:id="215" w:author="Author" w:date="2024-09-12T09:53:00Z" w16du:dateUtc="2024-09-11T23:53:00Z">
        <w:r w:rsidRPr="00570B02">
          <w:delText xml:space="preserve"> </w:delText>
        </w:r>
        <w:r w:rsidR="00A80961" w:rsidRPr="00570B02">
          <w:delText>6</w:delText>
        </w:r>
      </w:del>
      <w:ins w:id="216" w:author="Author" w:date="2024-09-12T09:53:00Z" w16du:dateUtc="2024-09-11T23:53:00Z">
        <w:r w:rsidR="00700160" w:rsidRPr="00740349">
          <w:t> 1</w:t>
        </w:r>
        <w:r w:rsidR="00CD4CD9" w:rsidRPr="00740349">
          <w:t>5</w:t>
        </w:r>
      </w:ins>
      <w:r w:rsidR="003233EF" w:rsidRPr="00740349">
        <w:t>.</w:t>
      </w:r>
    </w:p>
    <w:p w14:paraId="4AB5243D" w14:textId="77777777" w:rsidR="00AF03C7" w:rsidRPr="00570B02" w:rsidRDefault="00AF03C7" w:rsidP="00257574">
      <w:pPr>
        <w:pStyle w:val="Definition"/>
        <w:rPr>
          <w:del w:id="217" w:author="Author" w:date="2024-09-12T09:53:00Z" w16du:dateUtc="2024-09-11T23:53:00Z"/>
        </w:rPr>
      </w:pPr>
      <w:del w:id="218" w:author="Author" w:date="2024-09-12T09:53:00Z" w16du:dateUtc="2024-09-11T23:53:00Z">
        <w:r w:rsidRPr="00570B02">
          <w:rPr>
            <w:b/>
            <w:i/>
          </w:rPr>
          <w:delText>foreign government</w:delText>
        </w:r>
        <w:r w:rsidRPr="00570B02">
          <w:delText xml:space="preserve"> has the same meaning as in the</w:delText>
        </w:r>
        <w:r w:rsidRPr="00570B02">
          <w:rPr>
            <w:i/>
          </w:rPr>
          <w:delText xml:space="preserve"> Foreign Acquisitions and Takeovers Act 1975</w:delText>
        </w:r>
        <w:r w:rsidR="00A80961" w:rsidRPr="00570B02">
          <w:delText>.</w:delText>
        </w:r>
      </w:del>
    </w:p>
    <w:p w14:paraId="223C0EDB" w14:textId="77777777" w:rsidR="003A089A" w:rsidRPr="00570B02" w:rsidRDefault="003A089A" w:rsidP="00257574">
      <w:pPr>
        <w:pStyle w:val="Definition"/>
        <w:rPr>
          <w:del w:id="219" w:author="Author" w:date="2024-09-12T09:53:00Z" w16du:dateUtc="2024-09-11T23:53:00Z"/>
        </w:rPr>
      </w:pPr>
      <w:del w:id="220" w:author="Author" w:date="2024-09-12T09:53:00Z" w16du:dateUtc="2024-09-11T23:53:00Z">
        <w:r w:rsidRPr="00570B02">
          <w:rPr>
            <w:b/>
            <w:i/>
          </w:rPr>
          <w:delText>harm</w:delText>
        </w:r>
        <w:r w:rsidRPr="00570B02">
          <w:delText xml:space="preserve"> means any of the following:</w:delText>
        </w:r>
      </w:del>
    </w:p>
    <w:p w14:paraId="7512A11A" w14:textId="77777777" w:rsidR="003A089A" w:rsidRPr="00570B02" w:rsidRDefault="003A089A" w:rsidP="00257574">
      <w:pPr>
        <w:pStyle w:val="paragraph"/>
        <w:rPr>
          <w:del w:id="221" w:author="Author" w:date="2024-09-12T09:53:00Z" w16du:dateUtc="2024-09-11T23:53:00Z"/>
        </w:rPr>
      </w:pPr>
      <w:del w:id="222" w:author="Author" w:date="2024-09-12T09:53:00Z" w16du:dateUtc="2024-09-11T23:53:00Z">
        <w:r w:rsidRPr="00570B02">
          <w:tab/>
          <w:delText>(a)</w:delText>
        </w:r>
        <w:r w:rsidRPr="00570B02">
          <w:tab/>
        </w:r>
        <w:r w:rsidR="000A50E8" w:rsidRPr="00570B02">
          <w:delText xml:space="preserve">hatred </w:delText>
        </w:r>
        <w:r w:rsidR="00D56ECB" w:rsidRPr="00570B02">
          <w:delText>against a group</w:delText>
        </w:r>
        <w:r w:rsidR="000A50E8" w:rsidRPr="00570B02">
          <w:delText xml:space="preserve"> in </w:delText>
        </w:r>
        <w:r w:rsidRPr="00570B02">
          <w:delText>Australian society</w:delText>
        </w:r>
        <w:r w:rsidR="00D56ECB" w:rsidRPr="00570B02">
          <w:delText xml:space="preserve"> on the basis of ethnicity, nationality, race, gender, sexual orientation, age, religion or physical or mental disability</w:delText>
        </w:r>
        <w:r w:rsidRPr="00570B02">
          <w:delText>;</w:delText>
        </w:r>
      </w:del>
    </w:p>
    <w:p w14:paraId="66BB4F77" w14:textId="77777777" w:rsidR="003A089A" w:rsidRPr="00570B02" w:rsidRDefault="003A089A" w:rsidP="00257574">
      <w:pPr>
        <w:pStyle w:val="paragraph"/>
        <w:rPr>
          <w:del w:id="223" w:author="Author" w:date="2024-09-12T09:53:00Z" w16du:dateUtc="2024-09-11T23:53:00Z"/>
        </w:rPr>
      </w:pPr>
      <w:del w:id="224" w:author="Author" w:date="2024-09-12T09:53:00Z" w16du:dateUtc="2024-09-11T23:53:00Z">
        <w:r w:rsidRPr="00570B02">
          <w:tab/>
          <w:delText>(b)</w:delText>
        </w:r>
        <w:r w:rsidRPr="00570B02">
          <w:tab/>
        </w:r>
        <w:r w:rsidR="009211B0" w:rsidRPr="00570B02">
          <w:delText>disruption of public order or society in Australia</w:delText>
        </w:r>
        <w:r w:rsidRPr="00570B02">
          <w:delText>;</w:delText>
        </w:r>
      </w:del>
    </w:p>
    <w:p w14:paraId="3AE46D29" w14:textId="77777777" w:rsidR="003172D1" w:rsidRPr="00570B02" w:rsidRDefault="003172D1" w:rsidP="00257574">
      <w:pPr>
        <w:pStyle w:val="paragraph"/>
        <w:rPr>
          <w:del w:id="225" w:author="Author" w:date="2024-09-12T09:53:00Z" w16du:dateUtc="2024-09-11T23:53:00Z"/>
        </w:rPr>
      </w:pPr>
      <w:del w:id="226" w:author="Author" w:date="2024-09-12T09:53:00Z" w16du:dateUtc="2024-09-11T23:53:00Z">
        <w:r w:rsidRPr="00570B02">
          <w:tab/>
          <w:delText>(c)</w:delText>
        </w:r>
        <w:r w:rsidRPr="00570B02">
          <w:tab/>
          <w:delText>harm to the integrity of Australian democratic processes or of Commonwealth, State, Territory or local government institutions;</w:delText>
        </w:r>
      </w:del>
    </w:p>
    <w:p w14:paraId="683C8B12" w14:textId="77777777" w:rsidR="003A089A" w:rsidRPr="00570B02" w:rsidRDefault="003A089A" w:rsidP="00257574">
      <w:pPr>
        <w:pStyle w:val="paragraph"/>
        <w:rPr>
          <w:del w:id="227" w:author="Author" w:date="2024-09-12T09:53:00Z" w16du:dateUtc="2024-09-11T23:53:00Z"/>
        </w:rPr>
      </w:pPr>
      <w:del w:id="228" w:author="Author" w:date="2024-09-12T09:53:00Z" w16du:dateUtc="2024-09-11T23:53:00Z">
        <w:r w:rsidRPr="00570B02">
          <w:lastRenderedPageBreak/>
          <w:tab/>
          <w:delText>(</w:delText>
        </w:r>
        <w:r w:rsidR="003172D1" w:rsidRPr="00570B02">
          <w:delText>d</w:delText>
        </w:r>
        <w:r w:rsidRPr="00570B02">
          <w:delText>)</w:delText>
        </w:r>
        <w:r w:rsidRPr="00570B02">
          <w:tab/>
          <w:delText xml:space="preserve">harm to the </w:delText>
        </w:r>
        <w:r w:rsidR="009211B0" w:rsidRPr="00570B02">
          <w:delText xml:space="preserve">health </w:delText>
        </w:r>
        <w:r w:rsidRPr="00570B02">
          <w:delText>of Australians;</w:delText>
        </w:r>
      </w:del>
    </w:p>
    <w:p w14:paraId="75B00ED2" w14:textId="77777777" w:rsidR="009211B0" w:rsidRPr="00570B02" w:rsidRDefault="009211B0" w:rsidP="00257574">
      <w:pPr>
        <w:pStyle w:val="paragraph"/>
        <w:rPr>
          <w:del w:id="229" w:author="Author" w:date="2024-09-12T09:53:00Z" w16du:dateUtc="2024-09-11T23:53:00Z"/>
        </w:rPr>
      </w:pPr>
      <w:del w:id="230" w:author="Author" w:date="2024-09-12T09:53:00Z" w16du:dateUtc="2024-09-11T23:53:00Z">
        <w:r w:rsidRPr="00570B02">
          <w:tab/>
          <w:delText>(e)</w:delText>
        </w:r>
        <w:r w:rsidRPr="00570B02">
          <w:tab/>
          <w:delText>harm to the Australian environment;</w:delText>
        </w:r>
      </w:del>
    </w:p>
    <w:p w14:paraId="7E3593F5" w14:textId="77777777" w:rsidR="003A089A" w:rsidRPr="00570B02" w:rsidRDefault="003A089A" w:rsidP="00257574">
      <w:pPr>
        <w:pStyle w:val="paragraph"/>
        <w:rPr>
          <w:del w:id="231" w:author="Author" w:date="2024-09-12T09:53:00Z" w16du:dateUtc="2024-09-11T23:53:00Z"/>
        </w:rPr>
      </w:pPr>
      <w:del w:id="232" w:author="Author" w:date="2024-09-12T09:53:00Z" w16du:dateUtc="2024-09-11T23:53:00Z">
        <w:r w:rsidRPr="00570B02">
          <w:tab/>
          <w:delText>(</w:delText>
        </w:r>
        <w:r w:rsidR="009211B0" w:rsidRPr="00570B02">
          <w:delText>f</w:delText>
        </w:r>
        <w:r w:rsidRPr="00570B02">
          <w:delText>)</w:delText>
        </w:r>
        <w:r w:rsidRPr="00570B02">
          <w:tab/>
          <w:delText>economic or financial harm to Australians, the Australian economy or a sector of the Australian economy</w:delText>
        </w:r>
        <w:r w:rsidR="00A80961" w:rsidRPr="00570B02">
          <w:delText>.</w:delText>
        </w:r>
      </w:del>
    </w:p>
    <w:p w14:paraId="724C68D1" w14:textId="687A2001" w:rsidR="00AF03C7" w:rsidRPr="00740349" w:rsidRDefault="00AF03C7" w:rsidP="00740349">
      <w:pPr>
        <w:pStyle w:val="Definition"/>
      </w:pPr>
      <w:r w:rsidRPr="00740349">
        <w:rPr>
          <w:b/>
          <w:i/>
        </w:rPr>
        <w:t xml:space="preserve">interactive feature </w:t>
      </w:r>
      <w:r w:rsidRPr="00740349">
        <w:t xml:space="preserve">has the meaning given by </w:t>
      </w:r>
      <w:r w:rsidR="00700160" w:rsidRPr="00740349">
        <w:t>clause</w:t>
      </w:r>
      <w:del w:id="233" w:author="Author" w:date="2024-09-12T09:53:00Z" w16du:dateUtc="2024-09-11T23:53:00Z">
        <w:r w:rsidRPr="00570B02">
          <w:delText xml:space="preserve"> </w:delText>
        </w:r>
        <w:r w:rsidR="00A80961" w:rsidRPr="00570B02">
          <w:delText>5</w:delText>
        </w:r>
      </w:del>
      <w:ins w:id="234" w:author="Author" w:date="2024-09-12T09:53:00Z" w16du:dateUtc="2024-09-11T23:53:00Z">
        <w:r w:rsidR="00700160" w:rsidRPr="00740349">
          <w:t> 6</w:t>
        </w:r>
      </w:ins>
      <w:r w:rsidR="00A80961" w:rsidRPr="00740349">
        <w:t>.</w:t>
      </w:r>
    </w:p>
    <w:p w14:paraId="785E20CB" w14:textId="77777777" w:rsidR="00375D4A" w:rsidRPr="00740349" w:rsidRDefault="00375D4A" w:rsidP="00740349">
      <w:pPr>
        <w:pStyle w:val="Definition"/>
      </w:pPr>
      <w:r w:rsidRPr="00740349">
        <w:rPr>
          <w:b/>
          <w:i/>
        </w:rPr>
        <w:t>internet carriage service</w:t>
      </w:r>
      <w:r w:rsidRPr="00740349">
        <w:t xml:space="preserve"> has the same meaning as in the </w:t>
      </w:r>
      <w:r w:rsidRPr="00740349">
        <w:rPr>
          <w:i/>
        </w:rPr>
        <w:t>Online Safety Act 2021</w:t>
      </w:r>
      <w:r w:rsidR="00A80961" w:rsidRPr="00740349">
        <w:t>.</w:t>
      </w:r>
    </w:p>
    <w:p w14:paraId="4E1D0A26" w14:textId="77777777" w:rsidR="00423E1F" w:rsidRPr="00740349" w:rsidRDefault="00423E1F" w:rsidP="00740349">
      <w:pPr>
        <w:pStyle w:val="Definition"/>
        <w:rPr>
          <w:ins w:id="235" w:author="Author" w:date="2024-09-12T09:53:00Z" w16du:dateUtc="2024-09-11T23:53:00Z"/>
        </w:rPr>
      </w:pPr>
      <w:ins w:id="236" w:author="Author" w:date="2024-09-12T09:53:00Z" w16du:dateUtc="2024-09-11T23:53:00Z">
        <w:r w:rsidRPr="00740349">
          <w:rPr>
            <w:b/>
            <w:i/>
          </w:rPr>
          <w:t>internet search engine service</w:t>
        </w:r>
        <w:r w:rsidRPr="00740349">
          <w:t xml:space="preserve"> has the meaning given by </w:t>
        </w:r>
        <w:r w:rsidR="00700160" w:rsidRPr="00740349">
          <w:t>subclause 5</w:t>
        </w:r>
        <w:r w:rsidRPr="00740349">
          <w:t>(</w:t>
        </w:r>
        <w:r w:rsidR="005965B3" w:rsidRPr="00740349">
          <w:t>4</w:t>
        </w:r>
        <w:r w:rsidRPr="00740349">
          <w:t>).</w:t>
        </w:r>
      </w:ins>
    </w:p>
    <w:p w14:paraId="4B1B3E21" w14:textId="77777777" w:rsidR="00BD0270" w:rsidRPr="00740349" w:rsidRDefault="00BD0270" w:rsidP="00740349">
      <w:pPr>
        <w:pStyle w:val="Definition"/>
        <w:rPr>
          <w:ins w:id="237" w:author="Author" w:date="2024-09-12T09:53:00Z" w16du:dateUtc="2024-09-11T23:53:00Z"/>
        </w:rPr>
      </w:pPr>
      <w:ins w:id="238" w:author="Author" w:date="2024-09-12T09:53:00Z" w16du:dateUtc="2024-09-11T23:53:00Z">
        <w:r w:rsidRPr="00740349">
          <w:rPr>
            <w:b/>
            <w:i/>
          </w:rPr>
          <w:t>media literacy plan</w:t>
        </w:r>
        <w:r w:rsidR="00E3268C" w:rsidRPr="00740349">
          <w:t>, for a digital communications platform, means a plan setting out measures the digital communications platform provider of the platform will take to enable end</w:t>
        </w:r>
        <w:r w:rsidR="00740349">
          <w:noBreakHyphen/>
        </w:r>
        <w:r w:rsidR="00E3268C" w:rsidRPr="00740349">
          <w:t>users to better identify misinformation and disinformation on the platform, including to enable end</w:t>
        </w:r>
        <w:r w:rsidR="00740349">
          <w:noBreakHyphen/>
        </w:r>
        <w:r w:rsidR="00E3268C" w:rsidRPr="00740349">
          <w:t>users to identify the source of content disseminated on the platform (particularly content that purports to be authoritative or factual)</w:t>
        </w:r>
        <w:r w:rsidRPr="00740349">
          <w:t>.</w:t>
        </w:r>
      </w:ins>
    </w:p>
    <w:p w14:paraId="6F2B4829" w14:textId="302AA5E6" w:rsidR="001961A0" w:rsidRPr="00740349" w:rsidRDefault="001961A0" w:rsidP="00740349">
      <w:pPr>
        <w:pStyle w:val="Definition"/>
      </w:pPr>
      <w:r w:rsidRPr="00740349">
        <w:rPr>
          <w:b/>
          <w:i/>
        </w:rPr>
        <w:t>media sharing service</w:t>
      </w:r>
      <w:r w:rsidR="00B821C9" w:rsidRPr="00740349">
        <w:t xml:space="preserve"> has the meaning given by </w:t>
      </w:r>
      <w:r w:rsidR="00700160" w:rsidRPr="00740349">
        <w:t>subclause</w:t>
      </w:r>
      <w:del w:id="239" w:author="Author" w:date="2024-09-12T09:53:00Z" w16du:dateUtc="2024-09-11T23:53:00Z">
        <w:r w:rsidRPr="00570B02">
          <w:delText xml:space="preserve"> </w:delText>
        </w:r>
        <w:r w:rsidR="00A80961" w:rsidRPr="00570B02">
          <w:delText>4</w:delText>
        </w:r>
        <w:r w:rsidRPr="00570B02">
          <w:delText>(</w:delText>
        </w:r>
        <w:r w:rsidR="00973042" w:rsidRPr="00570B02">
          <w:delText>4</w:delText>
        </w:r>
      </w:del>
      <w:ins w:id="240" w:author="Author" w:date="2024-09-12T09:53:00Z" w16du:dateUtc="2024-09-11T23:53:00Z">
        <w:r w:rsidR="00700160" w:rsidRPr="00740349">
          <w:t> 5</w:t>
        </w:r>
        <w:r w:rsidRPr="00740349">
          <w:t>(</w:t>
        </w:r>
        <w:r w:rsidR="005965B3" w:rsidRPr="00740349">
          <w:t>5</w:t>
        </w:r>
      </w:ins>
      <w:r w:rsidRPr="00740349">
        <w:t>)</w:t>
      </w:r>
      <w:r w:rsidR="00A80961" w:rsidRPr="00740349">
        <w:t>.</w:t>
      </w:r>
    </w:p>
    <w:p w14:paraId="6A7C345E" w14:textId="6F2B32BB" w:rsidR="00ED1D57" w:rsidRPr="00740349" w:rsidRDefault="00ED1D57" w:rsidP="00740349">
      <w:pPr>
        <w:pStyle w:val="Definition"/>
      </w:pPr>
      <w:r w:rsidRPr="00740349">
        <w:rPr>
          <w:b/>
          <w:i/>
        </w:rPr>
        <w:t>misinformation</w:t>
      </w:r>
      <w:r w:rsidR="00B821C9" w:rsidRPr="00740349">
        <w:t xml:space="preserve"> has the meaning given by </w:t>
      </w:r>
      <w:r w:rsidR="00700160" w:rsidRPr="00740349">
        <w:t>subclause</w:t>
      </w:r>
      <w:del w:id="241" w:author="Author" w:date="2024-09-12T09:53:00Z" w16du:dateUtc="2024-09-11T23:53:00Z">
        <w:r w:rsidRPr="00570B02">
          <w:delText xml:space="preserve"> </w:delText>
        </w:r>
        <w:r w:rsidR="00A80961" w:rsidRPr="00570B02">
          <w:delText>7</w:delText>
        </w:r>
      </w:del>
      <w:ins w:id="242" w:author="Author" w:date="2024-09-12T09:53:00Z" w16du:dateUtc="2024-09-11T23:53:00Z">
        <w:r w:rsidR="00700160" w:rsidRPr="00740349">
          <w:t> 1</w:t>
        </w:r>
        <w:r w:rsidR="00CD4CD9" w:rsidRPr="00740349">
          <w:t>3</w:t>
        </w:r>
      </w:ins>
      <w:r w:rsidRPr="00740349">
        <w:t>(1)</w:t>
      </w:r>
      <w:r w:rsidR="00A80961" w:rsidRPr="00740349">
        <w:t>.</w:t>
      </w:r>
    </w:p>
    <w:p w14:paraId="39F1F482" w14:textId="09AECC1B" w:rsidR="00EC0EC2" w:rsidRPr="00740349" w:rsidRDefault="00EC0EC2" w:rsidP="00740349">
      <w:pPr>
        <w:pStyle w:val="Definition"/>
      </w:pPr>
      <w:r w:rsidRPr="00740349">
        <w:rPr>
          <w:b/>
          <w:i/>
        </w:rPr>
        <w:t>misinformation code</w:t>
      </w:r>
      <w:r w:rsidRPr="00740349">
        <w:t xml:space="preserve"> means a code developed under </w:t>
      </w:r>
      <w:ins w:id="243" w:author="Author" w:date="2024-09-12T09:53:00Z" w16du:dateUtc="2024-09-11T23:53:00Z">
        <w:r w:rsidR="00F84BCE" w:rsidRPr="00740349">
          <w:t>Division 4</w:t>
        </w:r>
        <w:r w:rsidR="003965E9" w:rsidRPr="00740349">
          <w:t xml:space="preserve"> of </w:t>
        </w:r>
      </w:ins>
      <w:r w:rsidR="00A14CA8" w:rsidRPr="00740349">
        <w:t>Part </w:t>
      </w:r>
      <w:del w:id="244" w:author="Author" w:date="2024-09-12T09:53:00Z" w16du:dateUtc="2024-09-11T23:53:00Z">
        <w:r w:rsidR="00A31C57" w:rsidRPr="00570B02">
          <w:delText>3</w:delText>
        </w:r>
      </w:del>
      <w:ins w:id="245" w:author="Author" w:date="2024-09-12T09:53:00Z" w16du:dateUtc="2024-09-11T23:53:00Z">
        <w:r w:rsidR="00A14CA8" w:rsidRPr="00740349">
          <w:t>2</w:t>
        </w:r>
      </w:ins>
      <w:r w:rsidRPr="00740349">
        <w:t xml:space="preserve"> (whether or not in response to a request under that </w:t>
      </w:r>
      <w:del w:id="246" w:author="Author" w:date="2024-09-12T09:53:00Z" w16du:dateUtc="2024-09-11T23:53:00Z">
        <w:r w:rsidRPr="00570B02">
          <w:delText>Part</w:delText>
        </w:r>
      </w:del>
      <w:ins w:id="247" w:author="Author" w:date="2024-09-12T09:53:00Z" w16du:dateUtc="2024-09-11T23:53:00Z">
        <w:r w:rsidR="00790BFD" w:rsidRPr="00740349">
          <w:t>Division</w:t>
        </w:r>
      </w:ins>
      <w:r w:rsidRPr="00740349">
        <w:t>)</w:t>
      </w:r>
      <w:r w:rsidR="00A80961" w:rsidRPr="00740349">
        <w:t>.</w:t>
      </w:r>
    </w:p>
    <w:p w14:paraId="123DEA75" w14:textId="77777777" w:rsidR="00BD0270" w:rsidRPr="00740349" w:rsidRDefault="00BD0270" w:rsidP="00740349">
      <w:pPr>
        <w:pStyle w:val="Definition"/>
        <w:rPr>
          <w:ins w:id="248" w:author="Author" w:date="2024-09-12T09:53:00Z" w16du:dateUtc="2024-09-11T23:53:00Z"/>
        </w:rPr>
      </w:pPr>
      <w:ins w:id="249" w:author="Author" w:date="2024-09-12T09:53:00Z" w16du:dateUtc="2024-09-11T23:53:00Z">
        <w:r w:rsidRPr="00740349">
          <w:rPr>
            <w:b/>
            <w:i/>
          </w:rPr>
          <w:t>misinformation complaint</w:t>
        </w:r>
        <w:r w:rsidRPr="00740349">
          <w:t xml:space="preserve"> means a complaint in relation to:</w:t>
        </w:r>
      </w:ins>
    </w:p>
    <w:p w14:paraId="6C584C10" w14:textId="77777777" w:rsidR="00BD0270" w:rsidRPr="00740349" w:rsidRDefault="00BD0270" w:rsidP="00740349">
      <w:pPr>
        <w:pStyle w:val="paragraph"/>
        <w:rPr>
          <w:ins w:id="250" w:author="Author" w:date="2024-09-12T09:53:00Z" w16du:dateUtc="2024-09-11T23:53:00Z"/>
        </w:rPr>
      </w:pPr>
      <w:ins w:id="251" w:author="Author" w:date="2024-09-12T09:53:00Z" w16du:dateUtc="2024-09-11T23:53:00Z">
        <w:r w:rsidRPr="00740349">
          <w:tab/>
          <w:t>(a)</w:t>
        </w:r>
        <w:r w:rsidRPr="00740349">
          <w:tab/>
          <w:t>misinformation or disinformation on a digital communications platform (or dissemination that is potentially misinformation or disinformation on a digital communications platform); or</w:t>
        </w:r>
      </w:ins>
    </w:p>
    <w:p w14:paraId="126AFF8C" w14:textId="77777777" w:rsidR="00BD0270" w:rsidRPr="00740349" w:rsidRDefault="00BD0270" w:rsidP="00740349">
      <w:pPr>
        <w:pStyle w:val="paragraph"/>
        <w:rPr>
          <w:ins w:id="252" w:author="Author" w:date="2024-09-12T09:53:00Z" w16du:dateUtc="2024-09-11T23:53:00Z"/>
        </w:rPr>
      </w:pPr>
      <w:ins w:id="253" w:author="Author" w:date="2024-09-12T09:53:00Z" w16du:dateUtc="2024-09-11T23:53:00Z">
        <w:r w:rsidRPr="00740349">
          <w:tab/>
          <w:t>(b)</w:t>
        </w:r>
        <w:r w:rsidRPr="00740349">
          <w:tab/>
          <w:t>content removed from a digital communications platform on the basis that its dissemination using the platform is misinformation or disinformation on the platform.</w:t>
        </w:r>
      </w:ins>
    </w:p>
    <w:p w14:paraId="2DDA498B" w14:textId="11D8D512" w:rsidR="00EC0EC2" w:rsidRPr="00740349" w:rsidRDefault="00EC0EC2" w:rsidP="00740349">
      <w:pPr>
        <w:pStyle w:val="Definition"/>
      </w:pPr>
      <w:r w:rsidRPr="00740349">
        <w:rPr>
          <w:b/>
          <w:i/>
        </w:rPr>
        <w:t>misinformation standard</w:t>
      </w:r>
      <w:r w:rsidRPr="00740349">
        <w:t xml:space="preserve"> means a standard determined under </w:t>
      </w:r>
      <w:ins w:id="254" w:author="Author" w:date="2024-09-12T09:53:00Z" w16du:dateUtc="2024-09-11T23:53:00Z">
        <w:r w:rsidR="00F84BCE" w:rsidRPr="00740349">
          <w:t>Division 4</w:t>
        </w:r>
        <w:r w:rsidR="003965E9" w:rsidRPr="00740349">
          <w:t xml:space="preserve"> of </w:t>
        </w:r>
      </w:ins>
      <w:r w:rsidR="00A14CA8" w:rsidRPr="00740349">
        <w:t>Part </w:t>
      </w:r>
      <w:del w:id="255" w:author="Author" w:date="2024-09-12T09:53:00Z" w16du:dateUtc="2024-09-11T23:53:00Z">
        <w:r w:rsidR="00A31C57" w:rsidRPr="00570B02">
          <w:delText>3</w:delText>
        </w:r>
      </w:del>
      <w:ins w:id="256" w:author="Author" w:date="2024-09-12T09:53:00Z" w16du:dateUtc="2024-09-11T23:53:00Z">
        <w:r w:rsidR="00A14CA8" w:rsidRPr="00740349">
          <w:t>2</w:t>
        </w:r>
      </w:ins>
      <w:r w:rsidR="00A80961" w:rsidRPr="00740349">
        <w:t>.</w:t>
      </w:r>
    </w:p>
    <w:p w14:paraId="3AA04944" w14:textId="77777777" w:rsidR="00702BB9" w:rsidRPr="00740349" w:rsidRDefault="00C30AB4" w:rsidP="00740349">
      <w:pPr>
        <w:pStyle w:val="subsection"/>
        <w:rPr>
          <w:moveFrom w:id="257" w:author="Author" w:date="2024-09-12T09:53:00Z" w16du:dateUtc="2024-09-11T23:53:00Z"/>
        </w:rPr>
      </w:pPr>
      <w:r w:rsidRPr="00740349">
        <w:rPr>
          <w:b/>
          <w:i/>
        </w:rPr>
        <w:lastRenderedPageBreak/>
        <w:t>news content</w:t>
      </w:r>
      <w:r w:rsidRPr="00740349">
        <w:t xml:space="preserve"> </w:t>
      </w:r>
      <w:del w:id="258" w:author="Author" w:date="2024-09-12T09:53:00Z" w16du:dateUtc="2024-09-11T23:53:00Z">
        <w:r w:rsidRPr="00570B02">
          <w:delText>means</w:delText>
        </w:r>
      </w:del>
      <w:moveFromRangeStart w:id="259" w:author="Author" w:date="2024-09-12T09:53:00Z" w:name="move177027236"/>
      <w:moveFrom w:id="260" w:author="Author" w:date="2024-09-12T09:53:00Z" w16du:dateUtc="2024-09-11T23:53:00Z">
        <w:r w:rsidR="00702BB9" w:rsidRPr="00740349">
          <w:t xml:space="preserve"> content that reports, investigates or explains any of the following:</w:t>
        </w:r>
      </w:moveFrom>
    </w:p>
    <w:p w14:paraId="32278B33" w14:textId="77777777" w:rsidR="00702BB9" w:rsidRPr="00740349" w:rsidRDefault="00702BB9" w:rsidP="00740349">
      <w:pPr>
        <w:pStyle w:val="paragraph"/>
        <w:rPr>
          <w:moveFrom w:id="261" w:author="Author" w:date="2024-09-12T09:53:00Z" w16du:dateUtc="2024-09-11T23:53:00Z"/>
        </w:rPr>
      </w:pPr>
      <w:moveFrom w:id="262" w:author="Author" w:date="2024-09-12T09:53:00Z" w16du:dateUtc="2024-09-11T23:53:00Z">
        <w:r w:rsidRPr="00740349">
          <w:tab/>
          <w:t>(a)</w:t>
        </w:r>
        <w:r w:rsidRPr="00740349">
          <w:tab/>
          <w:t>issues or events that are relevant in engaging persons in public debate and in informing democratic decision</w:t>
        </w:r>
        <w:r w:rsidR="00740349">
          <w:noBreakHyphen/>
        </w:r>
        <w:r w:rsidRPr="00740349">
          <w:t>making;</w:t>
        </w:r>
      </w:moveFrom>
    </w:p>
    <w:p w14:paraId="3213E0AC" w14:textId="77777777" w:rsidR="00702BB9" w:rsidRPr="00740349" w:rsidRDefault="00702BB9" w:rsidP="00740349">
      <w:pPr>
        <w:pStyle w:val="paragraph"/>
        <w:rPr>
          <w:moveFrom w:id="263" w:author="Author" w:date="2024-09-12T09:53:00Z" w16du:dateUtc="2024-09-11T23:53:00Z"/>
        </w:rPr>
      </w:pPr>
      <w:moveFrom w:id="264" w:author="Author" w:date="2024-09-12T09:53:00Z" w16du:dateUtc="2024-09-11T23:53:00Z">
        <w:r w:rsidRPr="00740349">
          <w:tab/>
          <w:t>(b)</w:t>
        </w:r>
        <w:r w:rsidRPr="00740349">
          <w:tab/>
          <w:t>current issues or events of public significance for persons at a local, regional, national or international level;</w:t>
        </w:r>
      </w:moveFrom>
    </w:p>
    <w:p w14:paraId="3F9EE25A" w14:textId="77777777" w:rsidR="00702BB9" w:rsidRPr="00740349" w:rsidRDefault="00702BB9" w:rsidP="00740349">
      <w:pPr>
        <w:pStyle w:val="paragraph"/>
        <w:rPr>
          <w:moveFrom w:id="265" w:author="Author" w:date="2024-09-12T09:53:00Z" w16du:dateUtc="2024-09-11T23:53:00Z"/>
        </w:rPr>
      </w:pPr>
      <w:moveFrom w:id="266" w:author="Author" w:date="2024-09-12T09:53:00Z" w16du:dateUtc="2024-09-11T23:53:00Z">
        <w:r w:rsidRPr="00740349">
          <w:tab/>
          <w:t>(c)</w:t>
        </w:r>
        <w:r w:rsidRPr="00740349">
          <w:tab/>
          <w:t>current issues or events of interest to persons.</w:t>
        </w:r>
      </w:moveFrom>
    </w:p>
    <w:moveFromRangeEnd w:id="259"/>
    <w:p w14:paraId="3BD0A0C7" w14:textId="77777777" w:rsidR="00DC703D" w:rsidRPr="00570B02" w:rsidRDefault="00DC703D" w:rsidP="00257574">
      <w:pPr>
        <w:pStyle w:val="Definition"/>
        <w:rPr>
          <w:del w:id="267" w:author="Author" w:date="2024-09-12T09:53:00Z" w16du:dateUtc="2024-09-11T23:53:00Z"/>
        </w:rPr>
      </w:pPr>
      <w:del w:id="268" w:author="Author" w:date="2024-09-12T09:53:00Z" w16du:dateUtc="2024-09-11T23:53:00Z">
        <w:r w:rsidRPr="00570B02">
          <w:rPr>
            <w:b/>
            <w:i/>
          </w:rPr>
          <w:delText>news source</w:delText>
        </w:r>
        <w:r w:rsidRPr="00570B02">
          <w:delText xml:space="preserve"> means any of the following, if it produces, and publishes online, news content:</w:delText>
        </w:r>
      </w:del>
    </w:p>
    <w:p w14:paraId="4DB4C41D" w14:textId="77777777" w:rsidR="00DC703D" w:rsidRPr="00570B02" w:rsidRDefault="00DC703D" w:rsidP="00257574">
      <w:pPr>
        <w:pStyle w:val="paragraph"/>
        <w:rPr>
          <w:del w:id="269" w:author="Author" w:date="2024-09-12T09:53:00Z" w16du:dateUtc="2024-09-11T23:53:00Z"/>
        </w:rPr>
      </w:pPr>
      <w:del w:id="270" w:author="Author" w:date="2024-09-12T09:53:00Z" w16du:dateUtc="2024-09-11T23:53:00Z">
        <w:r w:rsidRPr="00570B02">
          <w:tab/>
          <w:delText>(a)</w:delText>
        </w:r>
        <w:r w:rsidRPr="00570B02">
          <w:tab/>
          <w:delText>a newspaper masthead;</w:delText>
        </w:r>
      </w:del>
    </w:p>
    <w:p w14:paraId="2AD473DD" w14:textId="77777777" w:rsidR="00DC703D" w:rsidRPr="00570B02" w:rsidRDefault="00DC703D" w:rsidP="00257574">
      <w:pPr>
        <w:pStyle w:val="paragraph"/>
        <w:rPr>
          <w:del w:id="271" w:author="Author" w:date="2024-09-12T09:53:00Z" w16du:dateUtc="2024-09-11T23:53:00Z"/>
        </w:rPr>
      </w:pPr>
      <w:del w:id="272" w:author="Author" w:date="2024-09-12T09:53:00Z" w16du:dateUtc="2024-09-11T23:53:00Z">
        <w:r w:rsidRPr="00570B02">
          <w:tab/>
          <w:delText>(b)</w:delText>
        </w:r>
        <w:r w:rsidRPr="00570B02">
          <w:tab/>
          <w:delText>a magazine;</w:delText>
        </w:r>
      </w:del>
    </w:p>
    <w:p w14:paraId="336DAB45" w14:textId="77777777" w:rsidR="00DC703D" w:rsidRPr="00570B02" w:rsidRDefault="00DC703D" w:rsidP="00257574">
      <w:pPr>
        <w:pStyle w:val="paragraph"/>
        <w:rPr>
          <w:del w:id="273" w:author="Author" w:date="2024-09-12T09:53:00Z" w16du:dateUtc="2024-09-11T23:53:00Z"/>
        </w:rPr>
      </w:pPr>
      <w:del w:id="274" w:author="Author" w:date="2024-09-12T09:53:00Z" w16du:dateUtc="2024-09-11T23:53:00Z">
        <w:r w:rsidRPr="00570B02">
          <w:tab/>
          <w:delText>(c)</w:delText>
        </w:r>
        <w:r w:rsidRPr="00570B02">
          <w:tab/>
          <w:delText>a television program or channel;</w:delText>
        </w:r>
      </w:del>
    </w:p>
    <w:p w14:paraId="11504292" w14:textId="77777777" w:rsidR="00DC703D" w:rsidRPr="00570B02" w:rsidRDefault="00DC703D" w:rsidP="00257574">
      <w:pPr>
        <w:pStyle w:val="paragraph"/>
        <w:rPr>
          <w:del w:id="275" w:author="Author" w:date="2024-09-12T09:53:00Z" w16du:dateUtc="2024-09-11T23:53:00Z"/>
        </w:rPr>
      </w:pPr>
      <w:del w:id="276" w:author="Author" w:date="2024-09-12T09:53:00Z" w16du:dateUtc="2024-09-11T23:53:00Z">
        <w:r w:rsidRPr="00570B02">
          <w:tab/>
          <w:delText>(d)</w:delText>
        </w:r>
        <w:r w:rsidRPr="00570B02">
          <w:tab/>
          <w:delText>a radio program or channel;</w:delText>
        </w:r>
      </w:del>
    </w:p>
    <w:p w14:paraId="4F169FF9" w14:textId="77777777" w:rsidR="00DC703D" w:rsidRPr="00570B02" w:rsidRDefault="00DC703D" w:rsidP="00257574">
      <w:pPr>
        <w:pStyle w:val="paragraph"/>
        <w:rPr>
          <w:del w:id="277" w:author="Author" w:date="2024-09-12T09:53:00Z" w16du:dateUtc="2024-09-11T23:53:00Z"/>
        </w:rPr>
      </w:pPr>
      <w:del w:id="278" w:author="Author" w:date="2024-09-12T09:53:00Z" w16du:dateUtc="2024-09-11T23:53:00Z">
        <w:r w:rsidRPr="00570B02">
          <w:tab/>
          <w:delText>(e)</w:delText>
        </w:r>
        <w:r w:rsidRPr="00570B02">
          <w:tab/>
          <w:delText>a website or part of a website;</w:delText>
        </w:r>
      </w:del>
    </w:p>
    <w:p w14:paraId="3203F17E" w14:textId="77777777" w:rsidR="00DC703D" w:rsidRPr="00570B02" w:rsidRDefault="00DC703D" w:rsidP="00257574">
      <w:pPr>
        <w:pStyle w:val="paragraph"/>
        <w:rPr>
          <w:del w:id="279" w:author="Author" w:date="2024-09-12T09:53:00Z" w16du:dateUtc="2024-09-11T23:53:00Z"/>
        </w:rPr>
      </w:pPr>
      <w:del w:id="280" w:author="Author" w:date="2024-09-12T09:53:00Z" w16du:dateUtc="2024-09-11T23:53:00Z">
        <w:r w:rsidRPr="00570B02">
          <w:tab/>
          <w:delText>(f)</w:delText>
        </w:r>
        <w:r w:rsidRPr="00570B02">
          <w:tab/>
          <w:delText>a program of audio or video content designed to be distributed over the internet</w:delText>
        </w:r>
        <w:r w:rsidR="00A80961" w:rsidRPr="00570B02">
          <w:delText>.</w:delText>
        </w:r>
      </w:del>
    </w:p>
    <w:p w14:paraId="2A442F5E" w14:textId="4D5E758E" w:rsidR="00DC703D" w:rsidRPr="00740349" w:rsidRDefault="002A2ADB" w:rsidP="00740349">
      <w:pPr>
        <w:pStyle w:val="Definition"/>
        <w:rPr>
          <w:ins w:id="281" w:author="Author" w:date="2024-09-12T09:53:00Z" w16du:dateUtc="2024-09-11T23:53:00Z"/>
        </w:rPr>
      </w:pPr>
      <w:ins w:id="282" w:author="Author" w:date="2024-09-12T09:53:00Z" w16du:dateUtc="2024-09-11T23:53:00Z">
        <w:r w:rsidRPr="00740349">
          <w:t xml:space="preserve">has the meaning given by </w:t>
        </w:r>
        <w:r w:rsidR="00700160" w:rsidRPr="00740349">
          <w:t>subclause 1</w:t>
        </w:r>
        <w:r w:rsidR="00CD4CD9" w:rsidRPr="00740349">
          <w:t>6</w:t>
        </w:r>
        <w:r w:rsidRPr="00740349">
          <w:t>(3).</w:t>
        </w:r>
      </w:ins>
    </w:p>
    <w:p w14:paraId="14D9E2C5" w14:textId="5C54470A" w:rsidR="00EC0EC2" w:rsidRPr="00740349" w:rsidRDefault="00EC0EC2" w:rsidP="00740349">
      <w:pPr>
        <w:pStyle w:val="Definition"/>
      </w:pPr>
      <w:r w:rsidRPr="00740349">
        <w:rPr>
          <w:b/>
          <w:i/>
        </w:rPr>
        <w:t>participant</w:t>
      </w:r>
      <w:r w:rsidRPr="00740349">
        <w:t xml:space="preserve">, in a section of the digital platform industry, has the meaning given by </w:t>
      </w:r>
      <w:r w:rsidR="00700160" w:rsidRPr="00740349">
        <w:t>clause</w:t>
      </w:r>
      <w:del w:id="283" w:author="Author" w:date="2024-09-12T09:53:00Z" w16du:dateUtc="2024-09-11T23:53:00Z">
        <w:r w:rsidRPr="00570B02">
          <w:delText xml:space="preserve"> </w:delText>
        </w:r>
        <w:r w:rsidR="00A80961" w:rsidRPr="00570B02">
          <w:delText>31</w:delText>
        </w:r>
      </w:del>
      <w:ins w:id="284" w:author="Author" w:date="2024-09-12T09:53:00Z" w16du:dateUtc="2024-09-11T23:53:00Z">
        <w:r w:rsidR="00700160" w:rsidRPr="00740349">
          <w:t> 4</w:t>
        </w:r>
        <w:r w:rsidR="00CD4CD9" w:rsidRPr="00740349">
          <w:t>3</w:t>
        </w:r>
      </w:ins>
      <w:r w:rsidR="00A80961" w:rsidRPr="00740349">
        <w:t>.</w:t>
      </w:r>
    </w:p>
    <w:p w14:paraId="05DD6D32" w14:textId="77777777" w:rsidR="00D60509" w:rsidRPr="00740349" w:rsidRDefault="00D60509" w:rsidP="00740349">
      <w:pPr>
        <w:pStyle w:val="Definition"/>
      </w:pPr>
      <w:r w:rsidRPr="00740349">
        <w:rPr>
          <w:b/>
          <w:i/>
        </w:rPr>
        <w:t>post</w:t>
      </w:r>
      <w:r w:rsidRPr="00740349">
        <w:t xml:space="preserve">: content is </w:t>
      </w:r>
      <w:r w:rsidRPr="00740349">
        <w:rPr>
          <w:b/>
          <w:i/>
        </w:rPr>
        <w:t>posted</w:t>
      </w:r>
      <w:r w:rsidRPr="00740349">
        <w:t xml:space="preserve"> on a digital service by an end</w:t>
      </w:r>
      <w:r w:rsidR="00740349">
        <w:noBreakHyphen/>
      </w:r>
      <w:r w:rsidRPr="00740349">
        <w:t>user if the end</w:t>
      </w:r>
      <w:r w:rsidR="00740349">
        <w:noBreakHyphen/>
      </w:r>
      <w:r w:rsidRPr="00740349">
        <w:t xml:space="preserve">user causes the </w:t>
      </w:r>
      <w:r w:rsidR="00973042" w:rsidRPr="00740349">
        <w:t>content</w:t>
      </w:r>
      <w:r w:rsidRPr="00740349">
        <w:t xml:space="preserve"> to be accessible to, or delivered to, one or more other end</w:t>
      </w:r>
      <w:r w:rsidR="00740349">
        <w:noBreakHyphen/>
      </w:r>
      <w:r w:rsidRPr="00740349">
        <w:t>users using the</w:t>
      </w:r>
      <w:r w:rsidR="00371CA1" w:rsidRPr="00740349">
        <w:t xml:space="preserve"> digital</w:t>
      </w:r>
      <w:r w:rsidRPr="00740349">
        <w:t xml:space="preserve"> service</w:t>
      </w:r>
      <w:r w:rsidR="00A80961" w:rsidRPr="00740349">
        <w:t>.</w:t>
      </w:r>
    </w:p>
    <w:p w14:paraId="1AB2D189" w14:textId="7949171F" w:rsidR="00061B33" w:rsidRPr="00740349" w:rsidRDefault="00F12F8B" w:rsidP="00740349">
      <w:pPr>
        <w:pStyle w:val="Definition"/>
        <w:rPr>
          <w:ins w:id="285" w:author="Author" w:date="2024-09-12T09:53:00Z" w16du:dateUtc="2024-09-11T23:53:00Z"/>
        </w:rPr>
      </w:pPr>
      <w:r w:rsidRPr="00740349">
        <w:rPr>
          <w:b/>
          <w:i/>
        </w:rPr>
        <w:t>private message</w:t>
      </w:r>
      <w:r w:rsidR="00DB11D2" w:rsidRPr="00740349">
        <w:t xml:space="preserve"> </w:t>
      </w:r>
      <w:r w:rsidRPr="00740349">
        <w:t xml:space="preserve">means </w:t>
      </w:r>
      <w:del w:id="286" w:author="Author" w:date="2024-09-12T09:53:00Z" w16du:dateUtc="2024-09-11T23:53:00Z">
        <w:r w:rsidR="00D60BD9" w:rsidRPr="00570B02">
          <w:delText>a</w:delText>
        </w:r>
        <w:r w:rsidR="00C631C2" w:rsidRPr="00570B02">
          <w:delText>n instant</w:delText>
        </w:r>
      </w:del>
      <w:ins w:id="287" w:author="Author" w:date="2024-09-12T09:53:00Z" w16du:dateUtc="2024-09-11T23:53:00Z">
        <w:r w:rsidR="00D60BD9" w:rsidRPr="00740349">
          <w:t>a</w:t>
        </w:r>
      </w:ins>
      <w:r w:rsidR="00D60BD9" w:rsidRPr="00740349">
        <w:t xml:space="preserve"> message sent using a </w:t>
      </w:r>
      <w:r w:rsidR="001A7A76" w:rsidRPr="00740349">
        <w:t xml:space="preserve">digital </w:t>
      </w:r>
      <w:ins w:id="288" w:author="Author" w:date="2024-09-12T09:53:00Z" w16du:dateUtc="2024-09-11T23:53:00Z">
        <w:r w:rsidR="001A7A76" w:rsidRPr="00740349">
          <w:t xml:space="preserve">communications </w:t>
        </w:r>
      </w:ins>
      <w:r w:rsidR="001A7A76" w:rsidRPr="00740349">
        <w:t>platform</w:t>
      </w:r>
      <w:r w:rsidR="00D60BD9" w:rsidRPr="00740349">
        <w:t xml:space="preserve"> </w:t>
      </w:r>
      <w:del w:id="289" w:author="Author" w:date="2024-09-12T09:53:00Z" w16du:dateUtc="2024-09-11T23:53:00Z">
        <w:r w:rsidR="00D60BD9" w:rsidRPr="00570B02">
          <w:delText xml:space="preserve">service </w:delText>
        </w:r>
      </w:del>
      <w:r w:rsidR="00D60BD9" w:rsidRPr="00740349">
        <w:t xml:space="preserve">from </w:t>
      </w:r>
      <w:del w:id="290" w:author="Author" w:date="2024-09-12T09:53:00Z" w16du:dateUtc="2024-09-11T23:53:00Z">
        <w:r w:rsidR="00864580" w:rsidRPr="00570B02">
          <w:delText>one</w:delText>
        </w:r>
      </w:del>
      <w:ins w:id="291" w:author="Author" w:date="2024-09-12T09:53:00Z" w16du:dateUtc="2024-09-11T23:53:00Z">
        <w:r w:rsidR="00E43BA2" w:rsidRPr="00740349">
          <w:t>an</w:t>
        </w:r>
      </w:ins>
      <w:r w:rsidR="00E43BA2" w:rsidRPr="00740349">
        <w:t xml:space="preserve"> </w:t>
      </w:r>
      <w:r w:rsidR="00D60BD9" w:rsidRPr="00740349">
        <w:t>end</w:t>
      </w:r>
      <w:r w:rsidR="00740349">
        <w:noBreakHyphen/>
      </w:r>
      <w:r w:rsidR="00D60BD9" w:rsidRPr="00740349">
        <w:t>user</w:t>
      </w:r>
      <w:del w:id="292" w:author="Author" w:date="2024-09-12T09:53:00Z" w16du:dateUtc="2024-09-11T23:53:00Z">
        <w:r w:rsidR="00D60BD9" w:rsidRPr="00570B02">
          <w:delText xml:space="preserve"> of the service </w:delText>
        </w:r>
        <w:r w:rsidR="00EC4D2E" w:rsidRPr="00570B02">
          <w:delText xml:space="preserve">(the </w:delText>
        </w:r>
        <w:r w:rsidR="00EC4D2E" w:rsidRPr="00570B02">
          <w:rPr>
            <w:b/>
            <w:i/>
          </w:rPr>
          <w:delText>sender</w:delText>
        </w:r>
        <w:r w:rsidR="00EC4D2E" w:rsidRPr="00570B02">
          <w:delText xml:space="preserve">) </w:delText>
        </w:r>
      </w:del>
      <w:ins w:id="293" w:author="Author" w:date="2024-09-12T09:53:00Z" w16du:dateUtc="2024-09-11T23:53:00Z">
        <w:r w:rsidR="00061B33" w:rsidRPr="00740349">
          <w:t>:</w:t>
        </w:r>
      </w:ins>
    </w:p>
    <w:p w14:paraId="591D3B5A" w14:textId="67EAEC68" w:rsidR="00061B33" w:rsidRPr="00740349" w:rsidRDefault="00061B33" w:rsidP="00740349">
      <w:pPr>
        <w:pStyle w:val="paragraph"/>
        <w:rPr>
          <w:ins w:id="294" w:author="Author" w:date="2024-09-12T09:53:00Z" w16du:dateUtc="2024-09-11T23:53:00Z"/>
        </w:rPr>
      </w:pPr>
      <w:ins w:id="295" w:author="Author" w:date="2024-09-12T09:53:00Z" w16du:dateUtc="2024-09-11T23:53:00Z">
        <w:r w:rsidRPr="00740349">
          <w:tab/>
          <w:t>(a)</w:t>
        </w:r>
        <w:r w:rsidRPr="00740349">
          <w:tab/>
        </w:r>
      </w:ins>
      <w:r w:rsidR="00E43BA2" w:rsidRPr="00740349">
        <w:t xml:space="preserve">to </w:t>
      </w:r>
      <w:del w:id="296" w:author="Author" w:date="2024-09-12T09:53:00Z" w16du:dateUtc="2024-09-11T23:53:00Z">
        <w:r w:rsidR="00DC703D" w:rsidRPr="00570B02">
          <w:delText>on</w:delText>
        </w:r>
        <w:r w:rsidR="00CE257A" w:rsidRPr="00570B02">
          <w:delText>e</w:delText>
        </w:r>
        <w:r w:rsidR="00DC703D" w:rsidRPr="00570B02">
          <w:delText xml:space="preserve"> or more other </w:delText>
        </w:r>
      </w:del>
      <w:ins w:id="297" w:author="Author" w:date="2024-09-12T09:53:00Z" w16du:dateUtc="2024-09-11T23:53:00Z">
        <w:r w:rsidRPr="00740349">
          <w:t xml:space="preserve">another </w:t>
        </w:r>
      </w:ins>
      <w:r w:rsidRPr="00740349">
        <w:t>end</w:t>
      </w:r>
      <w:r w:rsidR="00740349">
        <w:noBreakHyphen/>
      </w:r>
      <w:del w:id="298" w:author="Author" w:date="2024-09-12T09:53:00Z" w16du:dateUtc="2024-09-11T23:53:00Z">
        <w:r w:rsidR="00D60BD9" w:rsidRPr="00570B02">
          <w:delText>user</w:delText>
        </w:r>
        <w:r w:rsidR="00DC703D" w:rsidRPr="00570B02">
          <w:delText>s</w:delText>
        </w:r>
        <w:r w:rsidR="00D60BD9" w:rsidRPr="00570B02">
          <w:delText xml:space="preserve"> of the service</w:delText>
        </w:r>
        <w:r w:rsidR="00DC703D" w:rsidRPr="00570B02">
          <w:delText xml:space="preserve"> </w:delText>
        </w:r>
        <w:r w:rsidR="00EC4D2E" w:rsidRPr="00570B02">
          <w:delText xml:space="preserve">(the </w:delText>
        </w:r>
        <w:r w:rsidR="00EC4D2E" w:rsidRPr="00570B02">
          <w:rPr>
            <w:b/>
            <w:i/>
          </w:rPr>
          <w:delText>recipients</w:delText>
        </w:r>
        <w:r w:rsidR="00EC4D2E" w:rsidRPr="00570B02">
          <w:delText xml:space="preserve">) </w:delText>
        </w:r>
        <w:r w:rsidR="00DC703D" w:rsidRPr="00570B02">
          <w:delText xml:space="preserve">where </w:delText>
        </w:r>
        <w:r w:rsidR="00864580" w:rsidRPr="00570B02">
          <w:delText>the message is only observable</w:delText>
        </w:r>
      </w:del>
      <w:ins w:id="299" w:author="Author" w:date="2024-09-12T09:53:00Z" w16du:dateUtc="2024-09-11T23:53:00Z">
        <w:r w:rsidRPr="00740349">
          <w:t>user; or</w:t>
        </w:r>
      </w:ins>
    </w:p>
    <w:p w14:paraId="517AC994" w14:textId="3A7C45C5" w:rsidR="0016205C" w:rsidRPr="00740349" w:rsidRDefault="00061B33" w:rsidP="00740349">
      <w:pPr>
        <w:pStyle w:val="paragraph"/>
      </w:pPr>
      <w:ins w:id="300" w:author="Author" w:date="2024-09-12T09:53:00Z" w16du:dateUtc="2024-09-11T23:53:00Z">
        <w:r w:rsidRPr="00740349">
          <w:tab/>
          <w:t>(b)</w:t>
        </w:r>
        <w:r w:rsidRPr="00740349">
          <w:tab/>
        </w:r>
        <w:r w:rsidR="00E43BA2" w:rsidRPr="00740349">
          <w:t>at the same time</w:t>
        </w:r>
      </w:ins>
      <w:r w:rsidR="00E43BA2" w:rsidRPr="00740349">
        <w:t xml:space="preserve"> to </w:t>
      </w:r>
      <w:ins w:id="301" w:author="Author" w:date="2024-09-12T09:53:00Z" w16du:dateUtc="2024-09-11T23:53:00Z">
        <w:r w:rsidR="00E43BA2" w:rsidRPr="00740349">
          <w:t xml:space="preserve">a number of </w:t>
        </w:r>
      </w:ins>
      <w:r w:rsidR="00E43BA2" w:rsidRPr="00740349">
        <w:t>end</w:t>
      </w:r>
      <w:r w:rsidR="00740349">
        <w:noBreakHyphen/>
      </w:r>
      <w:r w:rsidR="00E43BA2" w:rsidRPr="00740349">
        <w:t xml:space="preserve">users </w:t>
      </w:r>
      <w:del w:id="302" w:author="Author" w:date="2024-09-12T09:53:00Z" w16du:dateUtc="2024-09-11T23:53:00Z">
        <w:r w:rsidR="00DB11D2" w:rsidRPr="00570B02">
          <w:delText>of the service</w:delText>
        </w:r>
        <w:r w:rsidR="00EC4D2E" w:rsidRPr="00570B02">
          <w:delText xml:space="preserve"> </w:delText>
        </w:r>
        <w:r w:rsidR="00864580" w:rsidRPr="00570B02">
          <w:delText xml:space="preserve">selected by </w:delText>
        </w:r>
        <w:r w:rsidR="00EC4D2E" w:rsidRPr="00570B02">
          <w:delText>the sender or any of the recipients</w:delText>
        </w:r>
        <w:r w:rsidR="00A80961" w:rsidRPr="00570B02">
          <w:delText>.</w:delText>
        </w:r>
      </w:del>
      <w:ins w:id="303" w:author="Author" w:date="2024-09-12T09:53:00Z" w16du:dateUtc="2024-09-11T23:53:00Z">
        <w:r w:rsidR="00E43BA2" w:rsidRPr="00740349">
          <w:t xml:space="preserve">that </w:t>
        </w:r>
        <w:r w:rsidR="0016205C" w:rsidRPr="00740349">
          <w:t>does not exceed:</w:t>
        </w:r>
      </w:ins>
    </w:p>
    <w:p w14:paraId="6E942375" w14:textId="77777777" w:rsidR="00A749AE" w:rsidRPr="00740349" w:rsidRDefault="0016205C" w:rsidP="00740349">
      <w:pPr>
        <w:pStyle w:val="paragraphsub"/>
        <w:rPr>
          <w:ins w:id="304" w:author="Author" w:date="2024-09-12T09:53:00Z" w16du:dateUtc="2024-09-11T23:53:00Z"/>
        </w:rPr>
      </w:pPr>
      <w:ins w:id="305" w:author="Author" w:date="2024-09-12T09:53:00Z" w16du:dateUtc="2024-09-11T23:53:00Z">
        <w:r w:rsidRPr="00740349">
          <w:tab/>
          <w:t>(</w:t>
        </w:r>
        <w:r w:rsidR="00A749AE" w:rsidRPr="00740349">
          <w:t>i</w:t>
        </w:r>
        <w:r w:rsidRPr="00740349">
          <w:t>)</w:t>
        </w:r>
        <w:r w:rsidRPr="00740349">
          <w:tab/>
          <w:t>the number specified in the digital platform rules;</w:t>
        </w:r>
        <w:r w:rsidR="001A0005" w:rsidRPr="00740349">
          <w:t xml:space="preserve"> or</w:t>
        </w:r>
      </w:ins>
    </w:p>
    <w:p w14:paraId="44212089" w14:textId="77777777" w:rsidR="001A0005" w:rsidRPr="00740349" w:rsidRDefault="001A0005" w:rsidP="00740349">
      <w:pPr>
        <w:pStyle w:val="paragraphsub"/>
        <w:rPr>
          <w:ins w:id="306" w:author="Author" w:date="2024-09-12T09:53:00Z" w16du:dateUtc="2024-09-11T23:53:00Z"/>
        </w:rPr>
      </w:pPr>
      <w:ins w:id="307" w:author="Author" w:date="2024-09-12T09:53:00Z" w16du:dateUtc="2024-09-11T23:53:00Z">
        <w:r w:rsidRPr="00740349">
          <w:tab/>
          <w:t>(</w:t>
        </w:r>
        <w:r w:rsidR="00A749AE" w:rsidRPr="00740349">
          <w:t>ii</w:t>
        </w:r>
        <w:r w:rsidRPr="00740349">
          <w:t>)</w:t>
        </w:r>
        <w:r w:rsidRPr="00740349">
          <w:tab/>
          <w:t>if no number is specified in the digital platform rules—1,000.</w:t>
        </w:r>
      </w:ins>
    </w:p>
    <w:p w14:paraId="45EA0A4D" w14:textId="4C8D774C" w:rsidR="002A2ADB" w:rsidRPr="00740349" w:rsidRDefault="00056C95" w:rsidP="00740349">
      <w:pPr>
        <w:pStyle w:val="Definition"/>
      </w:pPr>
      <w:r w:rsidRPr="00740349">
        <w:rPr>
          <w:b/>
          <w:i/>
        </w:rPr>
        <w:lastRenderedPageBreak/>
        <w:t>professional news content</w:t>
      </w:r>
      <w:r w:rsidRPr="00740349">
        <w:t xml:space="preserve"> </w:t>
      </w:r>
      <w:del w:id="308" w:author="Author" w:date="2024-09-12T09:53:00Z" w16du:dateUtc="2024-09-11T23:53:00Z">
        <w:r w:rsidRPr="00570B02">
          <w:delText>means news content produced by</w:delText>
        </w:r>
        <w:r w:rsidR="00DC703D" w:rsidRPr="00570B02">
          <w:delText xml:space="preserve"> a news source</w:delText>
        </w:r>
        <w:r w:rsidRPr="00570B02">
          <w:delText xml:space="preserve"> who:</w:delText>
        </w:r>
      </w:del>
      <w:ins w:id="309" w:author="Author" w:date="2024-09-12T09:53:00Z" w16du:dateUtc="2024-09-11T23:53:00Z">
        <w:r w:rsidR="002A2ADB" w:rsidRPr="00740349">
          <w:t xml:space="preserve">has the meaning given by </w:t>
        </w:r>
        <w:r w:rsidR="00700160" w:rsidRPr="00740349">
          <w:t>subclause 1</w:t>
        </w:r>
        <w:r w:rsidR="00CD4CD9" w:rsidRPr="00740349">
          <w:t>6</w:t>
        </w:r>
        <w:r w:rsidR="002A2ADB" w:rsidRPr="00740349">
          <w:t>(</w:t>
        </w:r>
        <w:r w:rsidR="00EF5CA9" w:rsidRPr="00740349">
          <w:t>2</w:t>
        </w:r>
        <w:r w:rsidR="002A2ADB" w:rsidRPr="00740349">
          <w:t>).</w:t>
        </w:r>
      </w:ins>
    </w:p>
    <w:p w14:paraId="63C4A478" w14:textId="77777777" w:rsidR="00702BB9" w:rsidRPr="00740349" w:rsidRDefault="00056C95" w:rsidP="00740349">
      <w:pPr>
        <w:pStyle w:val="paragraph"/>
        <w:rPr>
          <w:moveFrom w:id="310" w:author="Author" w:date="2024-09-12T09:53:00Z" w16du:dateUtc="2024-09-11T23:53:00Z"/>
        </w:rPr>
      </w:pPr>
      <w:del w:id="311" w:author="Author" w:date="2024-09-12T09:53:00Z" w16du:dateUtc="2024-09-11T23:53:00Z">
        <w:r w:rsidRPr="00570B02">
          <w:tab/>
          <w:delText>(a)</w:delText>
        </w:r>
        <w:r w:rsidRPr="00570B02">
          <w:tab/>
          <w:delText xml:space="preserve"> </w:delText>
        </w:r>
      </w:del>
      <w:moveFromRangeStart w:id="312" w:author="Author" w:date="2024-09-12T09:53:00Z" w:name="move177027237"/>
      <w:moveFrom w:id="313" w:author="Author" w:date="2024-09-12T09:53:00Z" w16du:dateUtc="2024-09-11T23:53:00Z">
        <w:r w:rsidR="00702BB9" w:rsidRPr="00740349">
          <w:t>is subject to any of the following:</w:t>
        </w:r>
      </w:moveFrom>
    </w:p>
    <w:p w14:paraId="09E6804A" w14:textId="77777777" w:rsidR="00702BB9" w:rsidRPr="00740349" w:rsidRDefault="00702BB9" w:rsidP="00740349">
      <w:pPr>
        <w:pStyle w:val="paragraphsub"/>
        <w:rPr>
          <w:moveFrom w:id="314" w:author="Author" w:date="2024-09-12T09:53:00Z" w16du:dateUtc="2024-09-11T23:53:00Z"/>
        </w:rPr>
      </w:pPr>
      <w:moveFrom w:id="315" w:author="Author" w:date="2024-09-12T09:53:00Z" w16du:dateUtc="2024-09-11T23:53:00Z">
        <w:r w:rsidRPr="00740349">
          <w:tab/>
          <w:t>(i)</w:t>
        </w:r>
        <w:r w:rsidRPr="00740349">
          <w:tab/>
          <w:t>the rules of the Australian Press Council Standards of Practice or the Independent Media Council Code of Conduct;</w:t>
        </w:r>
      </w:moveFrom>
    </w:p>
    <w:p w14:paraId="6AD4518D" w14:textId="77777777" w:rsidR="00702BB9" w:rsidRPr="00740349" w:rsidRDefault="00702BB9" w:rsidP="00740349">
      <w:pPr>
        <w:pStyle w:val="paragraphsub"/>
        <w:rPr>
          <w:moveFrom w:id="316" w:author="Author" w:date="2024-09-12T09:53:00Z" w16du:dateUtc="2024-09-11T23:53:00Z"/>
        </w:rPr>
      </w:pPr>
      <w:moveFrom w:id="317" w:author="Author" w:date="2024-09-12T09:53:00Z" w16du:dateUtc="2024-09-11T23:53:00Z">
        <w:r w:rsidRPr="00740349">
          <w:tab/>
          <w:t>(ii)</w:t>
        </w:r>
        <w:r w:rsidRPr="00740349">
          <w:tab/>
          <w:t>the rules of the Commercial Television Industry Code of Practice, the Commercial Radio Code of Practice or the Subscription Broadcast Television Codes of Practice;</w:t>
        </w:r>
      </w:moveFrom>
    </w:p>
    <w:p w14:paraId="6E4970AD" w14:textId="77777777" w:rsidR="00702BB9" w:rsidRPr="00740349" w:rsidRDefault="00702BB9" w:rsidP="00740349">
      <w:pPr>
        <w:pStyle w:val="paragraphsub"/>
        <w:rPr>
          <w:moveFrom w:id="318" w:author="Author" w:date="2024-09-12T09:53:00Z" w16du:dateUtc="2024-09-11T23:53:00Z"/>
        </w:rPr>
      </w:pPr>
      <w:moveFrom w:id="319" w:author="Author" w:date="2024-09-12T09:53:00Z" w16du:dateUtc="2024-09-11T23:53:00Z">
        <w:r w:rsidRPr="00740349">
          <w:tab/>
          <w:t>(iii)</w:t>
        </w:r>
        <w:r w:rsidRPr="00740349">
          <w:tab/>
          <w:t xml:space="preserve">rules of a code of practice mentioned in paragraph 8(1)(e) of the </w:t>
        </w:r>
        <w:r w:rsidRPr="00740349">
          <w:rPr>
            <w:i/>
          </w:rPr>
          <w:t>Australian Broadcasting Corporation Act 1983</w:t>
        </w:r>
        <w:r w:rsidRPr="00740349">
          <w:t xml:space="preserve"> or </w:t>
        </w:r>
        <w:r w:rsidR="00700160" w:rsidRPr="00740349">
          <w:t>paragraph 1</w:t>
        </w:r>
        <w:r w:rsidRPr="00740349">
          <w:t xml:space="preserve">0(1)(j) of the </w:t>
        </w:r>
        <w:r w:rsidRPr="00740349">
          <w:rPr>
            <w:i/>
          </w:rPr>
          <w:t>Special Broadcasting Service Act 1991</w:t>
        </w:r>
        <w:r w:rsidRPr="00740349">
          <w:t>;</w:t>
        </w:r>
      </w:moveFrom>
    </w:p>
    <w:p w14:paraId="1CDCA2F1" w14:textId="77777777" w:rsidR="00056C95" w:rsidRPr="00570B02" w:rsidRDefault="00702BB9" w:rsidP="00257574">
      <w:pPr>
        <w:pStyle w:val="paragraphsub"/>
        <w:rPr>
          <w:del w:id="320" w:author="Author" w:date="2024-09-12T09:53:00Z" w16du:dateUtc="2024-09-11T23:53:00Z"/>
        </w:rPr>
      </w:pPr>
      <w:moveFrom w:id="321" w:author="Author" w:date="2024-09-12T09:53:00Z" w16du:dateUtc="2024-09-11T23:53:00Z">
        <w:r w:rsidRPr="00740349">
          <w:tab/>
          <w:t>(iv)</w:t>
        </w:r>
        <w:r w:rsidRPr="00740349">
          <w:tab/>
          <w:t xml:space="preserve">rules or internal editorial standards that are analogous to the rules mentioned in </w:t>
        </w:r>
        <w:r w:rsidR="00F84BCE" w:rsidRPr="00740349">
          <w:t>sub</w:t>
        </w:r>
        <w:r w:rsidR="00B83758" w:rsidRPr="00740349">
          <w:t>paragraph (</w:t>
        </w:r>
        <w:r w:rsidRPr="00740349">
          <w:t xml:space="preserve">i), (ii) or (iii) </w:t>
        </w:r>
      </w:moveFrom>
      <w:moveFromRangeEnd w:id="312"/>
      <w:del w:id="322" w:author="Author" w:date="2024-09-12T09:53:00Z" w16du:dateUtc="2024-09-11T23:53:00Z">
        <w:r w:rsidR="00C30AB4" w:rsidRPr="00570B02">
          <w:delText>to the extent that they relate to the provision of quality journalism;</w:delText>
        </w:r>
      </w:del>
    </w:p>
    <w:p w14:paraId="5763AB1A" w14:textId="77777777" w:rsidR="00C30AB4" w:rsidRPr="00570B02" w:rsidRDefault="00C30AB4" w:rsidP="00257574">
      <w:pPr>
        <w:pStyle w:val="paragraphsub"/>
        <w:rPr>
          <w:del w:id="323" w:author="Author" w:date="2024-09-12T09:53:00Z" w16du:dateUtc="2024-09-11T23:53:00Z"/>
        </w:rPr>
      </w:pPr>
      <w:del w:id="324" w:author="Author" w:date="2024-09-12T09:53:00Z" w16du:dateUtc="2024-09-11T23:53:00Z">
        <w:r w:rsidRPr="00570B02">
          <w:tab/>
          <w:delText>(</w:delText>
        </w:r>
        <w:r w:rsidR="00056C95" w:rsidRPr="00570B02">
          <w:delText>v</w:delText>
        </w:r>
        <w:r w:rsidRPr="00570B02">
          <w:delText>)</w:delText>
        </w:r>
        <w:r w:rsidRPr="00570B02">
          <w:tab/>
          <w:delText xml:space="preserve">rules specified </w:delText>
        </w:r>
        <w:r w:rsidR="00DB11D2" w:rsidRPr="00570B02">
          <w:delText xml:space="preserve">for the purposes of this paragraph </w:delText>
        </w:r>
        <w:r w:rsidRPr="00570B02">
          <w:delText xml:space="preserve">in the </w:delText>
        </w:r>
        <w:r w:rsidR="00DC703D" w:rsidRPr="00570B02">
          <w:delText xml:space="preserve">digital platform rules; </w:delText>
        </w:r>
        <w:r w:rsidR="00056C95" w:rsidRPr="00570B02">
          <w:delText>and</w:delText>
        </w:r>
      </w:del>
    </w:p>
    <w:p w14:paraId="25A7DD16" w14:textId="77777777" w:rsidR="00056C95" w:rsidRPr="00570B02" w:rsidRDefault="00056C95" w:rsidP="00257574">
      <w:pPr>
        <w:pStyle w:val="paragraph"/>
        <w:rPr>
          <w:del w:id="325" w:author="Author" w:date="2024-09-12T09:53:00Z" w16du:dateUtc="2024-09-11T23:53:00Z"/>
        </w:rPr>
      </w:pPr>
      <w:del w:id="326" w:author="Author" w:date="2024-09-12T09:53:00Z" w16du:dateUtc="2024-09-11T23:53:00Z">
        <w:r w:rsidRPr="00570B02">
          <w:tab/>
          <w:delText>(b)</w:delText>
        </w:r>
        <w:r w:rsidRPr="00570B02">
          <w:tab/>
          <w:delText xml:space="preserve">has editorial independence from the subjects of </w:delText>
        </w:r>
        <w:r w:rsidR="00DC703D" w:rsidRPr="00570B02">
          <w:delText xml:space="preserve">the news source’s </w:delText>
        </w:r>
        <w:r w:rsidRPr="00570B02">
          <w:delText>news coverage</w:delText>
        </w:r>
        <w:r w:rsidR="00A80961" w:rsidRPr="00570B02">
          <w:delText>.</w:delText>
        </w:r>
      </w:del>
    </w:p>
    <w:p w14:paraId="3E9A0058" w14:textId="33D96A43" w:rsidR="00794359" w:rsidRPr="00740349" w:rsidRDefault="00794359" w:rsidP="00740349">
      <w:pPr>
        <w:pStyle w:val="Definition"/>
        <w:rPr>
          <w:ins w:id="327" w:author="Author" w:date="2024-09-12T09:53:00Z" w16du:dateUtc="2024-09-11T23:53:00Z"/>
        </w:rPr>
      </w:pPr>
      <w:ins w:id="328" w:author="Author" w:date="2024-09-12T09:53:00Z" w16du:dateUtc="2024-09-11T23:53:00Z">
        <w:r w:rsidRPr="00740349">
          <w:rPr>
            <w:b/>
            <w:i/>
          </w:rPr>
          <w:t>protected information</w:t>
        </w:r>
        <w:r w:rsidRPr="00740349">
          <w:t xml:space="preserve"> means:</w:t>
        </w:r>
      </w:ins>
    </w:p>
    <w:p w14:paraId="350BF7AD" w14:textId="77777777" w:rsidR="00CE63F8" w:rsidRPr="00740349" w:rsidRDefault="00CE63F8" w:rsidP="00740349">
      <w:pPr>
        <w:pStyle w:val="paragraph"/>
        <w:rPr>
          <w:ins w:id="329" w:author="Author" w:date="2024-09-12T09:53:00Z" w16du:dateUtc="2024-09-11T23:53:00Z"/>
        </w:rPr>
      </w:pPr>
      <w:ins w:id="330" w:author="Author" w:date="2024-09-12T09:53:00Z" w16du:dateUtc="2024-09-11T23:53:00Z">
        <w:r w:rsidRPr="00740349">
          <w:tab/>
          <w:t>(a)</w:t>
        </w:r>
        <w:r w:rsidRPr="00740349">
          <w:tab/>
          <w:t>a trade secret; or</w:t>
        </w:r>
      </w:ins>
    </w:p>
    <w:p w14:paraId="27297B2B" w14:textId="77777777" w:rsidR="00CE63F8" w:rsidRPr="00740349" w:rsidRDefault="00CE63F8" w:rsidP="00740349">
      <w:pPr>
        <w:pStyle w:val="paragraph"/>
        <w:rPr>
          <w:ins w:id="331" w:author="Author" w:date="2024-09-12T09:53:00Z" w16du:dateUtc="2024-09-11T23:53:00Z"/>
        </w:rPr>
      </w:pPr>
      <w:ins w:id="332" w:author="Author" w:date="2024-09-12T09:53:00Z" w16du:dateUtc="2024-09-11T23:53:00Z">
        <w:r w:rsidRPr="00740349">
          <w:tab/>
          <w:t>(b)</w:t>
        </w:r>
        <w:r w:rsidRPr="00740349">
          <w:tab/>
          <w:t>other information that has a commercial value that would be, or could reasonably be expected to be, destroyed if the information were publicly disclosed.</w:t>
        </w:r>
      </w:ins>
    </w:p>
    <w:p w14:paraId="7D66F9DB" w14:textId="36CE5AF1" w:rsidR="00067D28" w:rsidRPr="00740349" w:rsidRDefault="00067D28" w:rsidP="00740349">
      <w:pPr>
        <w:pStyle w:val="Definition"/>
      </w:pPr>
      <w:r w:rsidRPr="00740349">
        <w:rPr>
          <w:b/>
          <w:i/>
        </w:rPr>
        <w:t>provided on a digital service</w:t>
      </w:r>
      <w:r w:rsidRPr="00740349">
        <w:t xml:space="preserve"> has the meaning given by </w:t>
      </w:r>
      <w:r w:rsidR="00700160" w:rsidRPr="00740349">
        <w:t>clause</w:t>
      </w:r>
      <w:del w:id="333" w:author="Author" w:date="2024-09-12T09:53:00Z" w16du:dateUtc="2024-09-11T23:53:00Z">
        <w:r w:rsidRPr="00570B02">
          <w:delText xml:space="preserve"> </w:delText>
        </w:r>
        <w:r w:rsidR="00A80961" w:rsidRPr="00570B02">
          <w:delText>9</w:delText>
        </w:r>
      </w:del>
      <w:ins w:id="334" w:author="Author" w:date="2024-09-12T09:53:00Z" w16du:dateUtc="2024-09-11T23:53:00Z">
        <w:r w:rsidR="00700160" w:rsidRPr="00740349">
          <w:t> 8</w:t>
        </w:r>
      </w:ins>
      <w:r w:rsidR="00A80961" w:rsidRPr="00740349">
        <w:t>.</w:t>
      </w:r>
    </w:p>
    <w:p w14:paraId="728C5392" w14:textId="258397C9" w:rsidR="00067D28" w:rsidRPr="00740349" w:rsidRDefault="00067D28" w:rsidP="00740349">
      <w:pPr>
        <w:pStyle w:val="Definition"/>
      </w:pPr>
      <w:r w:rsidRPr="00740349">
        <w:rPr>
          <w:b/>
          <w:i/>
        </w:rPr>
        <w:t>provided to the public</w:t>
      </w:r>
      <w:r w:rsidRPr="00740349">
        <w:t xml:space="preserve">, in relation to a service, has the meaning given by </w:t>
      </w:r>
      <w:r w:rsidR="00700160" w:rsidRPr="00740349">
        <w:t>clause</w:t>
      </w:r>
      <w:del w:id="335" w:author="Author" w:date="2024-09-12T09:53:00Z" w16du:dateUtc="2024-09-11T23:53:00Z">
        <w:r w:rsidRPr="00570B02">
          <w:delText xml:space="preserve"> </w:delText>
        </w:r>
        <w:r w:rsidR="00A80961" w:rsidRPr="00570B02">
          <w:delText>10</w:delText>
        </w:r>
      </w:del>
      <w:ins w:id="336" w:author="Author" w:date="2024-09-12T09:53:00Z" w16du:dateUtc="2024-09-11T23:53:00Z">
        <w:r w:rsidR="00700160" w:rsidRPr="00740349">
          <w:t> 9</w:t>
        </w:r>
      </w:ins>
      <w:r w:rsidR="00A80961" w:rsidRPr="00740349">
        <w:t>.</w:t>
      </w:r>
    </w:p>
    <w:p w14:paraId="4462B164" w14:textId="77777777" w:rsidR="0090140E" w:rsidRPr="00570B02" w:rsidRDefault="0090140E" w:rsidP="00257574">
      <w:pPr>
        <w:pStyle w:val="Definition"/>
        <w:rPr>
          <w:del w:id="337" w:author="Author" w:date="2024-09-12T09:53:00Z" w16du:dateUtc="2024-09-11T23:53:00Z"/>
        </w:rPr>
      </w:pPr>
      <w:del w:id="338" w:author="Author" w:date="2024-09-12T09:53:00Z" w16du:dateUtc="2024-09-11T23:53:00Z">
        <w:r w:rsidRPr="00570B02">
          <w:rPr>
            <w:b/>
            <w:i/>
          </w:rPr>
          <w:delText>public body</w:delText>
        </w:r>
        <w:r w:rsidRPr="00570B02">
          <w:delText xml:space="preserve"> means:</w:delText>
        </w:r>
      </w:del>
    </w:p>
    <w:p w14:paraId="193C2C16" w14:textId="77777777" w:rsidR="0090140E" w:rsidRPr="00570B02" w:rsidRDefault="0090140E" w:rsidP="00257574">
      <w:pPr>
        <w:pStyle w:val="paragraph"/>
        <w:rPr>
          <w:del w:id="339" w:author="Author" w:date="2024-09-12T09:53:00Z" w16du:dateUtc="2024-09-11T23:53:00Z"/>
        </w:rPr>
      </w:pPr>
      <w:del w:id="340" w:author="Author" w:date="2024-09-12T09:53:00Z" w16du:dateUtc="2024-09-11T23:53:00Z">
        <w:r w:rsidRPr="00570B02">
          <w:tab/>
          <w:delText>(a)</w:delText>
        </w:r>
        <w:r w:rsidRPr="00570B02">
          <w:tab/>
          <w:delText>the Commonwealth, a State or a Territory; or</w:delText>
        </w:r>
      </w:del>
    </w:p>
    <w:p w14:paraId="34740AE7" w14:textId="77777777" w:rsidR="0090140E" w:rsidRPr="00570B02" w:rsidRDefault="0090140E" w:rsidP="00257574">
      <w:pPr>
        <w:pStyle w:val="paragraph"/>
        <w:rPr>
          <w:del w:id="341" w:author="Author" w:date="2024-09-12T09:53:00Z" w16du:dateUtc="2024-09-11T23:53:00Z"/>
        </w:rPr>
      </w:pPr>
      <w:del w:id="342" w:author="Author" w:date="2024-09-12T09:53:00Z" w16du:dateUtc="2024-09-11T23:53:00Z">
        <w:r w:rsidRPr="00570B02">
          <w:tab/>
          <w:delText>(b)</w:delText>
        </w:r>
        <w:r w:rsidRPr="00570B02">
          <w:tab/>
          <w:delText>an authority, or institution, of the Commonwealth, a State or a Territory; or</w:delText>
        </w:r>
      </w:del>
    </w:p>
    <w:p w14:paraId="62D3219F" w14:textId="77777777" w:rsidR="0090140E" w:rsidRPr="00570B02" w:rsidRDefault="0090140E" w:rsidP="00257574">
      <w:pPr>
        <w:pStyle w:val="paragraph"/>
        <w:rPr>
          <w:del w:id="343" w:author="Author" w:date="2024-09-12T09:53:00Z" w16du:dateUtc="2024-09-11T23:53:00Z"/>
        </w:rPr>
      </w:pPr>
      <w:del w:id="344" w:author="Author" w:date="2024-09-12T09:53:00Z" w16du:dateUtc="2024-09-11T23:53:00Z">
        <w:r w:rsidRPr="00570B02">
          <w:tab/>
          <w:delText>(c)</w:delText>
        </w:r>
        <w:r w:rsidRPr="00570B02">
          <w:tab/>
          <w:delText>an incorporated company all the stock or shares in the capital of which is beneficially owned by one of the following:</w:delText>
        </w:r>
      </w:del>
    </w:p>
    <w:p w14:paraId="58BDCB91" w14:textId="77777777" w:rsidR="0090140E" w:rsidRPr="00570B02" w:rsidRDefault="0090140E" w:rsidP="00257574">
      <w:pPr>
        <w:pStyle w:val="paragraphsub"/>
        <w:rPr>
          <w:del w:id="345" w:author="Author" w:date="2024-09-12T09:53:00Z" w16du:dateUtc="2024-09-11T23:53:00Z"/>
        </w:rPr>
      </w:pPr>
      <w:del w:id="346" w:author="Author" w:date="2024-09-12T09:53:00Z" w16du:dateUtc="2024-09-11T23:53:00Z">
        <w:r w:rsidRPr="00570B02">
          <w:tab/>
          <w:delText>(i)</w:delText>
        </w:r>
        <w:r w:rsidRPr="00570B02">
          <w:tab/>
          <w:delText>the Commonwealth;</w:delText>
        </w:r>
      </w:del>
    </w:p>
    <w:p w14:paraId="04376EB8" w14:textId="77777777" w:rsidR="0090140E" w:rsidRPr="00570B02" w:rsidRDefault="0090140E" w:rsidP="00257574">
      <w:pPr>
        <w:pStyle w:val="paragraphsub"/>
        <w:rPr>
          <w:del w:id="347" w:author="Author" w:date="2024-09-12T09:53:00Z" w16du:dateUtc="2024-09-11T23:53:00Z"/>
        </w:rPr>
      </w:pPr>
      <w:del w:id="348" w:author="Author" w:date="2024-09-12T09:53:00Z" w16du:dateUtc="2024-09-11T23:53:00Z">
        <w:r w:rsidRPr="00570B02">
          <w:lastRenderedPageBreak/>
          <w:tab/>
          <w:delText>(ii)</w:delText>
        </w:r>
        <w:r w:rsidRPr="00570B02">
          <w:tab/>
          <w:delText>a State;</w:delText>
        </w:r>
      </w:del>
    </w:p>
    <w:p w14:paraId="5D9F31AE" w14:textId="77777777" w:rsidR="0090140E" w:rsidRPr="00570B02" w:rsidRDefault="0090140E" w:rsidP="00257574">
      <w:pPr>
        <w:pStyle w:val="paragraphsub"/>
        <w:rPr>
          <w:del w:id="349" w:author="Author" w:date="2024-09-12T09:53:00Z" w16du:dateUtc="2024-09-11T23:53:00Z"/>
        </w:rPr>
      </w:pPr>
      <w:del w:id="350" w:author="Author" w:date="2024-09-12T09:53:00Z" w16du:dateUtc="2024-09-11T23:53:00Z">
        <w:r w:rsidRPr="00570B02">
          <w:tab/>
          <w:delText>(iii)</w:delText>
        </w:r>
        <w:r w:rsidRPr="00570B02">
          <w:tab/>
          <w:delText>a Territory; or</w:delText>
        </w:r>
      </w:del>
    </w:p>
    <w:p w14:paraId="3F41B9D3" w14:textId="77777777" w:rsidR="0090140E" w:rsidRPr="00570B02" w:rsidRDefault="0090140E" w:rsidP="00257574">
      <w:pPr>
        <w:pStyle w:val="paragraph"/>
        <w:rPr>
          <w:del w:id="351" w:author="Author" w:date="2024-09-12T09:53:00Z" w16du:dateUtc="2024-09-11T23:53:00Z"/>
        </w:rPr>
      </w:pPr>
      <w:del w:id="352" w:author="Author" w:date="2024-09-12T09:53:00Z" w16du:dateUtc="2024-09-11T23:53:00Z">
        <w:r w:rsidRPr="00570B02">
          <w:tab/>
          <w:delText>(d)</w:delText>
        </w:r>
        <w:r w:rsidRPr="00570B02">
          <w:tab/>
          <w:delText>an incorporated company limited by guarantee, where the interests and rights of the members in or in relation to the company are beneficially owned by one of the following:</w:delText>
        </w:r>
      </w:del>
    </w:p>
    <w:p w14:paraId="5782B6C8" w14:textId="77777777" w:rsidR="0090140E" w:rsidRPr="00570B02" w:rsidRDefault="0090140E" w:rsidP="00257574">
      <w:pPr>
        <w:pStyle w:val="paragraphsub"/>
        <w:rPr>
          <w:del w:id="353" w:author="Author" w:date="2024-09-12T09:53:00Z" w16du:dateUtc="2024-09-11T23:53:00Z"/>
        </w:rPr>
      </w:pPr>
      <w:del w:id="354" w:author="Author" w:date="2024-09-12T09:53:00Z" w16du:dateUtc="2024-09-11T23:53:00Z">
        <w:r w:rsidRPr="00570B02">
          <w:tab/>
          <w:delText>(i)</w:delText>
        </w:r>
        <w:r w:rsidRPr="00570B02">
          <w:tab/>
          <w:delText>the Commonwealth;</w:delText>
        </w:r>
      </w:del>
    </w:p>
    <w:p w14:paraId="4CAAFC69" w14:textId="77777777" w:rsidR="0090140E" w:rsidRPr="00570B02" w:rsidRDefault="0090140E" w:rsidP="00257574">
      <w:pPr>
        <w:pStyle w:val="paragraphsub"/>
        <w:rPr>
          <w:del w:id="355" w:author="Author" w:date="2024-09-12T09:53:00Z" w16du:dateUtc="2024-09-11T23:53:00Z"/>
        </w:rPr>
      </w:pPr>
      <w:del w:id="356" w:author="Author" w:date="2024-09-12T09:53:00Z" w16du:dateUtc="2024-09-11T23:53:00Z">
        <w:r w:rsidRPr="00570B02">
          <w:tab/>
          <w:delText>(ii)</w:delText>
        </w:r>
        <w:r w:rsidRPr="00570B02">
          <w:tab/>
          <w:delText>a State;</w:delText>
        </w:r>
      </w:del>
    </w:p>
    <w:p w14:paraId="56A2153F" w14:textId="77777777" w:rsidR="0090140E" w:rsidRPr="00570B02" w:rsidRDefault="0090140E" w:rsidP="00257574">
      <w:pPr>
        <w:pStyle w:val="paragraphsub"/>
        <w:rPr>
          <w:del w:id="357" w:author="Author" w:date="2024-09-12T09:53:00Z" w16du:dateUtc="2024-09-11T23:53:00Z"/>
        </w:rPr>
      </w:pPr>
      <w:del w:id="358" w:author="Author" w:date="2024-09-12T09:53:00Z" w16du:dateUtc="2024-09-11T23:53:00Z">
        <w:r w:rsidRPr="00570B02">
          <w:tab/>
          <w:delText>(iii)</w:delText>
        </w:r>
        <w:r w:rsidRPr="00570B02">
          <w:tab/>
          <w:delText>a Territory</w:delText>
        </w:r>
        <w:r w:rsidR="00A80961" w:rsidRPr="00570B02">
          <w:delText>.</w:delText>
        </w:r>
      </w:del>
    </w:p>
    <w:p w14:paraId="0C6F028D" w14:textId="2315E835" w:rsidR="00EC0EC2" w:rsidRPr="00740349" w:rsidRDefault="00EC0EC2" w:rsidP="00740349">
      <w:pPr>
        <w:pStyle w:val="Definition"/>
        <w:rPr>
          <w:ins w:id="359" w:author="Author" w:date="2024-09-12T09:53:00Z" w16du:dateUtc="2024-09-11T23:53:00Z"/>
        </w:rPr>
      </w:pPr>
      <w:r w:rsidRPr="00740349">
        <w:rPr>
          <w:b/>
          <w:i/>
        </w:rPr>
        <w:t>section of the digital platform industry</w:t>
      </w:r>
      <w:r w:rsidRPr="00740349">
        <w:t xml:space="preserve"> has the meaning given by </w:t>
      </w:r>
      <w:r w:rsidR="00700160" w:rsidRPr="00740349">
        <w:t>clause</w:t>
      </w:r>
      <w:del w:id="360" w:author="Author" w:date="2024-09-12T09:53:00Z" w16du:dateUtc="2024-09-11T23:53:00Z">
        <w:r w:rsidRPr="00570B02">
          <w:delText xml:space="preserve"> </w:delText>
        </w:r>
        <w:r w:rsidR="00A80961" w:rsidRPr="00570B02">
          <w:delText>30</w:delText>
        </w:r>
      </w:del>
      <w:ins w:id="361" w:author="Author" w:date="2024-09-12T09:53:00Z" w16du:dateUtc="2024-09-11T23:53:00Z">
        <w:r w:rsidR="00700160" w:rsidRPr="00740349">
          <w:t> 4</w:t>
        </w:r>
        <w:r w:rsidR="00CD4CD9" w:rsidRPr="00740349">
          <w:t>2</w:t>
        </w:r>
        <w:r w:rsidR="00A80961" w:rsidRPr="00740349">
          <w:t>.</w:t>
        </w:r>
      </w:ins>
    </w:p>
    <w:p w14:paraId="19C18E1A" w14:textId="77777777" w:rsidR="004653B0" w:rsidRPr="00740349" w:rsidRDefault="004653B0" w:rsidP="00740349">
      <w:pPr>
        <w:pStyle w:val="Definition"/>
      </w:pPr>
      <w:ins w:id="362" w:author="Author" w:date="2024-09-12T09:53:00Z" w16du:dateUtc="2024-09-11T23:53:00Z">
        <w:r w:rsidRPr="00740349">
          <w:rPr>
            <w:b/>
            <w:i/>
          </w:rPr>
          <w:t>serious harm</w:t>
        </w:r>
        <w:r w:rsidRPr="00740349">
          <w:t xml:space="preserve"> has the meaning given by </w:t>
        </w:r>
        <w:r w:rsidR="00700160" w:rsidRPr="00740349">
          <w:t>clause 1</w:t>
        </w:r>
        <w:r w:rsidR="00CD4CD9" w:rsidRPr="00740349">
          <w:t>4</w:t>
        </w:r>
      </w:ins>
      <w:r w:rsidRPr="00740349">
        <w:t>.</w:t>
      </w:r>
    </w:p>
    <w:p w14:paraId="31753BBC" w14:textId="77777777" w:rsidR="00375D4A" w:rsidRPr="00740349" w:rsidRDefault="00375D4A" w:rsidP="00740349">
      <w:pPr>
        <w:pStyle w:val="Definition"/>
      </w:pPr>
      <w:r w:rsidRPr="00740349">
        <w:rPr>
          <w:b/>
          <w:i/>
        </w:rPr>
        <w:t>service</w:t>
      </w:r>
      <w:r w:rsidRPr="00740349">
        <w:t xml:space="preserve"> includes a website</w:t>
      </w:r>
      <w:r w:rsidR="00A80961" w:rsidRPr="00740349">
        <w:t>.</w:t>
      </w:r>
    </w:p>
    <w:p w14:paraId="79816F4A" w14:textId="1A79F653" w:rsidR="00067D28" w:rsidRPr="00740349" w:rsidRDefault="00067D28" w:rsidP="00740349">
      <w:pPr>
        <w:pStyle w:val="Definition"/>
      </w:pPr>
      <w:r w:rsidRPr="00740349">
        <w:rPr>
          <w:b/>
          <w:i/>
        </w:rPr>
        <w:t>using</w:t>
      </w:r>
      <w:r w:rsidRPr="00740349">
        <w:t xml:space="preserve"> has a meaning affected by </w:t>
      </w:r>
      <w:r w:rsidR="00700160" w:rsidRPr="00740349">
        <w:t>clause</w:t>
      </w:r>
      <w:del w:id="363" w:author="Author" w:date="2024-09-12T09:53:00Z" w16du:dateUtc="2024-09-11T23:53:00Z">
        <w:r w:rsidRPr="00570B02">
          <w:delText xml:space="preserve"> </w:delText>
        </w:r>
        <w:r w:rsidR="00A80961" w:rsidRPr="00570B02">
          <w:delText>11</w:delText>
        </w:r>
      </w:del>
      <w:ins w:id="364" w:author="Author" w:date="2024-09-12T09:53:00Z" w16du:dateUtc="2024-09-11T23:53:00Z">
        <w:r w:rsidR="00700160" w:rsidRPr="00740349">
          <w:t> 1</w:t>
        </w:r>
        <w:r w:rsidR="00CD4CD9" w:rsidRPr="00740349">
          <w:t>0</w:t>
        </w:r>
      </w:ins>
      <w:r w:rsidR="00A80961" w:rsidRPr="00740349">
        <w:t>.</w:t>
      </w:r>
    </w:p>
    <w:p w14:paraId="75975B79" w14:textId="77777777" w:rsidR="004A089F" w:rsidRPr="00740349" w:rsidRDefault="004A089F" w:rsidP="00740349">
      <w:pPr>
        <w:pStyle w:val="Definition"/>
        <w:rPr>
          <w:ins w:id="365" w:author="Author" w:date="2024-09-12T09:53:00Z" w16du:dateUtc="2024-09-11T23:53:00Z"/>
        </w:rPr>
      </w:pPr>
      <w:ins w:id="366" w:author="Author" w:date="2024-09-12T09:53:00Z" w16du:dateUtc="2024-09-11T23:53:00Z">
        <w:r w:rsidRPr="00740349">
          <w:rPr>
            <w:b/>
            <w:i/>
          </w:rPr>
          <w:t xml:space="preserve">VoIP communication </w:t>
        </w:r>
        <w:r w:rsidRPr="00740349">
          <w:t>means a real</w:t>
        </w:r>
        <w:r w:rsidR="00740349">
          <w:noBreakHyphen/>
        </w:r>
        <w:r w:rsidRPr="00740349">
          <w:t>time voice communication using the internet that is not recorded.</w:t>
        </w:r>
      </w:ins>
    </w:p>
    <w:p w14:paraId="4A9D18E2" w14:textId="77777777" w:rsidR="000E05D3" w:rsidRPr="00740349" w:rsidRDefault="00CD4CD9" w:rsidP="00740349">
      <w:pPr>
        <w:pStyle w:val="ActHead5"/>
        <w:rPr>
          <w:moveTo w:id="367" w:author="Author" w:date="2024-09-12T09:53:00Z" w16du:dateUtc="2024-09-11T23:53:00Z"/>
        </w:rPr>
      </w:pPr>
      <w:bookmarkStart w:id="368" w:name="_Toc176246991"/>
      <w:bookmarkStart w:id="369" w:name="_Toc136528135"/>
      <w:r w:rsidRPr="009C0505">
        <w:rPr>
          <w:rStyle w:val="CharSectno"/>
        </w:rPr>
        <w:t>3</w:t>
      </w:r>
      <w:r w:rsidR="000E05D3" w:rsidRPr="00740349">
        <w:t xml:space="preserve">  </w:t>
      </w:r>
      <w:moveToRangeStart w:id="370" w:author="Author" w:date="2024-09-12T09:53:00Z" w:name="move177027238"/>
      <w:moveTo w:id="371" w:author="Author" w:date="2024-09-12T09:53:00Z" w16du:dateUtc="2024-09-11T23:53:00Z">
        <w:r w:rsidR="000E05D3" w:rsidRPr="00740349">
          <w:t>Extra</w:t>
        </w:r>
        <w:r w:rsidR="00740349">
          <w:noBreakHyphen/>
        </w:r>
        <w:r w:rsidR="000E05D3" w:rsidRPr="00740349">
          <w:t>territorial application</w:t>
        </w:r>
        <w:bookmarkEnd w:id="368"/>
      </w:moveTo>
    </w:p>
    <w:p w14:paraId="07D06D8C" w14:textId="77777777" w:rsidR="000E05D3" w:rsidRPr="00740349" w:rsidRDefault="000E05D3" w:rsidP="00740349">
      <w:pPr>
        <w:pStyle w:val="subsection"/>
        <w:rPr>
          <w:moveTo w:id="372" w:author="Author" w:date="2024-09-12T09:53:00Z" w16du:dateUtc="2024-09-11T23:53:00Z"/>
        </w:rPr>
      </w:pPr>
      <w:moveTo w:id="373" w:author="Author" w:date="2024-09-12T09:53:00Z" w16du:dateUtc="2024-09-11T23:53:00Z">
        <w:r w:rsidRPr="00740349">
          <w:tab/>
        </w:r>
        <w:r w:rsidRPr="00740349">
          <w:tab/>
          <w:t>This Schedule extends to acts, omissions, matters and things outside Australia.</w:t>
        </w:r>
      </w:moveTo>
    </w:p>
    <w:p w14:paraId="6207465C" w14:textId="53EB830D" w:rsidR="0083708A" w:rsidRPr="00740349" w:rsidRDefault="00EA0DB7" w:rsidP="00740349">
      <w:pPr>
        <w:pStyle w:val="ActHead3"/>
        <w:rPr>
          <w:ins w:id="374" w:author="Author" w:date="2024-09-12T09:53:00Z" w16du:dateUtc="2024-09-11T23:53:00Z"/>
        </w:rPr>
      </w:pPr>
      <w:bookmarkStart w:id="375" w:name="_Toc176246992"/>
      <w:moveToRangeEnd w:id="370"/>
      <w:del w:id="376" w:author="Author" w:date="2024-09-12T09:53:00Z" w16du:dateUtc="2024-09-11T23:53:00Z">
        <w:r w:rsidRPr="00570B02">
          <w:delText>Digital</w:delText>
        </w:r>
      </w:del>
      <w:ins w:id="377" w:author="Author" w:date="2024-09-12T09:53:00Z" w16du:dateUtc="2024-09-11T23:53:00Z">
        <w:r w:rsidR="00C41607" w:rsidRPr="009C0505">
          <w:rPr>
            <w:rStyle w:val="CharDivNo"/>
          </w:rPr>
          <w:t>Division 2</w:t>
        </w:r>
        <w:r w:rsidR="0083708A" w:rsidRPr="00740349">
          <w:t>—</w:t>
        </w:r>
        <w:r w:rsidR="00FD0633" w:rsidRPr="009C0505">
          <w:rPr>
            <w:rStyle w:val="CharDivText"/>
          </w:rPr>
          <w:t>Key concepts</w:t>
        </w:r>
        <w:bookmarkEnd w:id="375"/>
      </w:ins>
    </w:p>
    <w:p w14:paraId="4C232198" w14:textId="77777777" w:rsidR="00EA0DB7" w:rsidRPr="00740349" w:rsidRDefault="00CD4CD9" w:rsidP="00740349">
      <w:pPr>
        <w:pStyle w:val="ActHead5"/>
      </w:pPr>
      <w:bookmarkStart w:id="378" w:name="_Toc176246993"/>
      <w:ins w:id="379" w:author="Author" w:date="2024-09-12T09:53:00Z" w16du:dateUtc="2024-09-11T23:53:00Z">
        <w:r w:rsidRPr="009C0505">
          <w:rPr>
            <w:rStyle w:val="CharSectno"/>
          </w:rPr>
          <w:t>4</w:t>
        </w:r>
        <w:r w:rsidR="00EA0DB7" w:rsidRPr="00740349">
          <w:t xml:space="preserve">  </w:t>
        </w:r>
        <w:r w:rsidR="00FD0633" w:rsidRPr="00740349">
          <w:t xml:space="preserve">Meaning of </w:t>
        </w:r>
        <w:r w:rsidR="00FD0633" w:rsidRPr="00740349">
          <w:rPr>
            <w:i/>
          </w:rPr>
          <w:t>d</w:t>
        </w:r>
        <w:r w:rsidR="00EA0DB7" w:rsidRPr="00740349">
          <w:rPr>
            <w:i/>
          </w:rPr>
          <w:t>igital</w:t>
        </w:r>
      </w:ins>
      <w:r w:rsidR="00EA0DB7" w:rsidRPr="00740349">
        <w:rPr>
          <w:i/>
        </w:rPr>
        <w:t xml:space="preserve"> service</w:t>
      </w:r>
      <w:bookmarkEnd w:id="369"/>
      <w:bookmarkEnd w:id="378"/>
    </w:p>
    <w:p w14:paraId="7ACCACD1" w14:textId="77777777" w:rsidR="00EA0DB7" w:rsidRPr="00740349" w:rsidRDefault="00EA0DB7" w:rsidP="00740349">
      <w:pPr>
        <w:pStyle w:val="subsection"/>
      </w:pPr>
      <w:r w:rsidRPr="00740349">
        <w:tab/>
      </w:r>
      <w:r w:rsidRPr="00740349">
        <w:tab/>
      </w:r>
      <w:r w:rsidR="004D2DA8" w:rsidRPr="00740349">
        <w:t>For the purposes of this Schedule, a</w:t>
      </w:r>
      <w:r w:rsidRPr="00740349">
        <w:t xml:space="preserve"> </w:t>
      </w:r>
      <w:r w:rsidRPr="00740349">
        <w:rPr>
          <w:b/>
          <w:i/>
        </w:rPr>
        <w:t>digital service</w:t>
      </w:r>
      <w:r w:rsidRPr="00740349">
        <w:t xml:space="preserve"> is a service that:</w:t>
      </w:r>
    </w:p>
    <w:p w14:paraId="190EBDA6" w14:textId="77777777" w:rsidR="00EA0DB7" w:rsidRPr="00740349" w:rsidRDefault="00EA0DB7" w:rsidP="00740349">
      <w:pPr>
        <w:pStyle w:val="paragraph"/>
      </w:pPr>
      <w:r w:rsidRPr="00740349">
        <w:tab/>
        <w:t>(a)</w:t>
      </w:r>
      <w:r w:rsidRPr="00740349">
        <w:tab/>
        <w:t>delivers content to persons having equipment appropriate for receiving that content, where the delivery of the service is by means of an internet carriage service; or</w:t>
      </w:r>
    </w:p>
    <w:p w14:paraId="658E362F" w14:textId="77777777" w:rsidR="00EA0DB7" w:rsidRPr="00740349" w:rsidRDefault="00EA0DB7" w:rsidP="00740349">
      <w:pPr>
        <w:pStyle w:val="paragraph"/>
      </w:pPr>
      <w:r w:rsidRPr="00740349">
        <w:tab/>
        <w:t>(b)</w:t>
      </w:r>
      <w:r w:rsidRPr="00740349">
        <w:tab/>
        <w:t>allows end</w:t>
      </w:r>
      <w:r w:rsidR="00740349">
        <w:noBreakHyphen/>
      </w:r>
      <w:r w:rsidRPr="00740349">
        <w:t>users to access content using an internet carriage service;</w:t>
      </w:r>
    </w:p>
    <w:p w14:paraId="1BC1A1B6" w14:textId="77777777" w:rsidR="00EA0DB7" w:rsidRPr="00740349" w:rsidRDefault="00EA0DB7" w:rsidP="00740349">
      <w:pPr>
        <w:pStyle w:val="subsection2"/>
      </w:pPr>
      <w:r w:rsidRPr="00740349">
        <w:t>where:</w:t>
      </w:r>
    </w:p>
    <w:p w14:paraId="6E658786" w14:textId="77777777" w:rsidR="00EA0DB7" w:rsidRPr="00740349" w:rsidRDefault="00EA0DB7" w:rsidP="00740349">
      <w:pPr>
        <w:pStyle w:val="paragraph"/>
      </w:pPr>
      <w:r w:rsidRPr="00740349">
        <w:tab/>
        <w:t>(c)</w:t>
      </w:r>
      <w:r w:rsidRPr="00740349">
        <w:tab/>
      </w:r>
      <w:r w:rsidR="00A912D5" w:rsidRPr="00740349">
        <w:t xml:space="preserve">the service </w:t>
      </w:r>
      <w:r w:rsidRPr="00740349">
        <w:t>is provided to the public (whether on payment of a fee or otherwise); and</w:t>
      </w:r>
    </w:p>
    <w:p w14:paraId="480D19AA" w14:textId="19697F9A" w:rsidR="00EA0DB7" w:rsidRPr="00740349" w:rsidRDefault="00EA0DB7" w:rsidP="00740349">
      <w:pPr>
        <w:pStyle w:val="paragraph"/>
      </w:pPr>
      <w:r w:rsidRPr="00740349">
        <w:lastRenderedPageBreak/>
        <w:tab/>
        <w:t>(d)</w:t>
      </w:r>
      <w:r w:rsidRPr="00740349">
        <w:tab/>
      </w:r>
      <w:del w:id="380" w:author="Author" w:date="2024-09-12T09:53:00Z" w16du:dateUtc="2024-09-11T23:53:00Z">
        <w:r w:rsidR="00A912D5" w:rsidRPr="00570B02">
          <w:delText xml:space="preserve">any of the content accessible using </w:delText>
        </w:r>
      </w:del>
      <w:r w:rsidR="00885E23" w:rsidRPr="00740349">
        <w:t>the service</w:t>
      </w:r>
      <w:del w:id="381" w:author="Author" w:date="2024-09-12T09:53:00Z" w16du:dateUtc="2024-09-11T23:53:00Z">
        <w:r w:rsidR="00A912D5" w:rsidRPr="00570B02">
          <w:delText>, or delivered by the service,</w:delText>
        </w:r>
      </w:del>
      <w:r w:rsidR="00885E23" w:rsidRPr="00740349">
        <w:t xml:space="preserve"> is </w:t>
      </w:r>
      <w:del w:id="382" w:author="Author" w:date="2024-09-12T09:53:00Z" w16du:dateUtc="2024-09-11T23:53:00Z">
        <w:r w:rsidR="00A912D5" w:rsidRPr="00570B02">
          <w:delText>accessible to, or delivered to, one or more end</w:delText>
        </w:r>
        <w:r w:rsidR="00257574">
          <w:noBreakHyphen/>
        </w:r>
        <w:r w:rsidR="00A912D5" w:rsidRPr="00570B02">
          <w:delText>users</w:delText>
        </w:r>
      </w:del>
      <w:ins w:id="383" w:author="Author" w:date="2024-09-12T09:53:00Z" w16du:dateUtc="2024-09-11T23:53:00Z">
        <w:r w:rsidR="00885E23" w:rsidRPr="00740349">
          <w:t>offered</w:t>
        </w:r>
      </w:ins>
      <w:r w:rsidR="00885E23" w:rsidRPr="00740349">
        <w:t xml:space="preserve"> in Australia</w:t>
      </w:r>
      <w:r w:rsidRPr="00740349">
        <w:t>;</w:t>
      </w:r>
    </w:p>
    <w:p w14:paraId="399E5D82" w14:textId="77777777" w:rsidR="00EA0DB7" w:rsidRPr="00740349" w:rsidRDefault="00EA0DB7" w:rsidP="00740349">
      <w:pPr>
        <w:pStyle w:val="subsection2"/>
      </w:pPr>
      <w:r w:rsidRPr="00740349">
        <w:t>but does not include a service to the extent to which it is:</w:t>
      </w:r>
    </w:p>
    <w:p w14:paraId="0B761A66" w14:textId="77777777" w:rsidR="00EA0DB7" w:rsidRPr="00740349" w:rsidRDefault="00EA0DB7" w:rsidP="00740349">
      <w:pPr>
        <w:pStyle w:val="paragraph"/>
      </w:pPr>
      <w:r w:rsidRPr="00740349">
        <w:tab/>
        <w:t>(e)</w:t>
      </w:r>
      <w:r w:rsidRPr="00740349">
        <w:tab/>
        <w:t>a broadcasting service</w:t>
      </w:r>
      <w:r w:rsidR="00B05A9B" w:rsidRPr="00740349">
        <w:t>; or</w:t>
      </w:r>
    </w:p>
    <w:p w14:paraId="4CDF6A2F" w14:textId="77777777" w:rsidR="00EA0DB7" w:rsidRPr="00740349" w:rsidRDefault="00EA0DB7" w:rsidP="00740349">
      <w:pPr>
        <w:pStyle w:val="paragraph"/>
      </w:pPr>
      <w:r w:rsidRPr="00740349">
        <w:tab/>
        <w:t>(f)</w:t>
      </w:r>
      <w:r w:rsidRPr="00740349">
        <w:tab/>
        <w:t>a datacasting service</w:t>
      </w:r>
      <w:r w:rsidR="00A80961" w:rsidRPr="00740349">
        <w:t>.</w:t>
      </w:r>
    </w:p>
    <w:p w14:paraId="31F97095" w14:textId="7F50E626" w:rsidR="004C7779" w:rsidRPr="00740349" w:rsidRDefault="00A80961" w:rsidP="00740349">
      <w:pPr>
        <w:pStyle w:val="ActHead5"/>
        <w:rPr>
          <w:ins w:id="384" w:author="Author" w:date="2024-09-12T09:53:00Z" w16du:dateUtc="2024-09-11T23:53:00Z"/>
        </w:rPr>
      </w:pPr>
      <w:bookmarkStart w:id="385" w:name="_Toc176246994"/>
      <w:bookmarkStart w:id="386" w:name="_Toc136528136"/>
      <w:del w:id="387" w:author="Author" w:date="2024-09-12T09:53:00Z" w16du:dateUtc="2024-09-11T23:53:00Z">
        <w:r w:rsidRPr="00E65593">
          <w:rPr>
            <w:rStyle w:val="CharSectno"/>
          </w:rPr>
          <w:delText>4</w:delText>
        </w:r>
        <w:r w:rsidR="004C7779" w:rsidRPr="00570B02">
          <w:delText xml:space="preserve">  </w:delText>
        </w:r>
      </w:del>
      <w:ins w:id="388" w:author="Author" w:date="2024-09-12T09:53:00Z" w16du:dateUtc="2024-09-11T23:53:00Z">
        <w:r w:rsidR="00CD4CD9" w:rsidRPr="009C0505">
          <w:rPr>
            <w:rStyle w:val="CharSectno"/>
          </w:rPr>
          <w:t>5</w:t>
        </w:r>
        <w:r w:rsidR="004C7779" w:rsidRPr="00740349">
          <w:t xml:space="preserve">  </w:t>
        </w:r>
        <w:r w:rsidR="00FD0633" w:rsidRPr="00740349">
          <w:t xml:space="preserve">Meaning of </w:t>
        </w:r>
        <w:r w:rsidR="00FD0633" w:rsidRPr="00740349">
          <w:rPr>
            <w:i/>
          </w:rPr>
          <w:t>d</w:t>
        </w:r>
        <w:r w:rsidR="001A7A76" w:rsidRPr="00740349">
          <w:rPr>
            <w:i/>
          </w:rPr>
          <w:t>igital communications platform</w:t>
        </w:r>
        <w:bookmarkEnd w:id="385"/>
      </w:ins>
    </w:p>
    <w:p w14:paraId="4960BFFF" w14:textId="5D9A2A47" w:rsidR="004C7779" w:rsidRPr="00740349" w:rsidRDefault="001A7A76" w:rsidP="00740349">
      <w:pPr>
        <w:pStyle w:val="SubsectionHead"/>
      </w:pPr>
      <w:r w:rsidRPr="00740349">
        <w:t xml:space="preserve">Digital </w:t>
      </w:r>
      <w:del w:id="389" w:author="Author" w:date="2024-09-12T09:53:00Z" w16du:dateUtc="2024-09-11T23:53:00Z">
        <w:r w:rsidR="004C7779" w:rsidRPr="00570B02">
          <w:delText>platform service</w:delText>
        </w:r>
      </w:del>
      <w:bookmarkEnd w:id="386"/>
      <w:ins w:id="390" w:author="Author" w:date="2024-09-12T09:53:00Z" w16du:dateUtc="2024-09-11T23:53:00Z">
        <w:r w:rsidRPr="00740349">
          <w:t>communications platform</w:t>
        </w:r>
        <w:r w:rsidR="00FD25B6" w:rsidRPr="00740349">
          <w:t>s</w:t>
        </w:r>
      </w:ins>
    </w:p>
    <w:p w14:paraId="7E54C3F9" w14:textId="77777777" w:rsidR="004C7779" w:rsidRPr="00570B02" w:rsidRDefault="004C7779" w:rsidP="00257574">
      <w:pPr>
        <w:pStyle w:val="SubsectionHead"/>
        <w:rPr>
          <w:del w:id="391" w:author="Author" w:date="2024-09-12T09:53:00Z" w16du:dateUtc="2024-09-11T23:53:00Z"/>
        </w:rPr>
      </w:pPr>
      <w:del w:id="392" w:author="Author" w:date="2024-09-12T09:53:00Z" w16du:dateUtc="2024-09-11T23:53:00Z">
        <w:r w:rsidRPr="00570B02">
          <w:delText>Digital platform service</w:delText>
        </w:r>
        <w:r w:rsidR="00FD25B6" w:rsidRPr="00570B02">
          <w:delText>s</w:delText>
        </w:r>
      </w:del>
    </w:p>
    <w:p w14:paraId="1FB27880" w14:textId="14EF3407" w:rsidR="00EA0B5F" w:rsidRPr="00740349" w:rsidRDefault="00EA0B5F" w:rsidP="00740349">
      <w:pPr>
        <w:pStyle w:val="subsection"/>
      </w:pPr>
      <w:r w:rsidRPr="00740349">
        <w:tab/>
        <w:t>(1)</w:t>
      </w:r>
      <w:r w:rsidRPr="00740349">
        <w:tab/>
      </w:r>
      <w:r w:rsidR="004D2DA8" w:rsidRPr="00740349">
        <w:t>For the purposes of this Schedule, a</w:t>
      </w:r>
      <w:r w:rsidRPr="00740349">
        <w:t xml:space="preserve"> </w:t>
      </w:r>
      <w:r w:rsidR="001A7A76" w:rsidRPr="00740349">
        <w:rPr>
          <w:b/>
          <w:i/>
        </w:rPr>
        <w:t xml:space="preserve">digital </w:t>
      </w:r>
      <w:ins w:id="393" w:author="Author" w:date="2024-09-12T09:53:00Z" w16du:dateUtc="2024-09-11T23:53:00Z">
        <w:r w:rsidR="001A7A76" w:rsidRPr="00740349">
          <w:rPr>
            <w:b/>
            <w:i/>
          </w:rPr>
          <w:t xml:space="preserve">communications </w:t>
        </w:r>
      </w:ins>
      <w:r w:rsidR="001A7A76" w:rsidRPr="00740349">
        <w:rPr>
          <w:b/>
          <w:i/>
        </w:rPr>
        <w:t>platform</w:t>
      </w:r>
      <w:r w:rsidRPr="00740349">
        <w:t xml:space="preserve"> </w:t>
      </w:r>
      <w:del w:id="394" w:author="Author" w:date="2024-09-12T09:53:00Z" w16du:dateUtc="2024-09-11T23:53:00Z">
        <w:r w:rsidRPr="00570B02">
          <w:rPr>
            <w:b/>
            <w:i/>
          </w:rPr>
          <w:delText>service</w:delText>
        </w:r>
        <w:r w:rsidRPr="00570B02">
          <w:delText xml:space="preserve"> </w:delText>
        </w:r>
      </w:del>
      <w:r w:rsidRPr="00740349">
        <w:t>is a digital service that is:</w:t>
      </w:r>
    </w:p>
    <w:p w14:paraId="1CC57854" w14:textId="77777777" w:rsidR="00591AB1" w:rsidRPr="00740349" w:rsidRDefault="00591AB1" w:rsidP="00740349">
      <w:pPr>
        <w:pStyle w:val="paragraph"/>
        <w:rPr>
          <w:ins w:id="395" w:author="Author" w:date="2024-09-12T09:53:00Z" w16du:dateUtc="2024-09-11T23:53:00Z"/>
        </w:rPr>
      </w:pPr>
      <w:r w:rsidRPr="00740349">
        <w:tab/>
        <w:t>(a)</w:t>
      </w:r>
      <w:r w:rsidRPr="00740349">
        <w:tab/>
        <w:t xml:space="preserve">a </w:t>
      </w:r>
      <w:ins w:id="396" w:author="Author" w:date="2024-09-12T09:53:00Z" w16du:dateUtc="2024-09-11T23:53:00Z">
        <w:r w:rsidRPr="00740349">
          <w:t xml:space="preserve">connective media service (see </w:t>
        </w:r>
        <w:r w:rsidR="00B83758" w:rsidRPr="00740349">
          <w:t>subclause (</w:t>
        </w:r>
        <w:r w:rsidRPr="00740349">
          <w:t>2)); or</w:t>
        </w:r>
      </w:ins>
    </w:p>
    <w:p w14:paraId="37AB9ABA" w14:textId="77777777" w:rsidR="004C7779" w:rsidRPr="00570B02" w:rsidRDefault="004C7779" w:rsidP="00257574">
      <w:pPr>
        <w:pStyle w:val="paragraph"/>
        <w:rPr>
          <w:del w:id="397" w:author="Author" w:date="2024-09-12T09:53:00Z" w16du:dateUtc="2024-09-11T23:53:00Z"/>
        </w:rPr>
      </w:pPr>
      <w:ins w:id="398" w:author="Author" w:date="2024-09-12T09:53:00Z" w16du:dateUtc="2024-09-11T23:53:00Z">
        <w:r w:rsidRPr="00740349">
          <w:tab/>
          <w:t>(</w:t>
        </w:r>
        <w:r w:rsidR="00591AB1" w:rsidRPr="00740349">
          <w:t>b</w:t>
        </w:r>
        <w:r w:rsidRPr="00740349">
          <w:t>)</w:t>
        </w:r>
        <w:r w:rsidRPr="00740349">
          <w:tab/>
          <w:t xml:space="preserve">a </w:t>
        </w:r>
      </w:ins>
      <w:r w:rsidRPr="00740349">
        <w:t xml:space="preserve">content aggregation service (see </w:t>
      </w:r>
      <w:r w:rsidR="00B83758" w:rsidRPr="00740349">
        <w:t>subclause (</w:t>
      </w:r>
      <w:del w:id="399" w:author="Author" w:date="2024-09-12T09:53:00Z" w16du:dateUtc="2024-09-11T23:53:00Z">
        <w:r w:rsidR="00973042" w:rsidRPr="00570B02">
          <w:delText>2</w:delText>
        </w:r>
        <w:r w:rsidRPr="00570B02">
          <w:delText>));</w:delText>
        </w:r>
        <w:r w:rsidR="00EA0B5F" w:rsidRPr="00570B02">
          <w:delText xml:space="preserve"> or</w:delText>
        </w:r>
      </w:del>
    </w:p>
    <w:p w14:paraId="5EA60056" w14:textId="4D5BB586" w:rsidR="004C7779" w:rsidRPr="00740349" w:rsidRDefault="004C7779" w:rsidP="00740349">
      <w:pPr>
        <w:pStyle w:val="paragraph"/>
      </w:pPr>
      <w:del w:id="400" w:author="Author" w:date="2024-09-12T09:53:00Z" w16du:dateUtc="2024-09-11T23:53:00Z">
        <w:r w:rsidRPr="00570B02">
          <w:delText xml:space="preserve"> </w:delText>
        </w:r>
        <w:r w:rsidRPr="00570B02">
          <w:tab/>
          <w:delText>(</w:delText>
        </w:r>
        <w:r w:rsidR="00EA0DB7" w:rsidRPr="00570B02">
          <w:delText>b</w:delText>
        </w:r>
        <w:r w:rsidRPr="00570B02">
          <w:delText>)</w:delText>
        </w:r>
        <w:r w:rsidRPr="00570B02">
          <w:tab/>
          <w:delText xml:space="preserve">a connective media service (see </w:delText>
        </w:r>
        <w:r w:rsidR="009229A0" w:rsidRPr="00570B02">
          <w:delText>subclause (</w:delText>
        </w:r>
      </w:del>
      <w:r w:rsidR="00591AB1" w:rsidRPr="00740349">
        <w:t>3</w:t>
      </w:r>
      <w:r w:rsidRPr="00740349">
        <w:t>));</w:t>
      </w:r>
      <w:r w:rsidR="00EA0B5F" w:rsidRPr="00740349">
        <w:t xml:space="preserve"> or</w:t>
      </w:r>
    </w:p>
    <w:p w14:paraId="2167CA92" w14:textId="77777777" w:rsidR="00626884" w:rsidRPr="00740349" w:rsidRDefault="00626884" w:rsidP="00740349">
      <w:pPr>
        <w:pStyle w:val="paragraph"/>
        <w:rPr>
          <w:ins w:id="401" w:author="Author" w:date="2024-09-12T09:53:00Z" w16du:dateUtc="2024-09-11T23:53:00Z"/>
        </w:rPr>
      </w:pPr>
      <w:r w:rsidRPr="00740349">
        <w:tab/>
        <w:t>(c)</w:t>
      </w:r>
      <w:r w:rsidRPr="00740349">
        <w:tab/>
      </w:r>
      <w:ins w:id="402" w:author="Author" w:date="2024-09-12T09:53:00Z" w16du:dateUtc="2024-09-11T23:53:00Z">
        <w:r w:rsidRPr="00740349">
          <w:t xml:space="preserve">an internet search engine service (see </w:t>
        </w:r>
        <w:r w:rsidR="00B83758" w:rsidRPr="00740349">
          <w:t>subclause (</w:t>
        </w:r>
        <w:r w:rsidRPr="00740349">
          <w:t>4)); or</w:t>
        </w:r>
      </w:ins>
    </w:p>
    <w:p w14:paraId="25D30906" w14:textId="524FBB5B" w:rsidR="004C7779" w:rsidRPr="00740349" w:rsidRDefault="004C7779" w:rsidP="00740349">
      <w:pPr>
        <w:pStyle w:val="paragraph"/>
      </w:pPr>
      <w:ins w:id="403" w:author="Author" w:date="2024-09-12T09:53:00Z" w16du:dateUtc="2024-09-11T23:53:00Z">
        <w:r w:rsidRPr="00740349">
          <w:tab/>
          <w:t>(</w:t>
        </w:r>
        <w:r w:rsidR="00626884" w:rsidRPr="00740349">
          <w:t>d</w:t>
        </w:r>
        <w:r w:rsidRPr="00740349">
          <w:t>)</w:t>
        </w:r>
        <w:r w:rsidRPr="00740349">
          <w:tab/>
        </w:r>
      </w:ins>
      <w:r w:rsidRPr="00740349">
        <w:t xml:space="preserve">a media sharing service (see </w:t>
      </w:r>
      <w:r w:rsidR="00B83758" w:rsidRPr="00740349">
        <w:t>subclause (</w:t>
      </w:r>
      <w:del w:id="404" w:author="Author" w:date="2024-09-12T09:53:00Z" w16du:dateUtc="2024-09-11T23:53:00Z">
        <w:r w:rsidR="00973042" w:rsidRPr="00570B02">
          <w:delText>4</w:delText>
        </w:r>
      </w:del>
      <w:ins w:id="405" w:author="Author" w:date="2024-09-12T09:53:00Z" w16du:dateUtc="2024-09-11T23:53:00Z">
        <w:r w:rsidR="00626884" w:rsidRPr="00740349">
          <w:t>5</w:t>
        </w:r>
      </w:ins>
      <w:r w:rsidRPr="00740349">
        <w:t>));</w:t>
      </w:r>
      <w:r w:rsidR="00EA0B5F" w:rsidRPr="00740349">
        <w:t xml:space="preserve"> or</w:t>
      </w:r>
    </w:p>
    <w:p w14:paraId="2C0DF7AF" w14:textId="25660995" w:rsidR="004C7779" w:rsidRPr="00740349" w:rsidRDefault="004C7779" w:rsidP="00740349">
      <w:pPr>
        <w:pStyle w:val="paragraph"/>
      </w:pPr>
      <w:r w:rsidRPr="00740349">
        <w:tab/>
        <w:t>(</w:t>
      </w:r>
      <w:del w:id="406" w:author="Author" w:date="2024-09-12T09:53:00Z" w16du:dateUtc="2024-09-11T23:53:00Z">
        <w:r w:rsidR="00EA0DB7" w:rsidRPr="00570B02">
          <w:delText>d</w:delText>
        </w:r>
      </w:del>
      <w:ins w:id="407" w:author="Author" w:date="2024-09-12T09:53:00Z" w16du:dateUtc="2024-09-11T23:53:00Z">
        <w:r w:rsidR="00626884" w:rsidRPr="00740349">
          <w:t>e</w:t>
        </w:r>
      </w:ins>
      <w:r w:rsidRPr="00740349">
        <w:t>)</w:t>
      </w:r>
      <w:r w:rsidRPr="00740349">
        <w:tab/>
        <w:t xml:space="preserve">a </w:t>
      </w:r>
      <w:ins w:id="408" w:author="Author" w:date="2024-09-12T09:53:00Z" w16du:dateUtc="2024-09-11T23:53:00Z">
        <w:r w:rsidR="00B877DE" w:rsidRPr="00740349">
          <w:t xml:space="preserve">kind of </w:t>
        </w:r>
      </w:ins>
      <w:r w:rsidRPr="00740349">
        <w:t xml:space="preserve">digital service </w:t>
      </w:r>
      <w:del w:id="409" w:author="Author" w:date="2024-09-12T09:53:00Z" w16du:dateUtc="2024-09-11T23:53:00Z">
        <w:r w:rsidR="00F6345B" w:rsidRPr="00570B02">
          <w:delText>specified</w:delText>
        </w:r>
      </w:del>
      <w:ins w:id="410" w:author="Author" w:date="2024-09-12T09:53:00Z" w16du:dateUtc="2024-09-11T23:53:00Z">
        <w:r w:rsidR="001F3CDB" w:rsidRPr="00740349">
          <w:t>determin</w:t>
        </w:r>
        <w:r w:rsidR="00F6345B" w:rsidRPr="00740349">
          <w:t>ed</w:t>
        </w:r>
      </w:ins>
      <w:r w:rsidRPr="00740349">
        <w:t xml:space="preserve"> </w:t>
      </w:r>
      <w:r w:rsidR="00EA0DB7" w:rsidRPr="00740349">
        <w:t xml:space="preserve">by the Minister </w:t>
      </w:r>
      <w:del w:id="411" w:author="Author" w:date="2024-09-12T09:53:00Z" w16du:dateUtc="2024-09-11T23:53:00Z">
        <w:r w:rsidR="00EA0DB7" w:rsidRPr="00570B02">
          <w:delText xml:space="preserve">in an instrument </w:delText>
        </w:r>
      </w:del>
      <w:r w:rsidR="00EA0DB7" w:rsidRPr="00740349">
        <w:t xml:space="preserve">under </w:t>
      </w:r>
      <w:r w:rsidR="00B83758" w:rsidRPr="00740349">
        <w:t>subclause (</w:t>
      </w:r>
      <w:del w:id="412" w:author="Author" w:date="2024-09-12T09:53:00Z" w16du:dateUtc="2024-09-11T23:53:00Z">
        <w:r w:rsidR="001D2A5E" w:rsidRPr="00570B02">
          <w:delText>6</w:delText>
        </w:r>
      </w:del>
      <w:ins w:id="413" w:author="Author" w:date="2024-09-12T09:53:00Z" w16du:dateUtc="2024-09-11T23:53:00Z">
        <w:r w:rsidR="00626884" w:rsidRPr="00740349">
          <w:t>7</w:t>
        </w:r>
      </w:ins>
      <w:r w:rsidRPr="00740349">
        <w:t>)</w:t>
      </w:r>
      <w:r w:rsidR="00EA0B5F" w:rsidRPr="00740349">
        <w:t>;</w:t>
      </w:r>
    </w:p>
    <w:p w14:paraId="2EE3B982" w14:textId="77777777" w:rsidR="00EA0B5F" w:rsidRPr="00740349" w:rsidRDefault="00EA0B5F" w:rsidP="00740349">
      <w:pPr>
        <w:pStyle w:val="subsection2"/>
      </w:pPr>
      <w:r w:rsidRPr="00740349">
        <w:t>but does not include a digital service to the extent to which it is:</w:t>
      </w:r>
    </w:p>
    <w:p w14:paraId="71508E42" w14:textId="568A6A5A" w:rsidR="00EA0B5F" w:rsidRPr="00740349" w:rsidRDefault="00EA0B5F" w:rsidP="00740349">
      <w:pPr>
        <w:pStyle w:val="paragraph"/>
      </w:pPr>
      <w:r w:rsidRPr="00740349">
        <w:tab/>
        <w:t>(</w:t>
      </w:r>
      <w:del w:id="414" w:author="Author" w:date="2024-09-12T09:53:00Z" w16du:dateUtc="2024-09-11T23:53:00Z">
        <w:r w:rsidRPr="00570B02">
          <w:delText>e</w:delText>
        </w:r>
      </w:del>
      <w:ins w:id="415" w:author="Author" w:date="2024-09-12T09:53:00Z" w16du:dateUtc="2024-09-11T23:53:00Z">
        <w:r w:rsidR="003756CE" w:rsidRPr="00740349">
          <w:t>f</w:t>
        </w:r>
      </w:ins>
      <w:r w:rsidRPr="00740349">
        <w:t>)</w:t>
      </w:r>
      <w:r w:rsidRPr="00740349">
        <w:tab/>
        <w:t>an internet carriage service;</w:t>
      </w:r>
      <w:r w:rsidR="00287611" w:rsidRPr="00740349">
        <w:t xml:space="preserve"> or</w:t>
      </w:r>
    </w:p>
    <w:p w14:paraId="3A6E789B" w14:textId="171ED4A4" w:rsidR="00EA0B5F" w:rsidRPr="00740349" w:rsidRDefault="00EA0B5F" w:rsidP="00740349">
      <w:pPr>
        <w:pStyle w:val="paragraph"/>
      </w:pPr>
      <w:r w:rsidRPr="00740349">
        <w:tab/>
        <w:t>(</w:t>
      </w:r>
      <w:del w:id="416" w:author="Author" w:date="2024-09-12T09:53:00Z" w16du:dateUtc="2024-09-11T23:53:00Z">
        <w:r w:rsidRPr="00570B02">
          <w:delText>f</w:delText>
        </w:r>
      </w:del>
      <w:ins w:id="417" w:author="Author" w:date="2024-09-12T09:53:00Z" w16du:dateUtc="2024-09-11T23:53:00Z">
        <w:r w:rsidR="003756CE" w:rsidRPr="00740349">
          <w:t>g</w:t>
        </w:r>
      </w:ins>
      <w:r w:rsidRPr="00740349">
        <w:t>)</w:t>
      </w:r>
      <w:r w:rsidRPr="00740349">
        <w:tab/>
        <w:t>an SMS service;</w:t>
      </w:r>
      <w:r w:rsidR="00287611" w:rsidRPr="00740349">
        <w:t xml:space="preserve"> or</w:t>
      </w:r>
    </w:p>
    <w:p w14:paraId="3B15AB40" w14:textId="14D0582B" w:rsidR="00EA0B5F" w:rsidRPr="00740349" w:rsidRDefault="00EA0B5F" w:rsidP="00740349">
      <w:pPr>
        <w:pStyle w:val="paragraph"/>
      </w:pPr>
      <w:r w:rsidRPr="00740349">
        <w:tab/>
        <w:t>(</w:t>
      </w:r>
      <w:del w:id="418" w:author="Author" w:date="2024-09-12T09:53:00Z" w16du:dateUtc="2024-09-11T23:53:00Z">
        <w:r w:rsidRPr="00570B02">
          <w:delText>g</w:delText>
        </w:r>
      </w:del>
      <w:ins w:id="419" w:author="Author" w:date="2024-09-12T09:53:00Z" w16du:dateUtc="2024-09-11T23:53:00Z">
        <w:r w:rsidR="003756CE" w:rsidRPr="00740349">
          <w:t>h</w:t>
        </w:r>
      </w:ins>
      <w:r w:rsidRPr="00740349">
        <w:t>)</w:t>
      </w:r>
      <w:r w:rsidRPr="00740349">
        <w:tab/>
        <w:t>an MMS service</w:t>
      </w:r>
      <w:r w:rsidR="00A80961" w:rsidRPr="00740349">
        <w:t>.</w:t>
      </w:r>
    </w:p>
    <w:p w14:paraId="49578107" w14:textId="77777777" w:rsidR="00653F74" w:rsidRPr="00740349" w:rsidRDefault="00653F74" w:rsidP="00740349">
      <w:pPr>
        <w:pStyle w:val="notetext"/>
      </w:pPr>
      <w:r w:rsidRPr="00740349">
        <w:t>Note 1:</w:t>
      </w:r>
      <w:r w:rsidRPr="00740349">
        <w:tab/>
      </w:r>
      <w:r w:rsidRPr="00740349">
        <w:rPr>
          <w:b/>
          <w:i/>
        </w:rPr>
        <w:t>SMS</w:t>
      </w:r>
      <w:r w:rsidRPr="00740349">
        <w:t xml:space="preserve"> is short for short message service</w:t>
      </w:r>
      <w:r w:rsidR="00A80961" w:rsidRPr="00740349">
        <w:t>.</w:t>
      </w:r>
    </w:p>
    <w:p w14:paraId="3CFDCE06" w14:textId="77777777" w:rsidR="00653F74" w:rsidRPr="00740349" w:rsidRDefault="00653F74" w:rsidP="00740349">
      <w:pPr>
        <w:pStyle w:val="notetext"/>
      </w:pPr>
      <w:r w:rsidRPr="00740349">
        <w:t>Note 2:</w:t>
      </w:r>
      <w:r w:rsidRPr="00740349">
        <w:tab/>
      </w:r>
      <w:r w:rsidRPr="00740349">
        <w:rPr>
          <w:b/>
          <w:i/>
        </w:rPr>
        <w:t>MMS</w:t>
      </w:r>
      <w:r w:rsidRPr="00740349">
        <w:t xml:space="preserve"> is short for multimedia message service</w:t>
      </w:r>
      <w:r w:rsidR="00A80961" w:rsidRPr="00740349">
        <w:t>.</w:t>
      </w:r>
    </w:p>
    <w:p w14:paraId="6FD585E8" w14:textId="1C5D33BC" w:rsidR="004C7779" w:rsidRPr="00740349" w:rsidRDefault="004C7779" w:rsidP="00740349">
      <w:pPr>
        <w:pStyle w:val="SubsectionHead"/>
      </w:pPr>
      <w:del w:id="420" w:author="Author" w:date="2024-09-12T09:53:00Z" w16du:dateUtc="2024-09-11T23:53:00Z">
        <w:r w:rsidRPr="00570B02">
          <w:delText>Content</w:delText>
        </w:r>
      </w:del>
      <w:ins w:id="421" w:author="Author" w:date="2024-09-12T09:53:00Z" w16du:dateUtc="2024-09-11T23:53:00Z">
        <w:r w:rsidR="00591AB1" w:rsidRPr="00740349">
          <w:t>C</w:t>
        </w:r>
        <w:r w:rsidRPr="00740349">
          <w:t>onnective media service</w:t>
        </w:r>
        <w:r w:rsidR="00ED7E36" w:rsidRPr="00740349">
          <w:t>s</w:t>
        </w:r>
        <w:r w:rsidR="003039BC" w:rsidRPr="00740349">
          <w:t xml:space="preserve">, </w:t>
        </w:r>
        <w:r w:rsidR="00591AB1" w:rsidRPr="00740349">
          <w:t>content</w:t>
        </w:r>
      </w:ins>
      <w:r w:rsidR="00591AB1" w:rsidRPr="00740349">
        <w:t xml:space="preserve"> aggregation services, </w:t>
      </w:r>
      <w:del w:id="422" w:author="Author" w:date="2024-09-12T09:53:00Z" w16du:dateUtc="2024-09-11T23:53:00Z">
        <w:r w:rsidRPr="00570B02">
          <w:delText>connective media</w:delText>
        </w:r>
      </w:del>
      <w:ins w:id="423" w:author="Author" w:date="2024-09-12T09:53:00Z" w16du:dateUtc="2024-09-11T23:53:00Z">
        <w:r w:rsidR="003039BC" w:rsidRPr="00740349">
          <w:t>internet search engine</w:t>
        </w:r>
      </w:ins>
      <w:r w:rsidR="003039BC" w:rsidRPr="00740349">
        <w:t xml:space="preserve"> services</w:t>
      </w:r>
      <w:r w:rsidR="00ED7E36" w:rsidRPr="00740349">
        <w:t xml:space="preserve"> and</w:t>
      </w:r>
      <w:r w:rsidRPr="00740349">
        <w:t xml:space="preserve"> media sharing service</w:t>
      </w:r>
      <w:r w:rsidR="00ED7E36" w:rsidRPr="00740349">
        <w:t>s</w:t>
      </w:r>
    </w:p>
    <w:p w14:paraId="6D7F0B4A" w14:textId="3E96765C" w:rsidR="00591AB1" w:rsidRPr="00740349" w:rsidRDefault="00591AB1" w:rsidP="00740349">
      <w:pPr>
        <w:pStyle w:val="subsection"/>
      </w:pPr>
      <w:r w:rsidRPr="00740349">
        <w:tab/>
        <w:t>(2)</w:t>
      </w:r>
      <w:r w:rsidRPr="00740349">
        <w:tab/>
        <w:t xml:space="preserve">For the purposes of this Schedule, a digital service that satisfies the following conditions is a </w:t>
      </w:r>
      <w:del w:id="424" w:author="Author" w:date="2024-09-12T09:53:00Z" w16du:dateUtc="2024-09-11T23:53:00Z">
        <w:r w:rsidR="004C7779" w:rsidRPr="00570B02">
          <w:rPr>
            <w:b/>
            <w:i/>
          </w:rPr>
          <w:delText>content aggregation</w:delText>
        </w:r>
      </w:del>
      <w:ins w:id="425" w:author="Author" w:date="2024-09-12T09:53:00Z" w16du:dateUtc="2024-09-11T23:53:00Z">
        <w:r w:rsidRPr="00740349">
          <w:rPr>
            <w:b/>
            <w:i/>
          </w:rPr>
          <w:t>connective media</w:t>
        </w:r>
      </w:ins>
      <w:r w:rsidRPr="00740349">
        <w:rPr>
          <w:b/>
          <w:i/>
        </w:rPr>
        <w:t xml:space="preserve"> service</w:t>
      </w:r>
      <w:r w:rsidRPr="00740349">
        <w:t>:</w:t>
      </w:r>
    </w:p>
    <w:p w14:paraId="2D4770B4" w14:textId="77777777" w:rsidR="004C7779" w:rsidRPr="00570B02" w:rsidRDefault="004C7779" w:rsidP="00257574">
      <w:pPr>
        <w:pStyle w:val="paragraph"/>
        <w:rPr>
          <w:del w:id="426" w:author="Author" w:date="2024-09-12T09:53:00Z" w16du:dateUtc="2024-09-11T23:53:00Z"/>
        </w:rPr>
      </w:pPr>
      <w:del w:id="427" w:author="Author" w:date="2024-09-12T09:53:00Z" w16du:dateUtc="2024-09-11T23:53:00Z">
        <w:r w:rsidRPr="00570B02">
          <w:lastRenderedPageBreak/>
          <w:tab/>
          <w:delText>(a)</w:delText>
        </w:r>
        <w:r w:rsidRPr="00570B02">
          <w:tab/>
        </w:r>
        <w:r w:rsidR="00F6345B" w:rsidRPr="00570B02">
          <w:delText xml:space="preserve">a primary function </w:delText>
        </w:r>
        <w:r w:rsidRPr="00570B02">
          <w:delText xml:space="preserve">of the </w:delText>
        </w:r>
        <w:r w:rsidR="00371CA1" w:rsidRPr="00570B02">
          <w:delText xml:space="preserve">digital </w:delText>
        </w:r>
        <w:r w:rsidRPr="00570B02">
          <w:delText xml:space="preserve">service is to </w:delText>
        </w:r>
        <w:r w:rsidR="00F6345B" w:rsidRPr="00570B02">
          <w:delText xml:space="preserve">collate and </w:delText>
        </w:r>
        <w:r w:rsidRPr="00570B02">
          <w:delText>present to end</w:delText>
        </w:r>
        <w:r w:rsidR="00257574">
          <w:noBreakHyphen/>
        </w:r>
        <w:r w:rsidRPr="00570B02">
          <w:delText>users content from a range of online sources</w:delText>
        </w:r>
        <w:r w:rsidR="00F6345B" w:rsidRPr="00570B02">
          <w:delText xml:space="preserve">, including </w:delText>
        </w:r>
        <w:r w:rsidR="0005644D" w:rsidRPr="00570B02">
          <w:delText xml:space="preserve">sources other than the </w:delText>
        </w:r>
        <w:r w:rsidR="00371CA1" w:rsidRPr="00570B02">
          <w:delText xml:space="preserve">digital </w:delText>
        </w:r>
        <w:r w:rsidR="0005644D" w:rsidRPr="00570B02">
          <w:delText>service</w:delText>
        </w:r>
        <w:r w:rsidRPr="00570B02">
          <w:delText>;</w:delText>
        </w:r>
      </w:del>
    </w:p>
    <w:p w14:paraId="28BB7598" w14:textId="77777777" w:rsidR="004C7779" w:rsidRPr="00570B02" w:rsidRDefault="004C7779" w:rsidP="00257574">
      <w:pPr>
        <w:pStyle w:val="paragraph"/>
        <w:rPr>
          <w:del w:id="428" w:author="Author" w:date="2024-09-12T09:53:00Z" w16du:dateUtc="2024-09-11T23:53:00Z"/>
        </w:rPr>
      </w:pPr>
      <w:del w:id="429" w:author="Author" w:date="2024-09-12T09:53:00Z" w16du:dateUtc="2024-09-11T23:53:00Z">
        <w:r w:rsidRPr="00570B02">
          <w:tab/>
          <w:delText>(b)</w:delText>
        </w:r>
        <w:r w:rsidRPr="00570B02">
          <w:tab/>
          <w:delText>such other conditions (if any) as are set out in the digital platform rules</w:delText>
        </w:r>
        <w:r w:rsidR="00A80961" w:rsidRPr="00570B02">
          <w:delText>.</w:delText>
        </w:r>
      </w:del>
    </w:p>
    <w:p w14:paraId="3A9B17A5" w14:textId="77777777" w:rsidR="004C7779" w:rsidRPr="00570B02" w:rsidRDefault="004C7779" w:rsidP="00257574">
      <w:pPr>
        <w:pStyle w:val="subsection"/>
        <w:rPr>
          <w:del w:id="430" w:author="Author" w:date="2024-09-12T09:53:00Z" w16du:dateUtc="2024-09-11T23:53:00Z"/>
        </w:rPr>
      </w:pPr>
      <w:del w:id="431" w:author="Author" w:date="2024-09-12T09:53:00Z" w16du:dateUtc="2024-09-11T23:53:00Z">
        <w:r w:rsidRPr="00570B02">
          <w:tab/>
          <w:delText>(</w:delText>
        </w:r>
        <w:r w:rsidR="00973042" w:rsidRPr="00570B02">
          <w:delText>3</w:delText>
        </w:r>
        <w:r w:rsidRPr="00570B02">
          <w:delText>)</w:delText>
        </w:r>
        <w:r w:rsidRPr="00570B02">
          <w:tab/>
        </w:r>
        <w:r w:rsidR="004D2DA8" w:rsidRPr="00570B02">
          <w:delText>For the purposes of this Schedule, a</w:delText>
        </w:r>
        <w:r w:rsidRPr="00570B02">
          <w:delText xml:space="preserve"> digital service that satisfies the following conditions is a </w:delText>
        </w:r>
        <w:r w:rsidRPr="00570B02">
          <w:rPr>
            <w:b/>
            <w:i/>
          </w:rPr>
          <w:delText>connective media service</w:delText>
        </w:r>
        <w:r w:rsidRPr="00570B02">
          <w:delText>:</w:delText>
        </w:r>
      </w:del>
    </w:p>
    <w:p w14:paraId="3DE11962" w14:textId="6AE6DD18" w:rsidR="00591AB1" w:rsidRPr="00740349" w:rsidRDefault="004C7779" w:rsidP="00740349">
      <w:pPr>
        <w:pStyle w:val="paragraph"/>
      </w:pPr>
      <w:del w:id="432" w:author="Author" w:date="2024-09-12T09:53:00Z" w16du:dateUtc="2024-09-11T23:53:00Z">
        <w:r w:rsidRPr="00570B02">
          <w:tab/>
          <w:delText>(a)</w:delText>
        </w:r>
        <w:r w:rsidRPr="00570B02">
          <w:tab/>
        </w:r>
        <w:r w:rsidR="00F6345B" w:rsidRPr="00570B02">
          <w:delText>a</w:delText>
        </w:r>
      </w:del>
      <w:ins w:id="433" w:author="Author" w:date="2024-09-12T09:53:00Z" w16du:dateUtc="2024-09-11T23:53:00Z">
        <w:r w:rsidR="00591AB1" w:rsidRPr="00740349">
          <w:tab/>
          <w:t>(a)</w:t>
        </w:r>
        <w:r w:rsidR="00591AB1" w:rsidRPr="00740349">
          <w:tab/>
          <w:t>the</w:t>
        </w:r>
      </w:ins>
      <w:r w:rsidR="00591AB1" w:rsidRPr="00740349">
        <w:t xml:space="preserve"> primary function of the digital service is to enable online interaction between 2 or more end</w:t>
      </w:r>
      <w:r w:rsidR="00740349">
        <w:noBreakHyphen/>
      </w:r>
      <w:r w:rsidR="00591AB1" w:rsidRPr="00740349">
        <w:t>users;</w:t>
      </w:r>
    </w:p>
    <w:p w14:paraId="7F97960C" w14:textId="77777777" w:rsidR="00591AB1" w:rsidRPr="00740349" w:rsidRDefault="00591AB1" w:rsidP="00740349">
      <w:pPr>
        <w:pStyle w:val="paragraph"/>
      </w:pPr>
      <w:r w:rsidRPr="00740349">
        <w:tab/>
        <w:t>(b)</w:t>
      </w:r>
      <w:r w:rsidRPr="00740349">
        <w:tab/>
        <w:t>the digital service allows end</w:t>
      </w:r>
      <w:r w:rsidR="00740349">
        <w:noBreakHyphen/>
      </w:r>
      <w:r w:rsidRPr="00740349">
        <w:t>users to link to, or interact with, some or all of the other end</w:t>
      </w:r>
      <w:r w:rsidR="00740349">
        <w:noBreakHyphen/>
      </w:r>
      <w:r w:rsidRPr="00740349">
        <w:t>users;</w:t>
      </w:r>
    </w:p>
    <w:p w14:paraId="75643534" w14:textId="77777777" w:rsidR="00591AB1" w:rsidRPr="00740349" w:rsidRDefault="00591AB1" w:rsidP="00740349">
      <w:pPr>
        <w:pStyle w:val="paragraph"/>
      </w:pPr>
      <w:r w:rsidRPr="00740349">
        <w:tab/>
        <w:t>(c)</w:t>
      </w:r>
      <w:r w:rsidRPr="00740349">
        <w:tab/>
        <w:t>the digital service has an interactive feature;</w:t>
      </w:r>
    </w:p>
    <w:p w14:paraId="205A0CFF" w14:textId="77777777" w:rsidR="00591AB1" w:rsidRPr="00740349" w:rsidRDefault="00591AB1" w:rsidP="00740349">
      <w:pPr>
        <w:pStyle w:val="paragraph"/>
      </w:pPr>
      <w:r w:rsidRPr="00740349">
        <w:tab/>
        <w:t>(d)</w:t>
      </w:r>
      <w:r w:rsidRPr="00740349">
        <w:tab/>
        <w:t>such other conditions (if any) as are set out in the digital platform rules.</w:t>
      </w:r>
    </w:p>
    <w:p w14:paraId="39B144EA" w14:textId="77777777" w:rsidR="004C7779" w:rsidRPr="00740349" w:rsidRDefault="004C7779" w:rsidP="00740349">
      <w:pPr>
        <w:pStyle w:val="subsection"/>
        <w:rPr>
          <w:ins w:id="434" w:author="Author" w:date="2024-09-12T09:53:00Z" w16du:dateUtc="2024-09-11T23:53:00Z"/>
        </w:rPr>
      </w:pPr>
      <w:ins w:id="435" w:author="Author" w:date="2024-09-12T09:53:00Z" w16du:dateUtc="2024-09-11T23:53:00Z">
        <w:r w:rsidRPr="00740349">
          <w:tab/>
          <w:t>(</w:t>
        </w:r>
        <w:r w:rsidR="00591AB1" w:rsidRPr="00740349">
          <w:t>3</w:t>
        </w:r>
        <w:r w:rsidRPr="00740349">
          <w:t>)</w:t>
        </w:r>
        <w:r w:rsidRPr="00740349">
          <w:tab/>
        </w:r>
        <w:r w:rsidR="004D2DA8" w:rsidRPr="00740349">
          <w:t>For the purposes of this Schedule, a</w:t>
        </w:r>
        <w:r w:rsidRPr="00740349">
          <w:t xml:space="preserve"> digital service that satisfies the following conditions is a </w:t>
        </w:r>
        <w:r w:rsidRPr="00740349">
          <w:rPr>
            <w:b/>
            <w:i/>
          </w:rPr>
          <w:t>content aggregation service</w:t>
        </w:r>
        <w:r w:rsidRPr="00740349">
          <w:t>:</w:t>
        </w:r>
      </w:ins>
    </w:p>
    <w:p w14:paraId="60AD9A46" w14:textId="77777777" w:rsidR="004C7779" w:rsidRPr="00740349" w:rsidRDefault="004C7779" w:rsidP="00740349">
      <w:pPr>
        <w:pStyle w:val="paragraph"/>
        <w:rPr>
          <w:ins w:id="436" w:author="Author" w:date="2024-09-12T09:53:00Z" w16du:dateUtc="2024-09-11T23:53:00Z"/>
        </w:rPr>
      </w:pPr>
      <w:ins w:id="437" w:author="Author" w:date="2024-09-12T09:53:00Z" w16du:dateUtc="2024-09-11T23:53:00Z">
        <w:r w:rsidRPr="00740349">
          <w:tab/>
          <w:t>(a)</w:t>
        </w:r>
        <w:r w:rsidRPr="00740349">
          <w:tab/>
        </w:r>
        <w:r w:rsidR="000E0BBE" w:rsidRPr="00740349">
          <w:t>the</w:t>
        </w:r>
        <w:r w:rsidR="00F6345B" w:rsidRPr="00740349">
          <w:t xml:space="preserve"> primary function </w:t>
        </w:r>
        <w:r w:rsidRPr="00740349">
          <w:t xml:space="preserve">of the </w:t>
        </w:r>
        <w:r w:rsidR="00371CA1" w:rsidRPr="00740349">
          <w:t xml:space="preserve">digital </w:t>
        </w:r>
        <w:r w:rsidRPr="00740349">
          <w:t xml:space="preserve">service is to </w:t>
        </w:r>
        <w:r w:rsidR="00F6345B" w:rsidRPr="00740349">
          <w:t xml:space="preserve">collate and </w:t>
        </w:r>
        <w:r w:rsidRPr="00740349">
          <w:t>present to end</w:t>
        </w:r>
        <w:r w:rsidR="00740349">
          <w:noBreakHyphen/>
        </w:r>
        <w:r w:rsidRPr="00740349">
          <w:t>users content from a range of online sources</w:t>
        </w:r>
        <w:r w:rsidR="00F6345B" w:rsidRPr="00740349">
          <w:t xml:space="preserve">, including </w:t>
        </w:r>
        <w:r w:rsidR="0005644D" w:rsidRPr="00740349">
          <w:t xml:space="preserve">sources other than the </w:t>
        </w:r>
        <w:r w:rsidR="00371CA1" w:rsidRPr="00740349">
          <w:t xml:space="preserve">digital </w:t>
        </w:r>
        <w:r w:rsidR="0005644D" w:rsidRPr="00740349">
          <w:t>service</w:t>
        </w:r>
        <w:r w:rsidRPr="00740349">
          <w:t>;</w:t>
        </w:r>
      </w:ins>
    </w:p>
    <w:p w14:paraId="7F046464" w14:textId="77777777" w:rsidR="00E820FA" w:rsidRPr="00740349" w:rsidRDefault="00E820FA" w:rsidP="00740349">
      <w:pPr>
        <w:pStyle w:val="paragraph"/>
        <w:rPr>
          <w:ins w:id="438" w:author="Author" w:date="2024-09-12T09:53:00Z" w16du:dateUtc="2024-09-11T23:53:00Z"/>
        </w:rPr>
      </w:pPr>
      <w:ins w:id="439" w:author="Author" w:date="2024-09-12T09:53:00Z" w16du:dateUtc="2024-09-11T23:53:00Z">
        <w:r w:rsidRPr="00740349">
          <w:tab/>
          <w:t>(b)</w:t>
        </w:r>
        <w:r w:rsidRPr="00740349">
          <w:tab/>
          <w:t>the digital service is not an internet search engine service;</w:t>
        </w:r>
      </w:ins>
    </w:p>
    <w:p w14:paraId="668C3EEC" w14:textId="77777777" w:rsidR="004C7779" w:rsidRPr="00740349" w:rsidRDefault="004C7779" w:rsidP="00740349">
      <w:pPr>
        <w:pStyle w:val="paragraph"/>
        <w:rPr>
          <w:ins w:id="440" w:author="Author" w:date="2024-09-12T09:53:00Z" w16du:dateUtc="2024-09-11T23:53:00Z"/>
        </w:rPr>
      </w:pPr>
      <w:ins w:id="441" w:author="Author" w:date="2024-09-12T09:53:00Z" w16du:dateUtc="2024-09-11T23:53:00Z">
        <w:r w:rsidRPr="00740349">
          <w:tab/>
          <w:t>(</w:t>
        </w:r>
        <w:r w:rsidR="00E820FA" w:rsidRPr="00740349">
          <w:t>c</w:t>
        </w:r>
        <w:r w:rsidRPr="00740349">
          <w:t>)</w:t>
        </w:r>
        <w:r w:rsidRPr="00740349">
          <w:tab/>
          <w:t>such other conditions (if any) as are set out in the digital platform rules</w:t>
        </w:r>
        <w:r w:rsidR="00A80961" w:rsidRPr="00740349">
          <w:t>.</w:t>
        </w:r>
      </w:ins>
    </w:p>
    <w:p w14:paraId="2D56C179" w14:textId="77777777" w:rsidR="0013520E" w:rsidRPr="00740349" w:rsidRDefault="004C7779" w:rsidP="00740349">
      <w:pPr>
        <w:pStyle w:val="subsection"/>
        <w:rPr>
          <w:ins w:id="442" w:author="Author" w:date="2024-09-12T09:53:00Z" w16du:dateUtc="2024-09-11T23:53:00Z"/>
        </w:rPr>
      </w:pPr>
      <w:r w:rsidRPr="00740349">
        <w:tab/>
        <w:t>(</w:t>
      </w:r>
      <w:r w:rsidR="00973042" w:rsidRPr="00740349">
        <w:t>4</w:t>
      </w:r>
      <w:r w:rsidRPr="00740349">
        <w:t>)</w:t>
      </w:r>
      <w:r w:rsidRPr="00740349">
        <w:tab/>
      </w:r>
      <w:r w:rsidR="0013520E" w:rsidRPr="00740349">
        <w:t xml:space="preserve">For the purposes of this Schedule, a digital service that satisfies the following conditions is </w:t>
      </w:r>
      <w:ins w:id="443" w:author="Author" w:date="2024-09-12T09:53:00Z" w16du:dateUtc="2024-09-11T23:53:00Z">
        <w:r w:rsidR="0013520E" w:rsidRPr="00740349">
          <w:t>a</w:t>
        </w:r>
        <w:r w:rsidR="00E820FA" w:rsidRPr="00740349">
          <w:t>n</w:t>
        </w:r>
        <w:r w:rsidR="0013520E" w:rsidRPr="00740349">
          <w:t xml:space="preserve"> </w:t>
        </w:r>
        <w:r w:rsidR="00E820FA" w:rsidRPr="00740349">
          <w:rPr>
            <w:b/>
            <w:i/>
          </w:rPr>
          <w:t xml:space="preserve">internet search engine </w:t>
        </w:r>
        <w:r w:rsidR="0013520E" w:rsidRPr="00740349">
          <w:rPr>
            <w:b/>
            <w:i/>
          </w:rPr>
          <w:t>service</w:t>
        </w:r>
        <w:r w:rsidR="0013520E" w:rsidRPr="00740349">
          <w:t>:</w:t>
        </w:r>
      </w:ins>
    </w:p>
    <w:p w14:paraId="7448FB59" w14:textId="77777777" w:rsidR="0013520E" w:rsidRPr="00740349" w:rsidRDefault="0013520E" w:rsidP="00740349">
      <w:pPr>
        <w:pStyle w:val="paragraph"/>
        <w:rPr>
          <w:ins w:id="444" w:author="Author" w:date="2024-09-12T09:53:00Z" w16du:dateUtc="2024-09-11T23:53:00Z"/>
        </w:rPr>
      </w:pPr>
      <w:ins w:id="445" w:author="Author" w:date="2024-09-12T09:53:00Z" w16du:dateUtc="2024-09-11T23:53:00Z">
        <w:r w:rsidRPr="00740349">
          <w:tab/>
          <w:t>(a)</w:t>
        </w:r>
        <w:r w:rsidRPr="00740349">
          <w:tab/>
        </w:r>
        <w:r w:rsidR="00685007" w:rsidRPr="00740349">
          <w:t>the digital service collects</w:t>
        </w:r>
        <w:r w:rsidR="00A744B6" w:rsidRPr="00740349">
          <w:t>,</w:t>
        </w:r>
        <w:r w:rsidR="009F09E0" w:rsidRPr="00740349">
          <w:t xml:space="preserve"> indexes or ranks content from a range of online sources, including sources other than the digital service</w:t>
        </w:r>
        <w:r w:rsidRPr="00740349">
          <w:t>;</w:t>
        </w:r>
      </w:ins>
    </w:p>
    <w:p w14:paraId="2EDF6E9C" w14:textId="77777777" w:rsidR="009F09E0" w:rsidRPr="00740349" w:rsidRDefault="00253E05" w:rsidP="00740349">
      <w:pPr>
        <w:pStyle w:val="paragraph"/>
        <w:rPr>
          <w:ins w:id="446" w:author="Author" w:date="2024-09-12T09:53:00Z" w16du:dateUtc="2024-09-11T23:53:00Z"/>
        </w:rPr>
      </w:pPr>
      <w:ins w:id="447" w:author="Author" w:date="2024-09-12T09:53:00Z" w16du:dateUtc="2024-09-11T23:53:00Z">
        <w:r w:rsidRPr="00740349">
          <w:tab/>
          <w:t>(b)</w:t>
        </w:r>
        <w:r w:rsidRPr="00740349">
          <w:tab/>
        </w:r>
        <w:r w:rsidR="000E0BBE" w:rsidRPr="00740349">
          <w:t>the</w:t>
        </w:r>
        <w:r w:rsidRPr="00740349">
          <w:t xml:space="preserve"> primary function of the digital service is to enable </w:t>
        </w:r>
        <w:r w:rsidR="000360DB" w:rsidRPr="00740349">
          <w:t xml:space="preserve">an </w:t>
        </w:r>
        <w:r w:rsidRPr="00740349">
          <w:t>end</w:t>
        </w:r>
        <w:r w:rsidR="00740349">
          <w:noBreakHyphen/>
        </w:r>
        <w:r w:rsidRPr="00740349">
          <w:t xml:space="preserve">user to search the </w:t>
        </w:r>
        <w:r w:rsidR="00A744B6" w:rsidRPr="00740349">
          <w:t>digital service’s collection, index or ranking</w:t>
        </w:r>
        <w:r w:rsidR="00466719" w:rsidRPr="00740349">
          <w:t>;</w:t>
        </w:r>
      </w:ins>
    </w:p>
    <w:p w14:paraId="4CA31217" w14:textId="77777777" w:rsidR="0013520E" w:rsidRPr="00740349" w:rsidRDefault="0013520E" w:rsidP="00740349">
      <w:pPr>
        <w:pStyle w:val="paragraph"/>
        <w:rPr>
          <w:ins w:id="448" w:author="Author" w:date="2024-09-12T09:53:00Z" w16du:dateUtc="2024-09-11T23:53:00Z"/>
        </w:rPr>
      </w:pPr>
      <w:ins w:id="449" w:author="Author" w:date="2024-09-12T09:53:00Z" w16du:dateUtc="2024-09-11T23:53:00Z">
        <w:r w:rsidRPr="00740349">
          <w:tab/>
          <w:t>(</w:t>
        </w:r>
        <w:r w:rsidR="00600169" w:rsidRPr="00740349">
          <w:t>c</w:t>
        </w:r>
        <w:r w:rsidRPr="00740349">
          <w:t>)</w:t>
        </w:r>
        <w:r w:rsidRPr="00740349">
          <w:tab/>
          <w:t>such other conditions (if any) as are set out in the digital platform rules.</w:t>
        </w:r>
      </w:ins>
    </w:p>
    <w:p w14:paraId="26F9D7C5" w14:textId="77777777" w:rsidR="004C7779" w:rsidRPr="00740349" w:rsidRDefault="00626884" w:rsidP="00740349">
      <w:pPr>
        <w:pStyle w:val="subsection"/>
      </w:pPr>
      <w:ins w:id="450" w:author="Author" w:date="2024-09-12T09:53:00Z" w16du:dateUtc="2024-09-11T23:53:00Z">
        <w:r w:rsidRPr="00740349">
          <w:tab/>
          <w:t>(5)</w:t>
        </w:r>
        <w:r w:rsidRPr="00740349">
          <w:tab/>
        </w:r>
        <w:r w:rsidR="004D2DA8" w:rsidRPr="00740349">
          <w:t>For the purposes of this Schedule, a</w:t>
        </w:r>
        <w:r w:rsidR="004C7779" w:rsidRPr="00740349">
          <w:t xml:space="preserve"> digital service that satisfies the following conditions is </w:t>
        </w:r>
      </w:ins>
      <w:r w:rsidR="004C7779" w:rsidRPr="00740349">
        <w:t xml:space="preserve">a </w:t>
      </w:r>
      <w:r w:rsidR="004C7779" w:rsidRPr="00740349">
        <w:rPr>
          <w:b/>
          <w:i/>
        </w:rPr>
        <w:t>media sharing service</w:t>
      </w:r>
      <w:r w:rsidR="004C7779" w:rsidRPr="00740349">
        <w:t>:</w:t>
      </w:r>
    </w:p>
    <w:p w14:paraId="59D76B1E" w14:textId="7BBA35A6" w:rsidR="004C7779" w:rsidRPr="00740349" w:rsidRDefault="004C7779" w:rsidP="00740349">
      <w:pPr>
        <w:pStyle w:val="paragraph"/>
      </w:pPr>
      <w:r w:rsidRPr="00740349">
        <w:lastRenderedPageBreak/>
        <w:tab/>
        <w:t>(a)</w:t>
      </w:r>
      <w:r w:rsidRPr="00740349">
        <w:tab/>
      </w:r>
      <w:del w:id="451" w:author="Author" w:date="2024-09-12T09:53:00Z" w16du:dateUtc="2024-09-11T23:53:00Z">
        <w:r w:rsidR="00F6345B" w:rsidRPr="00570B02">
          <w:delText>a</w:delText>
        </w:r>
      </w:del>
      <w:ins w:id="452" w:author="Author" w:date="2024-09-12T09:53:00Z" w16du:dateUtc="2024-09-11T23:53:00Z">
        <w:r w:rsidR="000E0BBE" w:rsidRPr="00740349">
          <w:t>the</w:t>
        </w:r>
      </w:ins>
      <w:r w:rsidR="00F6345B" w:rsidRPr="00740349">
        <w:t xml:space="preserve"> primary function </w:t>
      </w:r>
      <w:r w:rsidRPr="00740349">
        <w:t xml:space="preserve">of the </w:t>
      </w:r>
      <w:r w:rsidR="00371CA1" w:rsidRPr="00740349">
        <w:t xml:space="preserve">digital </w:t>
      </w:r>
      <w:r w:rsidRPr="00740349">
        <w:t xml:space="preserve">service is to </w:t>
      </w:r>
      <w:r w:rsidR="00E168FF" w:rsidRPr="00740349">
        <w:t xml:space="preserve">provide </w:t>
      </w:r>
      <w:r w:rsidR="004224D8" w:rsidRPr="00740349">
        <w:t xml:space="preserve">audio, </w:t>
      </w:r>
      <w:del w:id="453" w:author="Author" w:date="2024-09-12T09:53:00Z" w16du:dateUtc="2024-09-11T23:53:00Z">
        <w:r w:rsidR="004224D8" w:rsidRPr="00570B02">
          <w:delText>audio</w:delText>
        </w:r>
        <w:r w:rsidR="00257574">
          <w:noBreakHyphen/>
        </w:r>
      </w:del>
      <w:r w:rsidR="006B2504" w:rsidRPr="00740349">
        <w:t xml:space="preserve">visual </w:t>
      </w:r>
      <w:ins w:id="454" w:author="Author" w:date="2024-09-12T09:53:00Z" w16du:dateUtc="2024-09-11T23:53:00Z">
        <w:r w:rsidR="006B2504" w:rsidRPr="00740349">
          <w:t xml:space="preserve">(animated </w:t>
        </w:r>
      </w:ins>
      <w:r w:rsidR="006B2504" w:rsidRPr="00740349">
        <w:t xml:space="preserve">or </w:t>
      </w:r>
      <w:del w:id="455" w:author="Author" w:date="2024-09-12T09:53:00Z" w16du:dateUtc="2024-09-11T23:53:00Z">
        <w:r w:rsidR="004224D8" w:rsidRPr="00570B02">
          <w:delText xml:space="preserve">moving </w:delText>
        </w:r>
      </w:del>
      <w:ins w:id="456" w:author="Author" w:date="2024-09-12T09:53:00Z" w16du:dateUtc="2024-09-11T23:53:00Z">
        <w:r w:rsidR="006B2504" w:rsidRPr="00740349">
          <w:t xml:space="preserve">otherwise) or </w:t>
        </w:r>
        <w:r w:rsidR="004224D8" w:rsidRPr="00740349">
          <w:t>audio</w:t>
        </w:r>
        <w:r w:rsidR="00740349">
          <w:noBreakHyphen/>
        </w:r>
      </w:ins>
      <w:r w:rsidR="004224D8" w:rsidRPr="00740349">
        <w:t xml:space="preserve">visual content to </w:t>
      </w:r>
      <w:r w:rsidRPr="00740349">
        <w:t>end</w:t>
      </w:r>
      <w:r w:rsidR="00740349">
        <w:noBreakHyphen/>
      </w:r>
      <w:r w:rsidRPr="00740349">
        <w:t>users;</w:t>
      </w:r>
    </w:p>
    <w:p w14:paraId="383553D6" w14:textId="77777777" w:rsidR="004C7779" w:rsidRPr="00740349" w:rsidRDefault="004C7779" w:rsidP="00740349">
      <w:pPr>
        <w:pStyle w:val="paragraph"/>
      </w:pPr>
      <w:r w:rsidRPr="00740349">
        <w:tab/>
        <w:t>(</w:t>
      </w:r>
      <w:r w:rsidR="004224D8" w:rsidRPr="00740349">
        <w:t>b</w:t>
      </w:r>
      <w:r w:rsidRPr="00740349">
        <w:t>)</w:t>
      </w:r>
      <w:r w:rsidRPr="00740349">
        <w:tab/>
        <w:t>such other conditions (if any) as are set out in the digital platform rules</w:t>
      </w:r>
      <w:r w:rsidR="00A80961" w:rsidRPr="00740349">
        <w:t>.</w:t>
      </w:r>
    </w:p>
    <w:p w14:paraId="70DE0ED5" w14:textId="422C3651" w:rsidR="004C7779" w:rsidRPr="00740349" w:rsidRDefault="004C7779" w:rsidP="00740349">
      <w:pPr>
        <w:pStyle w:val="subsection"/>
      </w:pPr>
      <w:r w:rsidRPr="00740349">
        <w:tab/>
        <w:t>(</w:t>
      </w:r>
      <w:del w:id="457" w:author="Author" w:date="2024-09-12T09:53:00Z" w16du:dateUtc="2024-09-11T23:53:00Z">
        <w:r w:rsidR="00973042" w:rsidRPr="00570B02">
          <w:delText>5</w:delText>
        </w:r>
      </w:del>
      <w:ins w:id="458" w:author="Author" w:date="2024-09-12T09:53:00Z" w16du:dateUtc="2024-09-11T23:53:00Z">
        <w:r w:rsidR="00626884" w:rsidRPr="00740349">
          <w:t>6</w:t>
        </w:r>
      </w:ins>
      <w:r w:rsidRPr="00740349">
        <w:t>)</w:t>
      </w:r>
      <w:r w:rsidRPr="00740349">
        <w:tab/>
        <w:t xml:space="preserve">In determining whether the condition set out in </w:t>
      </w:r>
      <w:r w:rsidR="00B83758" w:rsidRPr="00740349">
        <w:t>paragraph (</w:t>
      </w:r>
      <w:r w:rsidR="00973042" w:rsidRPr="00740349">
        <w:t>2)(a</w:t>
      </w:r>
      <w:r w:rsidR="0018487C" w:rsidRPr="00740349">
        <w:t>)</w:t>
      </w:r>
      <w:r w:rsidR="00973042" w:rsidRPr="00740349">
        <w:t xml:space="preserve">, </w:t>
      </w:r>
      <w:r w:rsidRPr="00740349">
        <w:t>(3)(a</w:t>
      </w:r>
      <w:ins w:id="459" w:author="Author" w:date="2024-09-12T09:53:00Z" w16du:dateUtc="2024-09-11T23:53:00Z">
        <w:r w:rsidRPr="00740349">
          <w:t>)</w:t>
        </w:r>
        <w:r w:rsidR="00626884" w:rsidRPr="00740349">
          <w:t>,</w:t>
        </w:r>
        <w:r w:rsidRPr="00740349">
          <w:t xml:space="preserve"> (4)(</w:t>
        </w:r>
        <w:r w:rsidR="000360DB" w:rsidRPr="00740349">
          <w:t>b</w:t>
        </w:r>
      </w:ins>
      <w:r w:rsidRPr="00740349">
        <w:t>)</w:t>
      </w:r>
      <w:r w:rsidR="00626884" w:rsidRPr="00740349">
        <w:t xml:space="preserve"> or (</w:t>
      </w:r>
      <w:del w:id="460" w:author="Author" w:date="2024-09-12T09:53:00Z" w16du:dateUtc="2024-09-11T23:53:00Z">
        <w:r w:rsidRPr="00570B02">
          <w:delText>4</w:delText>
        </w:r>
      </w:del>
      <w:ins w:id="461" w:author="Author" w:date="2024-09-12T09:53:00Z" w16du:dateUtc="2024-09-11T23:53:00Z">
        <w:r w:rsidR="00626884" w:rsidRPr="00740349">
          <w:t>5</w:t>
        </w:r>
      </w:ins>
      <w:r w:rsidR="00626884" w:rsidRPr="00740349">
        <w:t>)(a)</w:t>
      </w:r>
      <w:r w:rsidRPr="00740349">
        <w:t xml:space="preserve"> is satisfied, disregard any of the following </w:t>
      </w:r>
      <w:r w:rsidR="001D2A5E" w:rsidRPr="00740349">
        <w:t>functions</w:t>
      </w:r>
      <w:r w:rsidRPr="00740349">
        <w:t>:</w:t>
      </w:r>
    </w:p>
    <w:p w14:paraId="11EBF645" w14:textId="77777777" w:rsidR="004C7779" w:rsidRPr="00740349" w:rsidRDefault="004C7779" w:rsidP="00740349">
      <w:pPr>
        <w:pStyle w:val="paragraph"/>
      </w:pPr>
      <w:r w:rsidRPr="00740349">
        <w:tab/>
        <w:t>(a)</w:t>
      </w:r>
      <w:r w:rsidRPr="00740349">
        <w:tab/>
        <w:t xml:space="preserve">the provision of advertising material on the </w:t>
      </w:r>
      <w:r w:rsidR="00371CA1" w:rsidRPr="00740349">
        <w:t xml:space="preserve">digital </w:t>
      </w:r>
      <w:r w:rsidRPr="00740349">
        <w:t>service;</w:t>
      </w:r>
    </w:p>
    <w:p w14:paraId="24537655" w14:textId="77777777" w:rsidR="0005644D" w:rsidRPr="00740349" w:rsidRDefault="004C7779" w:rsidP="00740349">
      <w:pPr>
        <w:pStyle w:val="paragraph"/>
      </w:pPr>
      <w:r w:rsidRPr="00740349">
        <w:tab/>
        <w:t>(b)</w:t>
      </w:r>
      <w:r w:rsidRPr="00740349">
        <w:tab/>
        <w:t xml:space="preserve">the generation of revenue from the provision of advertising material on the </w:t>
      </w:r>
      <w:r w:rsidR="00371CA1" w:rsidRPr="00740349">
        <w:t xml:space="preserve">digital </w:t>
      </w:r>
      <w:r w:rsidRPr="00740349">
        <w:t>service</w:t>
      </w:r>
      <w:r w:rsidR="0005644D" w:rsidRPr="00740349">
        <w:t>;</w:t>
      </w:r>
    </w:p>
    <w:p w14:paraId="30EF5660" w14:textId="77777777" w:rsidR="0005644D" w:rsidRPr="00740349" w:rsidRDefault="0005644D" w:rsidP="00740349">
      <w:pPr>
        <w:pStyle w:val="paragraph"/>
      </w:pPr>
      <w:r w:rsidRPr="00740349">
        <w:tab/>
        <w:t>(c)</w:t>
      </w:r>
      <w:r w:rsidRPr="00740349">
        <w:tab/>
        <w:t xml:space="preserve">collection of data using the </w:t>
      </w:r>
      <w:r w:rsidR="00371CA1" w:rsidRPr="00740349">
        <w:t xml:space="preserve">digital </w:t>
      </w:r>
      <w:r w:rsidRPr="00740349">
        <w:t>service;</w:t>
      </w:r>
    </w:p>
    <w:p w14:paraId="68D15CE4" w14:textId="77777777" w:rsidR="004C7779" w:rsidRPr="00740349" w:rsidRDefault="0005644D" w:rsidP="00740349">
      <w:pPr>
        <w:pStyle w:val="paragraph"/>
      </w:pPr>
      <w:r w:rsidRPr="00740349">
        <w:tab/>
        <w:t>(d)</w:t>
      </w:r>
      <w:r w:rsidRPr="00740349">
        <w:tab/>
        <w:t xml:space="preserve">the generation of revenue from data collected using the </w:t>
      </w:r>
      <w:r w:rsidR="00371CA1" w:rsidRPr="00740349">
        <w:t xml:space="preserve">digital </w:t>
      </w:r>
      <w:r w:rsidRPr="00740349">
        <w:t>service</w:t>
      </w:r>
      <w:r w:rsidR="00A80961" w:rsidRPr="00740349">
        <w:t>.</w:t>
      </w:r>
    </w:p>
    <w:p w14:paraId="42E583A0" w14:textId="0A647BDB" w:rsidR="00F6345B" w:rsidRPr="00740349" w:rsidRDefault="00F6345B" w:rsidP="00740349">
      <w:pPr>
        <w:pStyle w:val="SubsectionHead"/>
      </w:pPr>
      <w:bookmarkStart w:id="462" w:name="_Hlk123810762"/>
      <w:del w:id="463" w:author="Author" w:date="2024-09-12T09:53:00Z" w16du:dateUtc="2024-09-11T23:53:00Z">
        <w:r w:rsidRPr="00570B02">
          <w:delText>Specifying digital</w:delText>
        </w:r>
      </w:del>
      <w:ins w:id="464" w:author="Author" w:date="2024-09-12T09:53:00Z" w16du:dateUtc="2024-09-11T23:53:00Z">
        <w:r w:rsidR="001F3CDB" w:rsidRPr="00740349">
          <w:t>D</w:t>
        </w:r>
        <w:r w:rsidRPr="00740349">
          <w:t>igital</w:t>
        </w:r>
      </w:ins>
      <w:r w:rsidRPr="00740349">
        <w:t xml:space="preserve"> services </w:t>
      </w:r>
      <w:ins w:id="465" w:author="Author" w:date="2024-09-12T09:53:00Z" w16du:dateUtc="2024-09-11T23:53:00Z">
        <w:r w:rsidR="001F3CDB" w:rsidRPr="00740349">
          <w:t xml:space="preserve">determined </w:t>
        </w:r>
      </w:ins>
      <w:r w:rsidR="001F3CDB" w:rsidRPr="00740349">
        <w:t xml:space="preserve">by </w:t>
      </w:r>
      <w:del w:id="466" w:author="Author" w:date="2024-09-12T09:53:00Z" w16du:dateUtc="2024-09-11T23:53:00Z">
        <w:r w:rsidRPr="00570B02">
          <w:delText>instrument</w:delText>
        </w:r>
      </w:del>
      <w:ins w:id="467" w:author="Author" w:date="2024-09-12T09:53:00Z" w16du:dateUtc="2024-09-11T23:53:00Z">
        <w:r w:rsidR="001F3CDB" w:rsidRPr="00740349">
          <w:t>Minister</w:t>
        </w:r>
      </w:ins>
    </w:p>
    <w:p w14:paraId="79F76112" w14:textId="4DD34853" w:rsidR="008515FD" w:rsidRPr="00740349" w:rsidRDefault="00F6345B" w:rsidP="00740349">
      <w:pPr>
        <w:pStyle w:val="subsection"/>
      </w:pPr>
      <w:r w:rsidRPr="00740349">
        <w:tab/>
        <w:t>(</w:t>
      </w:r>
      <w:del w:id="468" w:author="Author" w:date="2024-09-12T09:53:00Z" w16du:dateUtc="2024-09-11T23:53:00Z">
        <w:r w:rsidR="001D2A5E" w:rsidRPr="00570B02">
          <w:delText>6</w:delText>
        </w:r>
      </w:del>
      <w:ins w:id="469" w:author="Author" w:date="2024-09-12T09:53:00Z" w16du:dateUtc="2024-09-11T23:53:00Z">
        <w:r w:rsidR="00626884" w:rsidRPr="00740349">
          <w:t>7</w:t>
        </w:r>
      </w:ins>
      <w:r w:rsidRPr="00740349">
        <w:t>)</w:t>
      </w:r>
      <w:r w:rsidRPr="00740349">
        <w:tab/>
        <w:t xml:space="preserve">The Minister may, by legislative instrument, </w:t>
      </w:r>
      <w:del w:id="470" w:author="Author" w:date="2024-09-12T09:53:00Z" w16du:dateUtc="2024-09-11T23:53:00Z">
        <w:r w:rsidRPr="00570B02">
          <w:delText>specify</w:delText>
        </w:r>
      </w:del>
      <w:ins w:id="471" w:author="Author" w:date="2024-09-12T09:53:00Z" w16du:dateUtc="2024-09-11T23:53:00Z">
        <w:r w:rsidR="001F3CDB" w:rsidRPr="00740349">
          <w:t>determine</w:t>
        </w:r>
      </w:ins>
      <w:r w:rsidRPr="00740349">
        <w:t xml:space="preserve"> that a</w:t>
      </w:r>
      <w:r w:rsidR="008D7639" w:rsidRPr="00740349">
        <w:t xml:space="preserve"> kind of</w:t>
      </w:r>
      <w:r w:rsidRPr="00740349">
        <w:t xml:space="preserve"> digital service is a </w:t>
      </w:r>
      <w:r w:rsidR="001A7A76" w:rsidRPr="00740349">
        <w:t xml:space="preserve">digital </w:t>
      </w:r>
      <w:ins w:id="472" w:author="Author" w:date="2024-09-12T09:53:00Z" w16du:dateUtc="2024-09-11T23:53:00Z">
        <w:r w:rsidR="001A7A76" w:rsidRPr="00740349">
          <w:t xml:space="preserve">communications </w:t>
        </w:r>
      </w:ins>
      <w:r w:rsidR="001A7A76" w:rsidRPr="00740349">
        <w:t>platform</w:t>
      </w:r>
      <w:del w:id="473" w:author="Author" w:date="2024-09-12T09:53:00Z" w16du:dateUtc="2024-09-11T23:53:00Z">
        <w:r w:rsidRPr="00570B02">
          <w:delText xml:space="preserve"> service</w:delText>
        </w:r>
      </w:del>
      <w:r w:rsidR="008515FD" w:rsidRPr="00740349">
        <w:t xml:space="preserve"> if the Minister is satisfied that it is appropriate to apply provisions of this Schedule to the </w:t>
      </w:r>
      <w:r w:rsidR="00371CA1" w:rsidRPr="00740349">
        <w:t xml:space="preserve">digital </w:t>
      </w:r>
      <w:r w:rsidR="008515FD" w:rsidRPr="00740349">
        <w:t xml:space="preserve">service to provide adequate protection for the </w:t>
      </w:r>
      <w:ins w:id="474" w:author="Author" w:date="2024-09-12T09:53:00Z" w16du:dateUtc="2024-09-11T23:53:00Z">
        <w:r w:rsidR="00F72D65" w:rsidRPr="00740349">
          <w:t xml:space="preserve">Australian </w:t>
        </w:r>
      </w:ins>
      <w:r w:rsidR="008515FD" w:rsidRPr="00740349">
        <w:t>community</w:t>
      </w:r>
      <w:r w:rsidR="00A80961" w:rsidRPr="00740349">
        <w:t>.</w:t>
      </w:r>
    </w:p>
    <w:p w14:paraId="2253E87A" w14:textId="3D8A7789" w:rsidR="004C7779" w:rsidRPr="00740349" w:rsidRDefault="004C7779" w:rsidP="00740349">
      <w:pPr>
        <w:pStyle w:val="subsection"/>
        <w:rPr>
          <w:ins w:id="475" w:author="Author" w:date="2024-09-12T09:53:00Z" w16du:dateUtc="2024-09-11T23:53:00Z"/>
        </w:rPr>
      </w:pPr>
      <w:r w:rsidRPr="00740349">
        <w:tab/>
      </w:r>
      <w:r w:rsidR="00F6345B" w:rsidRPr="00740349">
        <w:t>(</w:t>
      </w:r>
      <w:del w:id="476" w:author="Author" w:date="2024-09-12T09:53:00Z" w16du:dateUtc="2024-09-11T23:53:00Z">
        <w:r w:rsidR="001D2A5E" w:rsidRPr="00570B02">
          <w:delText>7</w:delText>
        </w:r>
      </w:del>
      <w:ins w:id="477" w:author="Author" w:date="2024-09-12T09:53:00Z" w16du:dateUtc="2024-09-11T23:53:00Z">
        <w:r w:rsidR="00626884" w:rsidRPr="00740349">
          <w:t>8</w:t>
        </w:r>
      </w:ins>
      <w:r w:rsidRPr="00740349">
        <w:t>)</w:t>
      </w:r>
      <w:r w:rsidRPr="00740349">
        <w:tab/>
      </w:r>
      <w:r w:rsidR="00606293" w:rsidRPr="00740349">
        <w:t>The Minister must consult the ACMA b</w:t>
      </w:r>
      <w:r w:rsidRPr="00740349">
        <w:t xml:space="preserve">efore </w:t>
      </w:r>
      <w:r w:rsidR="00F6345B" w:rsidRPr="00740349">
        <w:t xml:space="preserve">the Minister </w:t>
      </w:r>
      <w:r w:rsidR="008515FD" w:rsidRPr="00740349">
        <w:t xml:space="preserve">makes an instrument under </w:t>
      </w:r>
      <w:r w:rsidR="00B83758" w:rsidRPr="00740349">
        <w:t>subclause (</w:t>
      </w:r>
      <w:ins w:id="478" w:author="Author" w:date="2024-09-12T09:53:00Z" w16du:dateUtc="2024-09-11T23:53:00Z">
        <w:r w:rsidR="005965B3" w:rsidRPr="00740349">
          <w:t>7</w:t>
        </w:r>
        <w:r w:rsidR="008515FD" w:rsidRPr="00740349">
          <w:t>)</w:t>
        </w:r>
        <w:r w:rsidR="00A80961" w:rsidRPr="00740349">
          <w:t>.</w:t>
        </w:r>
      </w:ins>
    </w:p>
    <w:p w14:paraId="0418A561" w14:textId="77777777" w:rsidR="004C7779" w:rsidRPr="00570B02" w:rsidRDefault="00CD4CD9" w:rsidP="00257574">
      <w:pPr>
        <w:pStyle w:val="subsection"/>
        <w:rPr>
          <w:del w:id="479" w:author="Author" w:date="2024-09-12T09:53:00Z" w16du:dateUtc="2024-09-11T23:53:00Z"/>
        </w:rPr>
      </w:pPr>
      <w:bookmarkStart w:id="480" w:name="_Toc176246995"/>
      <w:bookmarkEnd w:id="462"/>
      <w:r w:rsidRPr="009C0505">
        <w:rPr>
          <w:rStyle w:val="CharSectno"/>
        </w:rPr>
        <w:t>6</w:t>
      </w:r>
      <w:del w:id="481" w:author="Author" w:date="2024-09-12T09:53:00Z" w16du:dateUtc="2024-09-11T23:53:00Z">
        <w:r w:rsidR="008515FD" w:rsidRPr="00570B02">
          <w:delText>)</w:delText>
        </w:r>
        <w:r w:rsidR="00A80961" w:rsidRPr="00570B02">
          <w:delText>.</w:delText>
        </w:r>
      </w:del>
    </w:p>
    <w:p w14:paraId="080A4A65" w14:textId="408D2F36" w:rsidR="00A02DA6" w:rsidRPr="00740349" w:rsidRDefault="00A80961" w:rsidP="00740349">
      <w:pPr>
        <w:pStyle w:val="ActHead5"/>
      </w:pPr>
      <w:bookmarkStart w:id="482" w:name="_Toc136528137"/>
      <w:del w:id="483" w:author="Author" w:date="2024-09-12T09:53:00Z" w16du:dateUtc="2024-09-11T23:53:00Z">
        <w:r w:rsidRPr="00E65593">
          <w:rPr>
            <w:rStyle w:val="CharSectno"/>
          </w:rPr>
          <w:delText>5</w:delText>
        </w:r>
        <w:r w:rsidR="00A02DA6" w:rsidRPr="00570B02">
          <w:delText xml:space="preserve">  </w:delText>
        </w:r>
        <w:r w:rsidR="00AF03C7" w:rsidRPr="00570B02">
          <w:delText>Interactive</w:delText>
        </w:r>
      </w:del>
      <w:ins w:id="484" w:author="Author" w:date="2024-09-12T09:53:00Z" w16du:dateUtc="2024-09-11T23:53:00Z">
        <w:r w:rsidR="00A02DA6" w:rsidRPr="00740349">
          <w:t xml:space="preserve">  </w:t>
        </w:r>
        <w:r w:rsidR="00FD0633" w:rsidRPr="00740349">
          <w:t xml:space="preserve">Meaning of </w:t>
        </w:r>
        <w:r w:rsidR="00FD0633" w:rsidRPr="00740349">
          <w:rPr>
            <w:i/>
          </w:rPr>
          <w:t>i</w:t>
        </w:r>
        <w:r w:rsidR="00AF03C7" w:rsidRPr="00740349">
          <w:rPr>
            <w:i/>
          </w:rPr>
          <w:t>nteractive</w:t>
        </w:r>
      </w:ins>
      <w:r w:rsidR="00AF03C7" w:rsidRPr="00740349">
        <w:rPr>
          <w:i/>
        </w:rPr>
        <w:t xml:space="preserve"> feature</w:t>
      </w:r>
      <w:bookmarkEnd w:id="480"/>
      <w:bookmarkEnd w:id="482"/>
    </w:p>
    <w:p w14:paraId="0DD4AF67" w14:textId="77777777" w:rsidR="00A02DA6" w:rsidRPr="00740349" w:rsidRDefault="00A02DA6" w:rsidP="00740349">
      <w:pPr>
        <w:pStyle w:val="subsection"/>
      </w:pPr>
      <w:r w:rsidRPr="00740349">
        <w:tab/>
      </w:r>
      <w:r w:rsidRPr="00740349">
        <w:tab/>
      </w:r>
      <w:r w:rsidR="004D2DA8" w:rsidRPr="00740349">
        <w:t>For the purposes of this Schedule, a</w:t>
      </w:r>
      <w:r w:rsidRPr="00740349">
        <w:t xml:space="preserve"> digital service </w:t>
      </w:r>
      <w:r w:rsidR="00AF03C7" w:rsidRPr="00740349">
        <w:t xml:space="preserve">has an </w:t>
      </w:r>
      <w:r w:rsidR="00AF03C7" w:rsidRPr="00740349">
        <w:rPr>
          <w:b/>
          <w:i/>
        </w:rPr>
        <w:t>interactive feature</w:t>
      </w:r>
      <w:r w:rsidR="00AF03C7" w:rsidRPr="00740349">
        <w:t xml:space="preserve"> </w:t>
      </w:r>
      <w:r w:rsidRPr="00740349">
        <w:t>if at least one of the following applies to the</w:t>
      </w:r>
      <w:r w:rsidR="001D2A5E" w:rsidRPr="00740349">
        <w:t xml:space="preserve"> </w:t>
      </w:r>
      <w:r w:rsidR="00371CA1" w:rsidRPr="00740349">
        <w:t xml:space="preserve">digital </w:t>
      </w:r>
      <w:r w:rsidRPr="00740349">
        <w:t>service:</w:t>
      </w:r>
    </w:p>
    <w:p w14:paraId="3359CA6D" w14:textId="03591492" w:rsidR="00A02DA6" w:rsidRPr="00740349" w:rsidRDefault="00A02DA6" w:rsidP="00740349">
      <w:pPr>
        <w:pStyle w:val="paragraph"/>
      </w:pPr>
      <w:r w:rsidRPr="00740349">
        <w:tab/>
        <w:t>(a)</w:t>
      </w:r>
      <w:r w:rsidRPr="00740349">
        <w:tab/>
        <w:t xml:space="preserve">the </w:t>
      </w:r>
      <w:r w:rsidR="00371CA1" w:rsidRPr="00740349">
        <w:t xml:space="preserve">digital </w:t>
      </w:r>
      <w:r w:rsidRPr="00740349">
        <w:t xml:space="preserve">service allows </w:t>
      </w:r>
      <w:ins w:id="485" w:author="Author" w:date="2024-09-12T09:53:00Z" w16du:dateUtc="2024-09-11T23:53:00Z">
        <w:r w:rsidR="00B604D2" w:rsidRPr="00740349">
          <w:t xml:space="preserve">an </w:t>
        </w:r>
      </w:ins>
      <w:r w:rsidRPr="00740349">
        <w:t>end</w:t>
      </w:r>
      <w:r w:rsidR="00740349">
        <w:noBreakHyphen/>
      </w:r>
      <w:del w:id="486" w:author="Author" w:date="2024-09-12T09:53:00Z" w16du:dateUtc="2024-09-11T23:53:00Z">
        <w:r w:rsidRPr="00570B02">
          <w:delText>users</w:delText>
        </w:r>
      </w:del>
      <w:ins w:id="487" w:author="Author" w:date="2024-09-12T09:53:00Z" w16du:dateUtc="2024-09-11T23:53:00Z">
        <w:r w:rsidRPr="00740349">
          <w:t>user</w:t>
        </w:r>
      </w:ins>
      <w:r w:rsidRPr="00740349">
        <w:t xml:space="preserve"> to post content on the </w:t>
      </w:r>
      <w:r w:rsidR="00371CA1" w:rsidRPr="00740349">
        <w:t xml:space="preserve">digital </w:t>
      </w:r>
      <w:r w:rsidRPr="00740349">
        <w:t>service</w:t>
      </w:r>
      <w:ins w:id="488" w:author="Author" w:date="2024-09-12T09:53:00Z" w16du:dateUtc="2024-09-11T23:53:00Z">
        <w:r w:rsidR="003C7B5F" w:rsidRPr="00740349">
          <w:t>,</w:t>
        </w:r>
        <w:r w:rsidR="00473A61" w:rsidRPr="00740349">
          <w:t xml:space="preserve"> other than as part of </w:t>
        </w:r>
        <w:r w:rsidR="00E84BD8" w:rsidRPr="00740349">
          <w:t>gameplay</w:t>
        </w:r>
      </w:ins>
      <w:r w:rsidRPr="00740349">
        <w:t>;</w:t>
      </w:r>
    </w:p>
    <w:p w14:paraId="16B7806E" w14:textId="5FEC157A" w:rsidR="00A02DA6" w:rsidRPr="00740349" w:rsidRDefault="00A02DA6" w:rsidP="00740349">
      <w:pPr>
        <w:pStyle w:val="paragraph"/>
      </w:pPr>
      <w:r w:rsidRPr="00740349">
        <w:tab/>
        <w:t>(b)</w:t>
      </w:r>
      <w:r w:rsidRPr="00740349">
        <w:tab/>
        <w:t xml:space="preserve">the </w:t>
      </w:r>
      <w:r w:rsidR="00371CA1" w:rsidRPr="00740349">
        <w:t xml:space="preserve">digital </w:t>
      </w:r>
      <w:r w:rsidRPr="00740349">
        <w:t xml:space="preserve">service provides a means for </w:t>
      </w:r>
      <w:ins w:id="489" w:author="Author" w:date="2024-09-12T09:53:00Z" w16du:dateUtc="2024-09-11T23:53:00Z">
        <w:r w:rsidR="00B604D2" w:rsidRPr="00740349">
          <w:t xml:space="preserve">an </w:t>
        </w:r>
      </w:ins>
      <w:r w:rsidRPr="00740349">
        <w:t>end</w:t>
      </w:r>
      <w:r w:rsidR="00740349">
        <w:noBreakHyphen/>
      </w:r>
      <w:del w:id="490" w:author="Author" w:date="2024-09-12T09:53:00Z" w16du:dateUtc="2024-09-11T23:53:00Z">
        <w:r w:rsidRPr="00570B02">
          <w:delText>users</w:delText>
        </w:r>
      </w:del>
      <w:ins w:id="491" w:author="Author" w:date="2024-09-12T09:53:00Z" w16du:dateUtc="2024-09-11T23:53:00Z">
        <w:r w:rsidRPr="00740349">
          <w:t>user</w:t>
        </w:r>
      </w:ins>
      <w:r w:rsidRPr="00740349">
        <w:t xml:space="preserve"> to share</w:t>
      </w:r>
      <w:r w:rsidR="00312F88" w:rsidRPr="00740349">
        <w:t xml:space="preserve">, </w:t>
      </w:r>
      <w:del w:id="492" w:author="Author" w:date="2024-09-12T09:53:00Z" w16du:dateUtc="2024-09-11T23:53:00Z">
        <w:r w:rsidR="00312F88" w:rsidRPr="00570B02">
          <w:delText>using</w:delText>
        </w:r>
      </w:del>
      <w:ins w:id="493" w:author="Author" w:date="2024-09-12T09:53:00Z" w16du:dateUtc="2024-09-11T23:53:00Z">
        <w:r w:rsidR="006B105A" w:rsidRPr="00740349">
          <w:t>within</w:t>
        </w:r>
      </w:ins>
      <w:r w:rsidR="00312F88" w:rsidRPr="00740349">
        <w:t xml:space="preserve"> the digital service</w:t>
      </w:r>
      <w:ins w:id="494" w:author="Author" w:date="2024-09-12T09:53:00Z" w16du:dateUtc="2024-09-11T23:53:00Z">
        <w:r w:rsidR="008D0239" w:rsidRPr="00740349">
          <w:t xml:space="preserve"> and other than as part of gameplay</w:t>
        </w:r>
      </w:ins>
      <w:r w:rsidR="00582FB5" w:rsidRPr="00740349">
        <w:t>,</w:t>
      </w:r>
      <w:r w:rsidRPr="00740349">
        <w:t xml:space="preserve"> content that is provided on the </w:t>
      </w:r>
      <w:r w:rsidR="00371CA1" w:rsidRPr="00740349">
        <w:t xml:space="preserve">digital </w:t>
      </w:r>
      <w:r w:rsidRPr="00740349">
        <w:t xml:space="preserve">service with another </w:t>
      </w:r>
      <w:r w:rsidR="00582FB5" w:rsidRPr="00740349">
        <w:t>end</w:t>
      </w:r>
      <w:r w:rsidR="00740349">
        <w:noBreakHyphen/>
      </w:r>
      <w:r w:rsidR="00582FB5" w:rsidRPr="00740349">
        <w:t>user</w:t>
      </w:r>
      <w:del w:id="495" w:author="Author" w:date="2024-09-12T09:53:00Z" w16du:dateUtc="2024-09-11T23:53:00Z">
        <w:r w:rsidR="00582FB5" w:rsidRPr="00570B02">
          <w:delText xml:space="preserve"> of the digital service</w:delText>
        </w:r>
      </w:del>
      <w:r w:rsidRPr="00740349">
        <w:t>;</w:t>
      </w:r>
    </w:p>
    <w:p w14:paraId="18C6C4B8" w14:textId="77777777" w:rsidR="00A02DA6" w:rsidRPr="00740349" w:rsidRDefault="00A02DA6" w:rsidP="00740349">
      <w:pPr>
        <w:pStyle w:val="paragraph"/>
      </w:pPr>
      <w:r w:rsidRPr="00740349">
        <w:lastRenderedPageBreak/>
        <w:tab/>
        <w:t>(c)</w:t>
      </w:r>
      <w:r w:rsidRPr="00740349">
        <w:tab/>
        <w:t xml:space="preserve">the </w:t>
      </w:r>
      <w:r w:rsidR="00371CA1" w:rsidRPr="00740349">
        <w:t xml:space="preserve">digital </w:t>
      </w:r>
      <w:r w:rsidRPr="00740349">
        <w:t>service makes:</w:t>
      </w:r>
    </w:p>
    <w:p w14:paraId="1C7588A2" w14:textId="77777777" w:rsidR="00A02DA6" w:rsidRPr="00740349" w:rsidRDefault="00A02DA6" w:rsidP="00740349">
      <w:pPr>
        <w:pStyle w:val="paragraphsub"/>
      </w:pPr>
      <w:r w:rsidRPr="00740349">
        <w:tab/>
        <w:t>(i)</w:t>
      </w:r>
      <w:r w:rsidRPr="00740349">
        <w:tab/>
        <w:t>interaction between end</w:t>
      </w:r>
      <w:r w:rsidR="00740349">
        <w:noBreakHyphen/>
      </w:r>
      <w:r w:rsidRPr="00740349">
        <w:t>users; or</w:t>
      </w:r>
    </w:p>
    <w:p w14:paraId="640774C2" w14:textId="77777777" w:rsidR="00A02DA6" w:rsidRPr="00740349" w:rsidRDefault="00A02DA6" w:rsidP="00740349">
      <w:pPr>
        <w:pStyle w:val="paragraphsub"/>
      </w:pPr>
      <w:r w:rsidRPr="00740349">
        <w:tab/>
        <w:t>(ii)</w:t>
      </w:r>
      <w:r w:rsidRPr="00740349">
        <w:tab/>
        <w:t>interaction by end</w:t>
      </w:r>
      <w:r w:rsidR="00740349">
        <w:noBreakHyphen/>
      </w:r>
      <w:r w:rsidRPr="00740349">
        <w:t xml:space="preserve">users with content provided on the </w:t>
      </w:r>
      <w:r w:rsidR="00371CA1" w:rsidRPr="00740349">
        <w:t xml:space="preserve">digital </w:t>
      </w:r>
      <w:r w:rsidRPr="00740349">
        <w:t>service;</w:t>
      </w:r>
    </w:p>
    <w:p w14:paraId="0D172260" w14:textId="77777777" w:rsidR="00A02DA6" w:rsidRPr="00740349" w:rsidRDefault="00A02DA6" w:rsidP="00740349">
      <w:pPr>
        <w:pStyle w:val="paragraph"/>
      </w:pPr>
      <w:r w:rsidRPr="00740349">
        <w:tab/>
      </w:r>
      <w:r w:rsidRPr="00740349">
        <w:tab/>
        <w:t>observable to other end</w:t>
      </w:r>
      <w:r w:rsidR="00740349">
        <w:noBreakHyphen/>
      </w:r>
      <w:r w:rsidRPr="00740349">
        <w:t>users</w:t>
      </w:r>
      <w:ins w:id="496" w:author="Author" w:date="2024-09-12T09:53:00Z" w16du:dateUtc="2024-09-11T23:53:00Z">
        <w:r w:rsidR="002918FC" w:rsidRPr="00740349">
          <w:t xml:space="preserve">, other </w:t>
        </w:r>
        <w:r w:rsidR="008D0239" w:rsidRPr="00740349">
          <w:t>than as part of gameplay</w:t>
        </w:r>
      </w:ins>
      <w:r w:rsidR="00A80961" w:rsidRPr="00740349">
        <w:t>.</w:t>
      </w:r>
    </w:p>
    <w:p w14:paraId="7F00E58C" w14:textId="77777777" w:rsidR="00C54ACA" w:rsidRPr="00570B02" w:rsidRDefault="00A80961" w:rsidP="00257574">
      <w:pPr>
        <w:pStyle w:val="ActHead5"/>
        <w:rPr>
          <w:del w:id="497" w:author="Author" w:date="2024-09-12T09:53:00Z" w16du:dateUtc="2024-09-11T23:53:00Z"/>
        </w:rPr>
      </w:pPr>
      <w:bookmarkStart w:id="498" w:name="_Toc136528138"/>
      <w:del w:id="499" w:author="Author" w:date="2024-09-12T09:53:00Z" w16du:dateUtc="2024-09-11T23:53:00Z">
        <w:r w:rsidRPr="00E65593">
          <w:rPr>
            <w:rStyle w:val="CharSectno"/>
          </w:rPr>
          <w:delText>6</w:delText>
        </w:r>
        <w:r w:rsidR="00C54ACA" w:rsidRPr="00570B02">
          <w:delText xml:space="preserve">  Excluded service</w:delText>
        </w:r>
        <w:r w:rsidR="00A02DA6" w:rsidRPr="00570B02">
          <w:delText>s for misinformation purposes</w:delText>
        </w:r>
        <w:bookmarkEnd w:id="498"/>
      </w:del>
    </w:p>
    <w:p w14:paraId="4B8E85EE" w14:textId="77777777" w:rsidR="000E05D3" w:rsidRPr="00740349" w:rsidRDefault="00CD4CD9" w:rsidP="00740349">
      <w:pPr>
        <w:pStyle w:val="ActHead5"/>
        <w:rPr>
          <w:ins w:id="500" w:author="Author" w:date="2024-09-12T09:53:00Z" w16du:dateUtc="2024-09-11T23:53:00Z"/>
        </w:rPr>
      </w:pPr>
      <w:bookmarkStart w:id="501" w:name="_Toc176246996"/>
      <w:ins w:id="502" w:author="Author" w:date="2024-09-12T09:53:00Z" w16du:dateUtc="2024-09-11T23:53:00Z">
        <w:r w:rsidRPr="009C0505">
          <w:rPr>
            <w:rStyle w:val="CharSectno"/>
          </w:rPr>
          <w:t>7</w:t>
        </w:r>
        <w:r w:rsidR="000E05D3" w:rsidRPr="00740349">
          <w:t xml:space="preserve">  Meaning of </w:t>
        </w:r>
        <w:r w:rsidR="000E05D3" w:rsidRPr="00740349">
          <w:rPr>
            <w:i/>
          </w:rPr>
          <w:t>digital communications platform provider</w:t>
        </w:r>
        <w:bookmarkEnd w:id="501"/>
      </w:ins>
    </w:p>
    <w:p w14:paraId="60733234" w14:textId="77777777" w:rsidR="00C54ACA" w:rsidRPr="00570B02" w:rsidRDefault="000E05D3" w:rsidP="00257574">
      <w:pPr>
        <w:pStyle w:val="subsection"/>
        <w:rPr>
          <w:del w:id="503" w:author="Author" w:date="2024-09-12T09:53:00Z" w16du:dateUtc="2024-09-11T23:53:00Z"/>
        </w:rPr>
      </w:pPr>
      <w:r w:rsidRPr="00740349">
        <w:tab/>
        <w:t>(1)</w:t>
      </w:r>
      <w:r w:rsidRPr="00740349">
        <w:tab/>
        <w:t xml:space="preserve">For the purposes of this Schedule, </w:t>
      </w:r>
      <w:del w:id="504" w:author="Author" w:date="2024-09-12T09:53:00Z" w16du:dateUtc="2024-09-11T23:53:00Z">
        <w:r w:rsidR="00A31C57" w:rsidRPr="00570B02">
          <w:delText>t</w:delText>
        </w:r>
        <w:r w:rsidR="00C54ACA" w:rsidRPr="00570B02">
          <w:delText xml:space="preserve">he following services are </w:delText>
        </w:r>
        <w:r w:rsidR="00C54ACA" w:rsidRPr="00570B02">
          <w:rPr>
            <w:b/>
            <w:i/>
          </w:rPr>
          <w:delText>excluded services</w:delText>
        </w:r>
        <w:r w:rsidR="00A02DA6" w:rsidRPr="00570B02">
          <w:rPr>
            <w:b/>
            <w:i/>
          </w:rPr>
          <w:delText xml:space="preserve"> for misinformation purposes</w:delText>
        </w:r>
        <w:r w:rsidR="00C54ACA" w:rsidRPr="00570B02">
          <w:delText>:</w:delText>
        </w:r>
      </w:del>
    </w:p>
    <w:p w14:paraId="3E59E8F4" w14:textId="77777777" w:rsidR="00C54ACA" w:rsidRPr="00570B02" w:rsidRDefault="00C54ACA" w:rsidP="00257574">
      <w:pPr>
        <w:pStyle w:val="paragraph"/>
        <w:rPr>
          <w:del w:id="505" w:author="Author" w:date="2024-09-12T09:53:00Z" w16du:dateUtc="2024-09-11T23:53:00Z"/>
        </w:rPr>
      </w:pPr>
      <w:del w:id="506" w:author="Author" w:date="2024-09-12T09:53:00Z" w16du:dateUtc="2024-09-11T23:53:00Z">
        <w:r w:rsidRPr="00570B02">
          <w:tab/>
          <w:delText>(</w:delText>
        </w:r>
        <w:r w:rsidR="00F45F8B" w:rsidRPr="00570B02">
          <w:delText>a</w:delText>
        </w:r>
        <w:r w:rsidRPr="00570B02">
          <w:delText>)</w:delText>
        </w:r>
        <w:r w:rsidRPr="00570B02">
          <w:tab/>
          <w:delText>an email service</w:delText>
        </w:r>
        <w:r w:rsidR="00653F74" w:rsidRPr="00570B02">
          <w:delText>;</w:delText>
        </w:r>
      </w:del>
    </w:p>
    <w:p w14:paraId="1A4AC058" w14:textId="77777777" w:rsidR="00F45F8B" w:rsidRPr="00570B02" w:rsidRDefault="00C54ACA" w:rsidP="00257574">
      <w:pPr>
        <w:pStyle w:val="paragraph"/>
        <w:rPr>
          <w:del w:id="507" w:author="Author" w:date="2024-09-12T09:53:00Z" w16du:dateUtc="2024-09-11T23:53:00Z"/>
        </w:rPr>
      </w:pPr>
      <w:del w:id="508" w:author="Author" w:date="2024-09-12T09:53:00Z" w16du:dateUtc="2024-09-11T23:53:00Z">
        <w:r w:rsidRPr="00570B02">
          <w:tab/>
          <w:delText>(</w:delText>
        </w:r>
        <w:r w:rsidR="00F45F8B" w:rsidRPr="00570B02">
          <w:delText>b</w:delText>
        </w:r>
        <w:r w:rsidRPr="00570B02">
          <w:delText>)</w:delText>
        </w:r>
        <w:r w:rsidRPr="00570B02">
          <w:tab/>
        </w:r>
        <w:r w:rsidR="00F45F8B" w:rsidRPr="00570B02">
          <w:delText xml:space="preserve">a media sharing service that does not </w:delText>
        </w:r>
        <w:r w:rsidR="00AF03C7" w:rsidRPr="00570B02">
          <w:delText>have an interactive feature</w:delText>
        </w:r>
        <w:r w:rsidR="00F45F8B" w:rsidRPr="00570B02">
          <w:delText>;</w:delText>
        </w:r>
      </w:del>
    </w:p>
    <w:p w14:paraId="40C1B26E" w14:textId="77777777" w:rsidR="00F45F8B" w:rsidRPr="00570B02" w:rsidRDefault="00F45F8B" w:rsidP="00257574">
      <w:pPr>
        <w:pStyle w:val="paragraph"/>
        <w:rPr>
          <w:del w:id="509" w:author="Author" w:date="2024-09-12T09:53:00Z" w16du:dateUtc="2024-09-11T23:53:00Z"/>
        </w:rPr>
      </w:pPr>
      <w:del w:id="510" w:author="Author" w:date="2024-09-12T09:53:00Z" w16du:dateUtc="2024-09-11T23:53:00Z">
        <w:r w:rsidRPr="00570B02">
          <w:tab/>
          <w:delText>(c)</w:delText>
        </w:r>
        <w:r w:rsidRPr="00570B02">
          <w:tab/>
        </w:r>
        <w:r w:rsidR="00653F74" w:rsidRPr="00570B02">
          <w:delText xml:space="preserve">a digital platform service specified by the Minister in an instrument under </w:delText>
        </w:r>
        <w:r w:rsidR="009229A0" w:rsidRPr="00570B02">
          <w:delText>subclause (</w:delText>
        </w:r>
        <w:r w:rsidR="00A90C2C" w:rsidRPr="00570B02">
          <w:delText>2</w:delText>
        </w:r>
        <w:r w:rsidR="00653F74" w:rsidRPr="00570B02">
          <w:delText>)</w:delText>
        </w:r>
        <w:r w:rsidR="00A80961" w:rsidRPr="00570B02">
          <w:delText>.</w:delText>
        </w:r>
      </w:del>
    </w:p>
    <w:p w14:paraId="043B2562" w14:textId="77777777" w:rsidR="00653F74" w:rsidRPr="00570B02" w:rsidRDefault="00653F74" w:rsidP="00257574">
      <w:pPr>
        <w:pStyle w:val="subsection"/>
        <w:rPr>
          <w:del w:id="511" w:author="Author" w:date="2024-09-12T09:53:00Z" w16du:dateUtc="2024-09-11T23:53:00Z"/>
        </w:rPr>
      </w:pPr>
      <w:del w:id="512" w:author="Author" w:date="2024-09-12T09:53:00Z" w16du:dateUtc="2024-09-11T23:53:00Z">
        <w:r w:rsidRPr="00570B02">
          <w:tab/>
          <w:delText>(</w:delText>
        </w:r>
        <w:r w:rsidR="00A90C2C" w:rsidRPr="00570B02">
          <w:delText>2</w:delText>
        </w:r>
        <w:r w:rsidRPr="00570B02">
          <w:delText>)</w:delText>
        </w:r>
        <w:r w:rsidRPr="00570B02">
          <w:tab/>
          <w:delText xml:space="preserve">The Minister may, by legislative instrument, specify that </w:delText>
        </w:r>
      </w:del>
      <w:r w:rsidR="000E05D3" w:rsidRPr="00740349">
        <w:t xml:space="preserve">a </w:t>
      </w:r>
      <w:r w:rsidR="000E05D3" w:rsidRPr="00740349">
        <w:rPr>
          <w:b/>
          <w:i/>
        </w:rPr>
        <w:t xml:space="preserve">digital </w:t>
      </w:r>
      <w:ins w:id="513" w:author="Author" w:date="2024-09-12T09:53:00Z" w16du:dateUtc="2024-09-11T23:53:00Z">
        <w:r w:rsidR="000E05D3" w:rsidRPr="00740349">
          <w:rPr>
            <w:b/>
            <w:i/>
          </w:rPr>
          <w:t xml:space="preserve">communications </w:t>
        </w:r>
      </w:ins>
      <w:r w:rsidR="000E05D3" w:rsidRPr="00740349">
        <w:rPr>
          <w:b/>
          <w:i/>
        </w:rPr>
        <w:t xml:space="preserve">platform </w:t>
      </w:r>
      <w:del w:id="514" w:author="Author" w:date="2024-09-12T09:53:00Z" w16du:dateUtc="2024-09-11T23:53:00Z">
        <w:r w:rsidRPr="00570B02">
          <w:delText>service</w:delText>
        </w:r>
      </w:del>
      <w:ins w:id="515" w:author="Author" w:date="2024-09-12T09:53:00Z" w16du:dateUtc="2024-09-11T23:53:00Z">
        <w:r w:rsidR="000E05D3" w:rsidRPr="00740349">
          <w:rPr>
            <w:b/>
            <w:i/>
          </w:rPr>
          <w:t>provider</w:t>
        </w:r>
      </w:ins>
      <w:r w:rsidR="000E05D3" w:rsidRPr="00740349">
        <w:t xml:space="preserve"> is </w:t>
      </w:r>
      <w:del w:id="516" w:author="Author" w:date="2024-09-12T09:53:00Z" w16du:dateUtc="2024-09-11T23:53:00Z">
        <w:r w:rsidRPr="00570B02">
          <w:delText>an excluded service for misinformation purposes</w:delText>
        </w:r>
        <w:r w:rsidR="00A80961" w:rsidRPr="00570B02">
          <w:delText>.</w:delText>
        </w:r>
      </w:del>
    </w:p>
    <w:p w14:paraId="6C15DE91" w14:textId="77777777" w:rsidR="00940E62" w:rsidRPr="00570B02" w:rsidRDefault="00A80961" w:rsidP="00257574">
      <w:pPr>
        <w:pStyle w:val="ActHead5"/>
        <w:rPr>
          <w:del w:id="517" w:author="Author" w:date="2024-09-12T09:53:00Z" w16du:dateUtc="2024-09-11T23:53:00Z"/>
        </w:rPr>
      </w:pPr>
      <w:bookmarkStart w:id="518" w:name="_Toc136528139"/>
      <w:del w:id="519" w:author="Author" w:date="2024-09-12T09:53:00Z" w16du:dateUtc="2024-09-11T23:53:00Z">
        <w:r w:rsidRPr="00E65593">
          <w:rPr>
            <w:rStyle w:val="CharSectno"/>
          </w:rPr>
          <w:delText>7</w:delText>
        </w:r>
        <w:r w:rsidR="00940E62" w:rsidRPr="00570B02">
          <w:delText xml:space="preserve">  Misinformation</w:delText>
        </w:r>
        <w:r w:rsidR="001D2A5E" w:rsidRPr="00570B02">
          <w:delText xml:space="preserve"> and disinformation</w:delText>
        </w:r>
        <w:bookmarkEnd w:id="518"/>
      </w:del>
    </w:p>
    <w:p w14:paraId="35B4D91F" w14:textId="3DF8BD45" w:rsidR="000E05D3" w:rsidRPr="00740349" w:rsidRDefault="00F208BE" w:rsidP="00740349">
      <w:pPr>
        <w:pStyle w:val="subsection"/>
      </w:pPr>
      <w:del w:id="520" w:author="Author" w:date="2024-09-12T09:53:00Z" w16du:dateUtc="2024-09-11T23:53:00Z">
        <w:r w:rsidRPr="00570B02">
          <w:tab/>
          <w:delText>(1)</w:delText>
        </w:r>
        <w:r w:rsidRPr="00570B02">
          <w:tab/>
        </w:r>
        <w:r w:rsidR="00A31C57" w:rsidRPr="00570B02">
          <w:delText>For the purposes of this Schedule, d</w:delText>
        </w:r>
        <w:r w:rsidRPr="00570B02">
          <w:delText>issemination of content using</w:delText>
        </w:r>
      </w:del>
      <w:ins w:id="521" w:author="Author" w:date="2024-09-12T09:53:00Z" w16du:dateUtc="2024-09-11T23:53:00Z">
        <w:r w:rsidR="000E05D3" w:rsidRPr="00740349">
          <w:t>a person who provides</w:t>
        </w:r>
      </w:ins>
      <w:r w:rsidR="000E05D3" w:rsidRPr="00740349">
        <w:t xml:space="preserve"> a digital </w:t>
      </w:r>
      <w:del w:id="522" w:author="Author" w:date="2024-09-12T09:53:00Z" w16du:dateUtc="2024-09-11T23:53:00Z">
        <w:r w:rsidRPr="00570B02">
          <w:delText xml:space="preserve">service is </w:delText>
        </w:r>
        <w:r w:rsidRPr="00570B02">
          <w:rPr>
            <w:b/>
            <w:i/>
          </w:rPr>
          <w:delText>misinformation</w:delText>
        </w:r>
        <w:r w:rsidRPr="00570B02">
          <w:delText xml:space="preserve"> </w:delText>
        </w:r>
        <w:r w:rsidR="00A31C57" w:rsidRPr="00570B02">
          <w:delText xml:space="preserve">on </w:delText>
        </w:r>
        <w:r w:rsidR="00606293" w:rsidRPr="00570B02">
          <w:delText xml:space="preserve">the </w:delText>
        </w:r>
        <w:r w:rsidR="00371CA1" w:rsidRPr="00570B02">
          <w:delText xml:space="preserve">digital </w:delText>
        </w:r>
        <w:r w:rsidR="00A31C57" w:rsidRPr="00570B02">
          <w:delText xml:space="preserve">service </w:delText>
        </w:r>
        <w:r w:rsidRPr="00570B02">
          <w:delText>if:</w:delText>
        </w:r>
      </w:del>
      <w:ins w:id="523" w:author="Author" w:date="2024-09-12T09:53:00Z" w16du:dateUtc="2024-09-11T23:53:00Z">
        <w:r w:rsidR="000E05D3" w:rsidRPr="00740349">
          <w:t>communications platform.</w:t>
        </w:r>
      </w:ins>
    </w:p>
    <w:p w14:paraId="0A81DC62" w14:textId="77777777" w:rsidR="00F208BE" w:rsidRPr="00570B02" w:rsidRDefault="00F208BE" w:rsidP="00257574">
      <w:pPr>
        <w:pStyle w:val="paragraph"/>
        <w:rPr>
          <w:del w:id="524" w:author="Author" w:date="2024-09-12T09:53:00Z" w16du:dateUtc="2024-09-11T23:53:00Z"/>
        </w:rPr>
      </w:pPr>
      <w:del w:id="525" w:author="Author" w:date="2024-09-12T09:53:00Z" w16du:dateUtc="2024-09-11T23:53:00Z">
        <w:r w:rsidRPr="00570B02">
          <w:tab/>
          <w:delText>(a)</w:delText>
        </w:r>
        <w:r w:rsidRPr="00570B02">
          <w:tab/>
          <w:delText>the content contains information that is false, misleading or deceptive; and</w:delText>
        </w:r>
      </w:del>
    </w:p>
    <w:p w14:paraId="32F046B0" w14:textId="77777777" w:rsidR="00F208BE" w:rsidRPr="00570B02" w:rsidRDefault="00F208BE" w:rsidP="00257574">
      <w:pPr>
        <w:pStyle w:val="paragraph"/>
        <w:rPr>
          <w:del w:id="526" w:author="Author" w:date="2024-09-12T09:53:00Z" w16du:dateUtc="2024-09-11T23:53:00Z"/>
        </w:rPr>
      </w:pPr>
      <w:del w:id="527" w:author="Author" w:date="2024-09-12T09:53:00Z" w16du:dateUtc="2024-09-11T23:53:00Z">
        <w:r w:rsidRPr="00570B02">
          <w:tab/>
          <w:delText>(b)</w:delText>
        </w:r>
        <w:r w:rsidRPr="00570B02">
          <w:tab/>
          <w:delText>the content is not excluded content</w:delText>
        </w:r>
        <w:r w:rsidR="00C74A8B" w:rsidRPr="00570B02">
          <w:delText xml:space="preserve"> for misinformation purposes</w:delText>
        </w:r>
        <w:r w:rsidRPr="00570B02">
          <w:delText>; and</w:delText>
        </w:r>
      </w:del>
    </w:p>
    <w:p w14:paraId="46D4926C" w14:textId="77777777" w:rsidR="00A912D5" w:rsidRPr="00570B02" w:rsidRDefault="00A912D5" w:rsidP="00257574">
      <w:pPr>
        <w:pStyle w:val="paragraph"/>
        <w:rPr>
          <w:del w:id="528" w:author="Author" w:date="2024-09-12T09:53:00Z" w16du:dateUtc="2024-09-11T23:53:00Z"/>
        </w:rPr>
      </w:pPr>
      <w:del w:id="529" w:author="Author" w:date="2024-09-12T09:53:00Z" w16du:dateUtc="2024-09-11T23:53:00Z">
        <w:r w:rsidRPr="00570B02">
          <w:tab/>
          <w:delText>(c)</w:delText>
        </w:r>
        <w:r w:rsidRPr="00570B02">
          <w:tab/>
          <w:delText xml:space="preserve">the content is </w:delText>
        </w:r>
        <w:r w:rsidR="00B05A9B" w:rsidRPr="00570B02">
          <w:delText xml:space="preserve">provided on the </w:delText>
        </w:r>
        <w:r w:rsidR="00371CA1" w:rsidRPr="00570B02">
          <w:delText xml:space="preserve">digital </w:delText>
        </w:r>
        <w:r w:rsidR="00B05A9B" w:rsidRPr="00570B02">
          <w:delText xml:space="preserve">service to </w:delText>
        </w:r>
        <w:r w:rsidRPr="00570B02">
          <w:delText>one or more end</w:delText>
        </w:r>
        <w:r w:rsidR="00257574">
          <w:noBreakHyphen/>
        </w:r>
        <w:r w:rsidRPr="00570B02">
          <w:delText>users in Australia;</w:delText>
        </w:r>
        <w:r w:rsidR="00B05A9B" w:rsidRPr="00570B02">
          <w:delText xml:space="preserve"> and</w:delText>
        </w:r>
      </w:del>
    </w:p>
    <w:p w14:paraId="640213D2" w14:textId="77777777" w:rsidR="00F208BE" w:rsidRPr="00570B02" w:rsidRDefault="00F208BE" w:rsidP="00257574">
      <w:pPr>
        <w:pStyle w:val="paragraph"/>
        <w:rPr>
          <w:del w:id="530" w:author="Author" w:date="2024-09-12T09:53:00Z" w16du:dateUtc="2024-09-11T23:53:00Z"/>
        </w:rPr>
      </w:pPr>
      <w:del w:id="531" w:author="Author" w:date="2024-09-12T09:53:00Z" w16du:dateUtc="2024-09-11T23:53:00Z">
        <w:r w:rsidRPr="00570B02">
          <w:tab/>
          <w:delText>(</w:delText>
        </w:r>
        <w:r w:rsidR="00A912D5" w:rsidRPr="00570B02">
          <w:delText>d</w:delText>
        </w:r>
        <w:r w:rsidRPr="00570B02">
          <w:delText>)</w:delText>
        </w:r>
        <w:r w:rsidRPr="00570B02">
          <w:tab/>
          <w:delText xml:space="preserve">the </w:delText>
        </w:r>
        <w:r w:rsidR="00B05A9B" w:rsidRPr="00570B02">
          <w:delText xml:space="preserve">provision </w:delText>
        </w:r>
        <w:r w:rsidRPr="00570B02">
          <w:delText>of the content on the</w:delText>
        </w:r>
        <w:r w:rsidR="001D2A5E" w:rsidRPr="00570B02">
          <w:delText xml:space="preserve"> </w:delText>
        </w:r>
        <w:r w:rsidR="00371CA1" w:rsidRPr="00570B02">
          <w:delText xml:space="preserve">digital </w:delText>
        </w:r>
        <w:r w:rsidRPr="00570B02">
          <w:delText xml:space="preserve">service </w:delText>
        </w:r>
        <w:r w:rsidR="004D2DA8" w:rsidRPr="00570B02">
          <w:delText xml:space="preserve">is reasonably </w:delText>
        </w:r>
        <w:r w:rsidRPr="00570B02">
          <w:delText>likely to cause or contribute to serious harm</w:delText>
        </w:r>
        <w:r w:rsidR="00A80961" w:rsidRPr="00570B02">
          <w:delText>.</w:delText>
        </w:r>
      </w:del>
    </w:p>
    <w:p w14:paraId="3EBF5048" w14:textId="77777777" w:rsidR="00F208BE" w:rsidRPr="00570B02" w:rsidRDefault="00F208BE" w:rsidP="00257574">
      <w:pPr>
        <w:pStyle w:val="subsection"/>
        <w:rPr>
          <w:del w:id="532" w:author="Author" w:date="2024-09-12T09:53:00Z" w16du:dateUtc="2024-09-11T23:53:00Z"/>
        </w:rPr>
      </w:pPr>
      <w:del w:id="533" w:author="Author" w:date="2024-09-12T09:53:00Z" w16du:dateUtc="2024-09-11T23:53:00Z">
        <w:r w:rsidRPr="00570B02">
          <w:tab/>
          <w:delText>(2)</w:delText>
        </w:r>
        <w:r w:rsidRPr="00570B02">
          <w:tab/>
        </w:r>
        <w:r w:rsidR="00A31C57" w:rsidRPr="00570B02">
          <w:delText>For the purposes of this Schedule, d</w:delText>
        </w:r>
        <w:r w:rsidRPr="00570B02">
          <w:delText xml:space="preserve">issemination of content using a digital service is </w:delText>
        </w:r>
        <w:r w:rsidRPr="00570B02">
          <w:rPr>
            <w:b/>
            <w:i/>
          </w:rPr>
          <w:delText>disinformation</w:delText>
        </w:r>
        <w:r w:rsidR="00A31C57" w:rsidRPr="00570B02">
          <w:delText xml:space="preserve"> on </w:delText>
        </w:r>
        <w:r w:rsidR="00606293" w:rsidRPr="00570B02">
          <w:delText>the</w:delText>
        </w:r>
        <w:r w:rsidR="00A31C57" w:rsidRPr="00570B02">
          <w:delText xml:space="preserve"> </w:delText>
        </w:r>
        <w:r w:rsidR="00371CA1" w:rsidRPr="00570B02">
          <w:delText xml:space="preserve">digital </w:delText>
        </w:r>
        <w:r w:rsidR="00A31C57" w:rsidRPr="00570B02">
          <w:delText>service</w:delText>
        </w:r>
        <w:r w:rsidRPr="00570B02">
          <w:delText xml:space="preserve"> if:</w:delText>
        </w:r>
      </w:del>
    </w:p>
    <w:p w14:paraId="4C77B0B3" w14:textId="77777777" w:rsidR="00F208BE" w:rsidRPr="00570B02" w:rsidRDefault="00F208BE" w:rsidP="00257574">
      <w:pPr>
        <w:pStyle w:val="paragraph"/>
        <w:rPr>
          <w:del w:id="534" w:author="Author" w:date="2024-09-12T09:53:00Z" w16du:dateUtc="2024-09-11T23:53:00Z"/>
        </w:rPr>
      </w:pPr>
      <w:del w:id="535" w:author="Author" w:date="2024-09-12T09:53:00Z" w16du:dateUtc="2024-09-11T23:53:00Z">
        <w:r w:rsidRPr="00570B02">
          <w:lastRenderedPageBreak/>
          <w:tab/>
          <w:delText>(a)</w:delText>
        </w:r>
        <w:r w:rsidRPr="00570B02">
          <w:tab/>
          <w:delText>the content contains information that is false, misleading or deceptive; and</w:delText>
        </w:r>
      </w:del>
    </w:p>
    <w:p w14:paraId="26C29500" w14:textId="77777777" w:rsidR="00F208BE" w:rsidRPr="00570B02" w:rsidRDefault="00F208BE" w:rsidP="00257574">
      <w:pPr>
        <w:pStyle w:val="paragraph"/>
        <w:rPr>
          <w:del w:id="536" w:author="Author" w:date="2024-09-12T09:53:00Z" w16du:dateUtc="2024-09-11T23:53:00Z"/>
        </w:rPr>
      </w:pPr>
      <w:del w:id="537" w:author="Author" w:date="2024-09-12T09:53:00Z" w16du:dateUtc="2024-09-11T23:53:00Z">
        <w:r w:rsidRPr="00570B02">
          <w:tab/>
          <w:delText>(b)</w:delText>
        </w:r>
        <w:r w:rsidRPr="00570B02">
          <w:tab/>
          <w:delText>the content is not excluded content</w:delText>
        </w:r>
        <w:r w:rsidR="00C74A8B" w:rsidRPr="00570B02">
          <w:delText xml:space="preserve"> for misinformation purposes</w:delText>
        </w:r>
        <w:r w:rsidRPr="00570B02">
          <w:delText>; and</w:delText>
        </w:r>
      </w:del>
    </w:p>
    <w:p w14:paraId="11DAEFE7" w14:textId="77777777" w:rsidR="00B05A9B" w:rsidRPr="00570B02" w:rsidRDefault="00B05A9B" w:rsidP="00257574">
      <w:pPr>
        <w:pStyle w:val="paragraph"/>
        <w:rPr>
          <w:del w:id="538" w:author="Author" w:date="2024-09-12T09:53:00Z" w16du:dateUtc="2024-09-11T23:53:00Z"/>
        </w:rPr>
      </w:pPr>
      <w:del w:id="539" w:author="Author" w:date="2024-09-12T09:53:00Z" w16du:dateUtc="2024-09-11T23:53:00Z">
        <w:r w:rsidRPr="00570B02">
          <w:tab/>
          <w:delText>(c)</w:delText>
        </w:r>
        <w:r w:rsidRPr="00570B02">
          <w:tab/>
          <w:delText xml:space="preserve">the content is provided on the </w:delText>
        </w:r>
        <w:r w:rsidR="00371CA1" w:rsidRPr="00570B02">
          <w:delText xml:space="preserve">digital </w:delText>
        </w:r>
        <w:r w:rsidRPr="00570B02">
          <w:delText>service to one or more end</w:delText>
        </w:r>
        <w:r w:rsidR="00257574">
          <w:noBreakHyphen/>
        </w:r>
        <w:r w:rsidRPr="00570B02">
          <w:delText>users in Australia; and</w:delText>
        </w:r>
      </w:del>
    </w:p>
    <w:p w14:paraId="17322EA9" w14:textId="77777777" w:rsidR="00F208BE" w:rsidRPr="00570B02" w:rsidRDefault="00F208BE" w:rsidP="00257574">
      <w:pPr>
        <w:pStyle w:val="paragraph"/>
        <w:rPr>
          <w:del w:id="540" w:author="Author" w:date="2024-09-12T09:53:00Z" w16du:dateUtc="2024-09-11T23:53:00Z"/>
        </w:rPr>
      </w:pPr>
      <w:del w:id="541" w:author="Author" w:date="2024-09-12T09:53:00Z" w16du:dateUtc="2024-09-11T23:53:00Z">
        <w:r w:rsidRPr="00570B02">
          <w:tab/>
          <w:delText>(</w:delText>
        </w:r>
        <w:r w:rsidR="00A912D5" w:rsidRPr="00570B02">
          <w:delText>d</w:delText>
        </w:r>
        <w:r w:rsidRPr="00570B02">
          <w:delText>)</w:delText>
        </w:r>
        <w:r w:rsidRPr="00570B02">
          <w:tab/>
          <w:delText xml:space="preserve">the </w:delText>
        </w:r>
        <w:r w:rsidR="00B05A9B" w:rsidRPr="00570B02">
          <w:delText xml:space="preserve">provision </w:delText>
        </w:r>
        <w:r w:rsidRPr="00570B02">
          <w:delText xml:space="preserve">of the content on the </w:delText>
        </w:r>
        <w:r w:rsidR="00371CA1" w:rsidRPr="00570B02">
          <w:delText xml:space="preserve">digital </w:delText>
        </w:r>
        <w:r w:rsidRPr="00570B02">
          <w:delText xml:space="preserve">service </w:delText>
        </w:r>
        <w:r w:rsidR="004D2DA8" w:rsidRPr="00570B02">
          <w:delText xml:space="preserve">is reasonably </w:delText>
        </w:r>
        <w:r w:rsidRPr="00570B02">
          <w:delText>likely to cause or contribute to serious harm; and</w:delText>
        </w:r>
      </w:del>
    </w:p>
    <w:p w14:paraId="7B34D6A4" w14:textId="77777777" w:rsidR="00F208BE" w:rsidRPr="00570B02" w:rsidRDefault="00F208BE" w:rsidP="00257574">
      <w:pPr>
        <w:pStyle w:val="paragraph"/>
        <w:rPr>
          <w:del w:id="542" w:author="Author" w:date="2024-09-12T09:53:00Z" w16du:dateUtc="2024-09-11T23:53:00Z"/>
        </w:rPr>
      </w:pPr>
      <w:del w:id="543" w:author="Author" w:date="2024-09-12T09:53:00Z" w16du:dateUtc="2024-09-11T23:53:00Z">
        <w:r w:rsidRPr="00570B02">
          <w:tab/>
          <w:delText>(</w:delText>
        </w:r>
        <w:r w:rsidR="00A912D5" w:rsidRPr="00570B02">
          <w:delText>e</w:delText>
        </w:r>
        <w:r w:rsidRPr="00570B02">
          <w:delText>)</w:delText>
        </w:r>
        <w:r w:rsidRPr="00570B02">
          <w:tab/>
          <w:delText xml:space="preserve">the person </w:delText>
        </w:r>
        <w:r w:rsidR="001D2A5E" w:rsidRPr="00570B02">
          <w:delText>disseminating</w:delText>
        </w:r>
        <w:r w:rsidR="00582FB5" w:rsidRPr="00570B02">
          <w:delText>, or causing the dissemination of,</w:delText>
        </w:r>
        <w:r w:rsidR="001D2A5E" w:rsidRPr="00570B02">
          <w:delText xml:space="preserve"> </w:delText>
        </w:r>
        <w:r w:rsidRPr="00570B02">
          <w:delText>the content</w:delText>
        </w:r>
        <w:r w:rsidR="00BD3652" w:rsidRPr="00570B02">
          <w:delText xml:space="preserve"> intends that the content deceive another person</w:delText>
        </w:r>
        <w:r w:rsidR="00A80961" w:rsidRPr="00570B02">
          <w:delText>.</w:delText>
        </w:r>
      </w:del>
    </w:p>
    <w:p w14:paraId="351B5C32" w14:textId="77777777" w:rsidR="00702BB9" w:rsidRPr="00740349" w:rsidRDefault="00702BB9" w:rsidP="00740349">
      <w:pPr>
        <w:pStyle w:val="notetext"/>
        <w:rPr>
          <w:moveFrom w:id="544" w:author="Author" w:date="2024-09-12T09:53:00Z" w16du:dateUtc="2024-09-11T23:53:00Z"/>
        </w:rPr>
      </w:pPr>
      <w:moveFromRangeStart w:id="545" w:author="Author" w:date="2024-09-12T09:53:00Z" w:name="move177027239"/>
      <w:moveFrom w:id="546" w:author="Author" w:date="2024-09-12T09:53:00Z" w16du:dateUtc="2024-09-11T23:53:00Z">
        <w:r w:rsidRPr="00740349">
          <w:t>Note:</w:t>
        </w:r>
        <w:r w:rsidRPr="00740349">
          <w:tab/>
          <w:t>Disinformation includes disinformation by or on behalf of a foreign power.</w:t>
        </w:r>
      </w:moveFrom>
    </w:p>
    <w:p w14:paraId="001BE9B6" w14:textId="77777777" w:rsidR="00F208BE" w:rsidRPr="00570B02" w:rsidRDefault="00702BB9" w:rsidP="00257574">
      <w:pPr>
        <w:pStyle w:val="subsection"/>
        <w:rPr>
          <w:del w:id="547" w:author="Author" w:date="2024-09-12T09:53:00Z" w16du:dateUtc="2024-09-11T23:53:00Z"/>
        </w:rPr>
      </w:pPr>
      <w:moveFrom w:id="548" w:author="Author" w:date="2024-09-12T09:53:00Z" w16du:dateUtc="2024-09-11T23:53:00Z">
        <w:r w:rsidRPr="00740349">
          <w:tab/>
          <w:t>(3)</w:t>
        </w:r>
        <w:r w:rsidRPr="00740349">
          <w:tab/>
          <w:t xml:space="preserve">For the purposes of this Schedule, in determining whether the provision of content on a digital service is reasonably likely to cause or contribute to serious harm, </w:t>
        </w:r>
      </w:moveFrom>
      <w:moveFromRangeEnd w:id="545"/>
      <w:del w:id="549" w:author="Author" w:date="2024-09-12T09:53:00Z" w16du:dateUtc="2024-09-11T23:53:00Z">
        <w:r w:rsidR="00F208BE" w:rsidRPr="00570B02">
          <w:delText>have regard to the following matters:</w:delText>
        </w:r>
      </w:del>
    </w:p>
    <w:p w14:paraId="6FDE7B45" w14:textId="77777777" w:rsidR="00702BB9" w:rsidRPr="00740349" w:rsidRDefault="00702BB9" w:rsidP="00740349">
      <w:pPr>
        <w:pStyle w:val="paragraph"/>
        <w:rPr>
          <w:moveFrom w:id="550" w:author="Author" w:date="2024-09-12T09:53:00Z" w16du:dateUtc="2024-09-11T23:53:00Z"/>
        </w:rPr>
      </w:pPr>
      <w:moveFromRangeStart w:id="551" w:author="Author" w:date="2024-09-12T09:53:00Z" w:name="move177027240"/>
      <w:moveFrom w:id="552" w:author="Author" w:date="2024-09-12T09:53:00Z" w16du:dateUtc="2024-09-11T23:53:00Z">
        <w:r w:rsidRPr="00740349">
          <w:tab/>
          <w:t>(a)</w:t>
        </w:r>
        <w:r w:rsidRPr="00740349">
          <w:tab/>
          <w:t>the circumstances in which the content is disseminated;</w:t>
        </w:r>
      </w:moveFrom>
    </w:p>
    <w:moveFromRangeEnd w:id="551"/>
    <w:p w14:paraId="452BED8B" w14:textId="77777777" w:rsidR="00F208BE" w:rsidRPr="00570B02" w:rsidRDefault="00F208BE" w:rsidP="00257574">
      <w:pPr>
        <w:pStyle w:val="paragraph"/>
        <w:rPr>
          <w:del w:id="553" w:author="Author" w:date="2024-09-12T09:53:00Z" w16du:dateUtc="2024-09-11T23:53:00Z"/>
        </w:rPr>
      </w:pPr>
      <w:del w:id="554" w:author="Author" w:date="2024-09-12T09:53:00Z" w16du:dateUtc="2024-09-11T23:53:00Z">
        <w:r w:rsidRPr="00570B02">
          <w:tab/>
          <w:delText>(b)</w:delText>
        </w:r>
        <w:r w:rsidRPr="00570B02">
          <w:tab/>
          <w:delText xml:space="preserve">the subject matter of the </w:delText>
        </w:r>
        <w:r w:rsidR="00991218" w:rsidRPr="00570B02">
          <w:delText xml:space="preserve">false, misleading or deceptive information in the </w:delText>
        </w:r>
        <w:r w:rsidRPr="00570B02">
          <w:delText>content;</w:delText>
        </w:r>
      </w:del>
    </w:p>
    <w:p w14:paraId="4144C17E" w14:textId="77777777" w:rsidR="00702BB9" w:rsidRPr="00740349" w:rsidRDefault="00702BB9" w:rsidP="00740349">
      <w:pPr>
        <w:pStyle w:val="paragraph"/>
        <w:rPr>
          <w:moveFrom w:id="555" w:author="Author" w:date="2024-09-12T09:53:00Z" w16du:dateUtc="2024-09-11T23:53:00Z"/>
        </w:rPr>
      </w:pPr>
      <w:moveFromRangeStart w:id="556" w:author="Author" w:date="2024-09-12T09:53:00Z" w:name="move177027241"/>
      <w:moveFrom w:id="557" w:author="Author" w:date="2024-09-12T09:53:00Z" w16du:dateUtc="2024-09-11T23:53:00Z">
        <w:r w:rsidRPr="00740349">
          <w:tab/>
          <w:t>(c)</w:t>
        </w:r>
        <w:r w:rsidRPr="00740349">
          <w:tab/>
          <w:t>the potential reach and speed of the dissemination;</w:t>
        </w:r>
      </w:moveFrom>
    </w:p>
    <w:moveFromRangeEnd w:id="556"/>
    <w:p w14:paraId="05BFCA01" w14:textId="77777777" w:rsidR="00F208BE" w:rsidRPr="00570B02" w:rsidRDefault="00F208BE" w:rsidP="00257574">
      <w:pPr>
        <w:pStyle w:val="paragraph"/>
        <w:rPr>
          <w:del w:id="558" w:author="Author" w:date="2024-09-12T09:53:00Z" w16du:dateUtc="2024-09-11T23:53:00Z"/>
        </w:rPr>
      </w:pPr>
      <w:del w:id="559" w:author="Author" w:date="2024-09-12T09:53:00Z" w16du:dateUtc="2024-09-11T23:53:00Z">
        <w:r w:rsidRPr="00570B02">
          <w:tab/>
          <w:delText>(d)</w:delText>
        </w:r>
        <w:r w:rsidRPr="00570B02">
          <w:tab/>
          <w:delText>the severity of the potential impacts of the dissemination;</w:delText>
        </w:r>
      </w:del>
    </w:p>
    <w:p w14:paraId="29B549ED" w14:textId="77777777" w:rsidR="00F208BE" w:rsidRPr="00570B02" w:rsidRDefault="00F208BE" w:rsidP="00257574">
      <w:pPr>
        <w:pStyle w:val="paragraph"/>
        <w:rPr>
          <w:del w:id="560" w:author="Author" w:date="2024-09-12T09:53:00Z" w16du:dateUtc="2024-09-11T23:53:00Z"/>
        </w:rPr>
      </w:pPr>
      <w:del w:id="561" w:author="Author" w:date="2024-09-12T09:53:00Z" w16du:dateUtc="2024-09-11T23:53:00Z">
        <w:r w:rsidRPr="00570B02">
          <w:tab/>
          <w:delText>(e)</w:delText>
        </w:r>
        <w:r w:rsidRPr="00570B02">
          <w:tab/>
          <w:delText xml:space="preserve">the author of the </w:delText>
        </w:r>
        <w:r w:rsidR="00991218" w:rsidRPr="00570B02">
          <w:delText>information</w:delText>
        </w:r>
        <w:r w:rsidRPr="00570B02">
          <w:delText>;</w:delText>
        </w:r>
      </w:del>
    </w:p>
    <w:p w14:paraId="2AE1E077" w14:textId="77777777" w:rsidR="00F208BE" w:rsidRPr="00570B02" w:rsidRDefault="00F208BE" w:rsidP="00257574">
      <w:pPr>
        <w:pStyle w:val="paragraph"/>
        <w:rPr>
          <w:del w:id="562" w:author="Author" w:date="2024-09-12T09:53:00Z" w16du:dateUtc="2024-09-11T23:53:00Z"/>
        </w:rPr>
      </w:pPr>
      <w:del w:id="563" w:author="Author" w:date="2024-09-12T09:53:00Z" w16du:dateUtc="2024-09-11T23:53:00Z">
        <w:r w:rsidRPr="00570B02">
          <w:tab/>
          <w:delText>(f)</w:delText>
        </w:r>
        <w:r w:rsidRPr="00570B02">
          <w:tab/>
          <w:delText>the purpose of the dissemination;</w:delText>
        </w:r>
      </w:del>
    </w:p>
    <w:p w14:paraId="366D0721" w14:textId="77777777" w:rsidR="00F208BE" w:rsidRPr="00570B02" w:rsidRDefault="00F208BE" w:rsidP="00257574">
      <w:pPr>
        <w:pStyle w:val="paragraph"/>
        <w:rPr>
          <w:del w:id="564" w:author="Author" w:date="2024-09-12T09:53:00Z" w16du:dateUtc="2024-09-11T23:53:00Z"/>
        </w:rPr>
      </w:pPr>
      <w:del w:id="565" w:author="Author" w:date="2024-09-12T09:53:00Z" w16du:dateUtc="2024-09-11T23:53:00Z">
        <w:r w:rsidRPr="00570B02">
          <w:tab/>
          <w:delText>(g)</w:delText>
        </w:r>
        <w:r w:rsidRPr="00570B02">
          <w:tab/>
          <w:delText xml:space="preserve">whether the </w:delText>
        </w:r>
        <w:r w:rsidR="00991218" w:rsidRPr="00570B02">
          <w:delText xml:space="preserve">information </w:delText>
        </w:r>
        <w:r w:rsidRPr="00570B02">
          <w:delText>has been attributed to a source and, if so, the authority of the source and whether the attribution is correct;</w:delText>
        </w:r>
      </w:del>
    </w:p>
    <w:p w14:paraId="0FB744EC" w14:textId="77777777" w:rsidR="00F208BE" w:rsidRPr="00570B02" w:rsidRDefault="00F208BE" w:rsidP="00257574">
      <w:pPr>
        <w:pStyle w:val="paragraph"/>
        <w:rPr>
          <w:del w:id="566" w:author="Author" w:date="2024-09-12T09:53:00Z" w16du:dateUtc="2024-09-11T23:53:00Z"/>
        </w:rPr>
      </w:pPr>
      <w:del w:id="567" w:author="Author" w:date="2024-09-12T09:53:00Z" w16du:dateUtc="2024-09-11T23:53:00Z">
        <w:r w:rsidRPr="00570B02">
          <w:tab/>
          <w:delText>(</w:delText>
        </w:r>
        <w:r w:rsidR="00693683" w:rsidRPr="00570B02">
          <w:delText>h</w:delText>
        </w:r>
        <w:r w:rsidRPr="00570B02">
          <w:delText>)</w:delText>
        </w:r>
        <w:r w:rsidRPr="00570B02">
          <w:tab/>
          <w:delText xml:space="preserve">other related </w:delText>
        </w:r>
        <w:r w:rsidR="00991218" w:rsidRPr="00570B02">
          <w:delText xml:space="preserve">false, misleading or deceptive information </w:delText>
        </w:r>
        <w:r w:rsidRPr="00570B02">
          <w:delText>disseminated</w:delText>
        </w:r>
        <w:r w:rsidR="00693683" w:rsidRPr="00570B02">
          <w:delText>;</w:delText>
        </w:r>
      </w:del>
    </w:p>
    <w:p w14:paraId="04DBD39A" w14:textId="77777777" w:rsidR="00702BB9" w:rsidRPr="00740349" w:rsidRDefault="000E05D3" w:rsidP="00740349">
      <w:pPr>
        <w:pStyle w:val="paragraph"/>
        <w:rPr>
          <w:moveFrom w:id="568" w:author="Author" w:date="2024-09-12T09:53:00Z" w16du:dateUtc="2024-09-11T23:53:00Z"/>
        </w:rPr>
      </w:pPr>
      <w:ins w:id="569" w:author="Author" w:date="2024-09-12T09:53:00Z" w16du:dateUtc="2024-09-11T23:53:00Z">
        <w:r w:rsidRPr="00740349">
          <w:tab/>
          <w:t>(2</w:t>
        </w:r>
      </w:ins>
      <w:moveFromRangeStart w:id="570" w:author="Author" w:date="2024-09-12T09:53:00Z" w:name="move177027242"/>
      <w:moveFrom w:id="571" w:author="Author" w:date="2024-09-12T09:53:00Z" w16du:dateUtc="2024-09-11T23:53:00Z">
        <w:r w:rsidR="00702BB9" w:rsidRPr="00740349">
          <w:tab/>
          <w:t>(</w:t>
        </w:r>
        <w:r w:rsidR="008D3824" w:rsidRPr="00740349">
          <w:t>i</w:t>
        </w:r>
        <w:r w:rsidR="00702BB9" w:rsidRPr="00740349">
          <w:t>)</w:t>
        </w:r>
        <w:r w:rsidR="00702BB9" w:rsidRPr="00740349">
          <w:tab/>
          <w:t>any other relevant matter.</w:t>
        </w:r>
      </w:moveFrom>
    </w:p>
    <w:moveFromRangeEnd w:id="570"/>
    <w:p w14:paraId="4D14AD47" w14:textId="77777777" w:rsidR="00123EA4" w:rsidRPr="00570B02" w:rsidRDefault="00123EA4" w:rsidP="00257574">
      <w:pPr>
        <w:pStyle w:val="notetext"/>
        <w:rPr>
          <w:del w:id="572" w:author="Author" w:date="2024-09-12T09:53:00Z" w16du:dateUtc="2024-09-11T23:53:00Z"/>
        </w:rPr>
      </w:pPr>
      <w:del w:id="573" w:author="Author" w:date="2024-09-12T09:53:00Z" w16du:dateUtc="2024-09-11T23:53:00Z">
        <w:r w:rsidRPr="00570B02">
          <w:delText>Note:</w:delText>
        </w:r>
        <w:r w:rsidRPr="00570B02">
          <w:tab/>
          <w:delText xml:space="preserve">See the definition of </w:delText>
        </w:r>
        <w:r w:rsidRPr="00570B02">
          <w:rPr>
            <w:b/>
            <w:i/>
          </w:rPr>
          <w:delText>harm</w:delText>
        </w:r>
        <w:r w:rsidRPr="00570B02">
          <w:delText xml:space="preserve"> in </w:delText>
        </w:r>
        <w:r w:rsidR="00CF5DE5" w:rsidRPr="00570B02">
          <w:delText>clause</w:delText>
        </w:r>
        <w:r w:rsidRPr="00570B02">
          <w:delText xml:space="preserve"> </w:delText>
        </w:r>
        <w:r w:rsidR="00A80961" w:rsidRPr="00570B02">
          <w:delText>2.</w:delText>
        </w:r>
      </w:del>
    </w:p>
    <w:p w14:paraId="2D486C97" w14:textId="77777777" w:rsidR="00CF5DE5" w:rsidRPr="00570B02" w:rsidRDefault="00CF5DE5" w:rsidP="00257574">
      <w:pPr>
        <w:pStyle w:val="subsection"/>
        <w:rPr>
          <w:del w:id="574" w:author="Author" w:date="2024-09-12T09:53:00Z" w16du:dateUtc="2024-09-11T23:53:00Z"/>
        </w:rPr>
      </w:pPr>
      <w:del w:id="575" w:author="Author" w:date="2024-09-12T09:53:00Z" w16du:dateUtc="2024-09-11T23:53:00Z">
        <w:r w:rsidRPr="00570B02">
          <w:tab/>
          <w:delText>(4)</w:delText>
        </w:r>
        <w:r w:rsidRPr="00570B02">
          <w:tab/>
        </w:r>
        <w:r w:rsidR="009229A0" w:rsidRPr="00570B02">
          <w:delText>Subclause (</w:delText>
        </w:r>
        <w:r w:rsidRPr="00570B02">
          <w:delText xml:space="preserve">2) does not limit </w:delText>
        </w:r>
        <w:r w:rsidR="009229A0" w:rsidRPr="00570B02">
          <w:delText>subclause (</w:delText>
        </w:r>
        <w:r w:rsidRPr="00570B02">
          <w:delText>1)</w:delText>
        </w:r>
        <w:r w:rsidR="00A80961" w:rsidRPr="00570B02">
          <w:delText>.</w:delText>
        </w:r>
      </w:del>
    </w:p>
    <w:p w14:paraId="4E7A9F04" w14:textId="77777777" w:rsidR="00FF2E52" w:rsidRPr="00570B02" w:rsidRDefault="00A80961" w:rsidP="00257574">
      <w:pPr>
        <w:pStyle w:val="ActHead5"/>
        <w:rPr>
          <w:del w:id="576" w:author="Author" w:date="2024-09-12T09:53:00Z" w16du:dateUtc="2024-09-11T23:53:00Z"/>
        </w:rPr>
      </w:pPr>
      <w:bookmarkStart w:id="577" w:name="_Toc136528140"/>
      <w:del w:id="578" w:author="Author" w:date="2024-09-12T09:53:00Z" w16du:dateUtc="2024-09-11T23:53:00Z">
        <w:r w:rsidRPr="00E65593">
          <w:rPr>
            <w:rStyle w:val="CharSectno"/>
          </w:rPr>
          <w:delText>8</w:delText>
        </w:r>
        <w:r w:rsidR="00FF2E52" w:rsidRPr="00570B02">
          <w:delText xml:space="preserve">  Digital platform provider</w:delText>
        </w:r>
        <w:bookmarkEnd w:id="577"/>
      </w:del>
    </w:p>
    <w:p w14:paraId="75FA560C" w14:textId="36F2B32F" w:rsidR="000E05D3" w:rsidRPr="00740349" w:rsidRDefault="00FF2E52" w:rsidP="00740349">
      <w:pPr>
        <w:pStyle w:val="subsection"/>
      </w:pPr>
      <w:del w:id="579" w:author="Author" w:date="2024-09-12T09:53:00Z" w16du:dateUtc="2024-09-11T23:53:00Z">
        <w:r w:rsidRPr="00570B02">
          <w:tab/>
          <w:delText>(1</w:delText>
        </w:r>
      </w:del>
      <w:r w:rsidR="000E05D3" w:rsidRPr="00740349">
        <w:t>)</w:t>
      </w:r>
      <w:r w:rsidR="000E05D3" w:rsidRPr="00740349">
        <w:tab/>
        <w:t xml:space="preserve">For the purposes of this Schedule, a person does not provide a digital </w:t>
      </w:r>
      <w:ins w:id="580" w:author="Author" w:date="2024-09-12T09:53:00Z" w16du:dateUtc="2024-09-11T23:53:00Z">
        <w:r w:rsidR="000E05D3" w:rsidRPr="00740349">
          <w:t xml:space="preserve">communications </w:t>
        </w:r>
      </w:ins>
      <w:r w:rsidR="000E05D3" w:rsidRPr="00740349">
        <w:t>platform</w:t>
      </w:r>
      <w:del w:id="581" w:author="Author" w:date="2024-09-12T09:53:00Z" w16du:dateUtc="2024-09-11T23:53:00Z">
        <w:r w:rsidRPr="00570B02">
          <w:delText xml:space="preserve"> service</w:delText>
        </w:r>
      </w:del>
      <w:r w:rsidR="000E05D3" w:rsidRPr="00740349">
        <w:t xml:space="preserve"> merely because the person </w:t>
      </w:r>
      <w:r w:rsidR="000E05D3" w:rsidRPr="00740349">
        <w:lastRenderedPageBreak/>
        <w:t>supplies an internet carriage service that enables content to be delivered or accessed.</w:t>
      </w:r>
    </w:p>
    <w:p w14:paraId="1FC3F7C2" w14:textId="23E3395C" w:rsidR="000E05D3" w:rsidRPr="00740349" w:rsidRDefault="000E05D3" w:rsidP="00740349">
      <w:pPr>
        <w:pStyle w:val="subsection"/>
      </w:pPr>
      <w:r w:rsidRPr="00740349">
        <w:tab/>
        <w:t>(</w:t>
      </w:r>
      <w:del w:id="582" w:author="Author" w:date="2024-09-12T09:53:00Z" w16du:dateUtc="2024-09-11T23:53:00Z">
        <w:r w:rsidR="00FF2E52" w:rsidRPr="00570B02">
          <w:delText>2</w:delText>
        </w:r>
      </w:del>
      <w:ins w:id="583" w:author="Author" w:date="2024-09-12T09:53:00Z" w16du:dateUtc="2024-09-11T23:53:00Z">
        <w:r w:rsidRPr="00740349">
          <w:t>3</w:t>
        </w:r>
      </w:ins>
      <w:r w:rsidRPr="00740349">
        <w:t>)</w:t>
      </w:r>
      <w:r w:rsidRPr="00740349">
        <w:tab/>
        <w:t xml:space="preserve">For the purposes of this Schedule, a person does not provide a digital </w:t>
      </w:r>
      <w:ins w:id="584" w:author="Author" w:date="2024-09-12T09:53:00Z" w16du:dateUtc="2024-09-11T23:53:00Z">
        <w:r w:rsidRPr="00740349">
          <w:t xml:space="preserve">communications </w:t>
        </w:r>
      </w:ins>
      <w:r w:rsidRPr="00740349">
        <w:t>platform</w:t>
      </w:r>
      <w:del w:id="585" w:author="Author" w:date="2024-09-12T09:53:00Z" w16du:dateUtc="2024-09-11T23:53:00Z">
        <w:r w:rsidR="00FF2E52" w:rsidRPr="00570B02">
          <w:delText xml:space="preserve"> service</w:delText>
        </w:r>
      </w:del>
      <w:r w:rsidRPr="00740349">
        <w:t xml:space="preserve"> merely because the person provides a billing service, or a fee collection service, in relation to a digital </w:t>
      </w:r>
      <w:ins w:id="586" w:author="Author" w:date="2024-09-12T09:53:00Z" w16du:dateUtc="2024-09-11T23:53:00Z">
        <w:r w:rsidRPr="00740349">
          <w:t xml:space="preserve">communications </w:t>
        </w:r>
      </w:ins>
      <w:r w:rsidRPr="00740349">
        <w:t>platform</w:t>
      </w:r>
      <w:del w:id="587" w:author="Author" w:date="2024-09-12T09:53:00Z" w16du:dateUtc="2024-09-11T23:53:00Z">
        <w:r w:rsidR="00FF2E52" w:rsidRPr="00570B02">
          <w:delText xml:space="preserve"> service</w:delText>
        </w:r>
      </w:del>
      <w:r w:rsidRPr="00740349">
        <w:t>.</w:t>
      </w:r>
    </w:p>
    <w:p w14:paraId="3C048872" w14:textId="5F1C4ED2" w:rsidR="000E05D3" w:rsidRPr="00740349" w:rsidRDefault="00A80961" w:rsidP="00740349">
      <w:pPr>
        <w:pStyle w:val="ActHead5"/>
      </w:pPr>
      <w:bookmarkStart w:id="588" w:name="_Toc176246997"/>
      <w:bookmarkStart w:id="589" w:name="_Toc136528141"/>
      <w:del w:id="590" w:author="Author" w:date="2024-09-12T09:53:00Z" w16du:dateUtc="2024-09-11T23:53:00Z">
        <w:r w:rsidRPr="00E65593">
          <w:rPr>
            <w:rStyle w:val="CharSectno"/>
          </w:rPr>
          <w:delText>9</w:delText>
        </w:r>
      </w:del>
      <w:ins w:id="591" w:author="Author" w:date="2024-09-12T09:53:00Z" w16du:dateUtc="2024-09-11T23:53:00Z">
        <w:r w:rsidR="00CD4CD9" w:rsidRPr="009C0505">
          <w:rPr>
            <w:rStyle w:val="CharSectno"/>
          </w:rPr>
          <w:t>8</w:t>
        </w:r>
      </w:ins>
      <w:r w:rsidR="000E05D3" w:rsidRPr="00740349">
        <w:t xml:space="preserve">  When content is provided on a digital service</w:t>
      </w:r>
      <w:bookmarkEnd w:id="588"/>
      <w:bookmarkEnd w:id="589"/>
    </w:p>
    <w:p w14:paraId="14F35562" w14:textId="77777777" w:rsidR="000E05D3" w:rsidRPr="00740349" w:rsidRDefault="000E05D3" w:rsidP="00740349">
      <w:pPr>
        <w:pStyle w:val="subsection"/>
      </w:pPr>
      <w:r w:rsidRPr="00740349">
        <w:tab/>
        <w:t>(1)</w:t>
      </w:r>
      <w:r w:rsidRPr="00740349">
        <w:tab/>
        <w:t xml:space="preserve">For the purposes of this Schedule, content is </w:t>
      </w:r>
      <w:r w:rsidRPr="00740349">
        <w:rPr>
          <w:b/>
          <w:i/>
        </w:rPr>
        <w:t>provided on</w:t>
      </w:r>
      <w:r w:rsidRPr="00740349">
        <w:t xml:space="preserve"> a digital service if the content is:</w:t>
      </w:r>
    </w:p>
    <w:p w14:paraId="561F4D84" w14:textId="77777777" w:rsidR="000E05D3" w:rsidRPr="00740349" w:rsidRDefault="000E05D3" w:rsidP="00740349">
      <w:pPr>
        <w:pStyle w:val="paragraph"/>
      </w:pPr>
      <w:r w:rsidRPr="00740349">
        <w:tab/>
        <w:t>(a)</w:t>
      </w:r>
      <w:r w:rsidRPr="00740349">
        <w:tab/>
        <w:t>delivered by the digital service; or</w:t>
      </w:r>
    </w:p>
    <w:p w14:paraId="09EDB4A5" w14:textId="77777777" w:rsidR="000E05D3" w:rsidRPr="00740349" w:rsidRDefault="000E05D3" w:rsidP="00740349">
      <w:pPr>
        <w:pStyle w:val="paragraph"/>
      </w:pPr>
      <w:r w:rsidRPr="00740349">
        <w:tab/>
        <w:t>(b)</w:t>
      </w:r>
      <w:r w:rsidRPr="00740349">
        <w:tab/>
        <w:t>accessible to end</w:t>
      </w:r>
      <w:r w:rsidR="00740349">
        <w:noBreakHyphen/>
      </w:r>
      <w:r w:rsidRPr="00740349">
        <w:t>users using the digital service.</w:t>
      </w:r>
    </w:p>
    <w:p w14:paraId="7F37E2CC" w14:textId="77777777" w:rsidR="000E05D3" w:rsidRPr="00740349" w:rsidRDefault="000E05D3" w:rsidP="00740349">
      <w:pPr>
        <w:pStyle w:val="subsection"/>
      </w:pPr>
      <w:r w:rsidRPr="00740349">
        <w:tab/>
        <w:t>(2)</w:t>
      </w:r>
      <w:r w:rsidRPr="00740349">
        <w:tab/>
        <w:t xml:space="preserve">For the purposes of this Schedule, content is </w:t>
      </w:r>
      <w:r w:rsidRPr="00740349">
        <w:rPr>
          <w:b/>
          <w:i/>
        </w:rPr>
        <w:t>provided on</w:t>
      </w:r>
      <w:r w:rsidRPr="00740349">
        <w:t xml:space="preserve"> a digital service to an end</w:t>
      </w:r>
      <w:r w:rsidR="00740349">
        <w:noBreakHyphen/>
      </w:r>
      <w:r w:rsidRPr="00740349">
        <w:t>user if the content is:</w:t>
      </w:r>
    </w:p>
    <w:p w14:paraId="1E04A98B" w14:textId="77777777" w:rsidR="000E05D3" w:rsidRPr="00740349" w:rsidRDefault="000E05D3" w:rsidP="00740349">
      <w:pPr>
        <w:pStyle w:val="paragraph"/>
      </w:pPr>
      <w:r w:rsidRPr="00740349">
        <w:tab/>
        <w:t>(a)</w:t>
      </w:r>
      <w:r w:rsidRPr="00740349">
        <w:tab/>
        <w:t>delivered to the end</w:t>
      </w:r>
      <w:r w:rsidR="00740349">
        <w:noBreakHyphen/>
      </w:r>
      <w:r w:rsidRPr="00740349">
        <w:t>user by the digital service; or</w:t>
      </w:r>
    </w:p>
    <w:p w14:paraId="33E8EFAC" w14:textId="77777777" w:rsidR="000E05D3" w:rsidRPr="00740349" w:rsidRDefault="000E05D3" w:rsidP="00740349">
      <w:pPr>
        <w:pStyle w:val="paragraph"/>
      </w:pPr>
      <w:r w:rsidRPr="00740349">
        <w:tab/>
        <w:t>(b)</w:t>
      </w:r>
      <w:r w:rsidRPr="00740349">
        <w:tab/>
        <w:t>accessible to the end</w:t>
      </w:r>
      <w:r w:rsidR="00740349">
        <w:noBreakHyphen/>
      </w:r>
      <w:r w:rsidRPr="00740349">
        <w:t>user using the digital service.</w:t>
      </w:r>
    </w:p>
    <w:p w14:paraId="0A3F597A" w14:textId="5C08A44E" w:rsidR="000E05D3" w:rsidRPr="00740349" w:rsidRDefault="00A80961" w:rsidP="00740349">
      <w:pPr>
        <w:pStyle w:val="ActHead5"/>
      </w:pPr>
      <w:bookmarkStart w:id="592" w:name="_Toc176246998"/>
      <w:bookmarkStart w:id="593" w:name="_Toc136528142"/>
      <w:del w:id="594" w:author="Author" w:date="2024-09-12T09:53:00Z" w16du:dateUtc="2024-09-11T23:53:00Z">
        <w:r w:rsidRPr="00E65593">
          <w:rPr>
            <w:rStyle w:val="CharSectno"/>
          </w:rPr>
          <w:delText>10</w:delText>
        </w:r>
      </w:del>
      <w:ins w:id="595" w:author="Author" w:date="2024-09-12T09:53:00Z" w16du:dateUtc="2024-09-11T23:53:00Z">
        <w:r w:rsidR="00CD4CD9" w:rsidRPr="009C0505">
          <w:rPr>
            <w:rStyle w:val="CharSectno"/>
          </w:rPr>
          <w:t>9</w:t>
        </w:r>
      </w:ins>
      <w:r w:rsidR="000E05D3" w:rsidRPr="00740349">
        <w:t xml:space="preserve">  When a service is provided to the public etc.</w:t>
      </w:r>
      <w:bookmarkEnd w:id="592"/>
      <w:bookmarkEnd w:id="593"/>
    </w:p>
    <w:p w14:paraId="3B585571" w14:textId="77777777" w:rsidR="000E05D3" w:rsidRPr="00740349" w:rsidRDefault="000E05D3" w:rsidP="00740349">
      <w:pPr>
        <w:pStyle w:val="subsection"/>
      </w:pPr>
      <w:r w:rsidRPr="00740349">
        <w:tab/>
        <w:t>(1)</w:t>
      </w:r>
      <w:r w:rsidRPr="00740349">
        <w:tab/>
        <w:t xml:space="preserve">For the purposes of this Schedule, a service is </w:t>
      </w:r>
      <w:r w:rsidRPr="00740349">
        <w:rPr>
          <w:b/>
          <w:i/>
        </w:rPr>
        <w:t>provided to the public</w:t>
      </w:r>
      <w:r w:rsidRPr="00740349">
        <w:t xml:space="preserve"> if, and only if, the service is provided to at least one person outside the immediate circle (within the meaning of the </w:t>
      </w:r>
      <w:r w:rsidRPr="00740349">
        <w:rPr>
          <w:i/>
        </w:rPr>
        <w:t>Telecommunications Act 1997</w:t>
      </w:r>
      <w:r w:rsidRPr="00740349">
        <w:t>) of the person who provides the service.</w:t>
      </w:r>
    </w:p>
    <w:p w14:paraId="46D2ABC3" w14:textId="77777777" w:rsidR="000E05D3" w:rsidRPr="00740349" w:rsidRDefault="000E05D3" w:rsidP="00740349">
      <w:pPr>
        <w:pStyle w:val="subsection"/>
      </w:pPr>
      <w:r w:rsidRPr="00740349">
        <w:tab/>
        <w:t>(2)</w:t>
      </w:r>
      <w:r w:rsidRPr="00740349">
        <w:tab/>
        <w:t>For the purposes of this Schedule, a service that is provided to the public is taken to be different from a service that is not provided to the public, even if the content provided on the services is identical.</w:t>
      </w:r>
    </w:p>
    <w:p w14:paraId="1B143E45" w14:textId="52943241" w:rsidR="000E05D3" w:rsidRPr="00740349" w:rsidRDefault="00A80961" w:rsidP="00740349">
      <w:pPr>
        <w:pStyle w:val="ActHead5"/>
      </w:pPr>
      <w:bookmarkStart w:id="596" w:name="_Toc176246999"/>
      <w:bookmarkStart w:id="597" w:name="_Toc136528143"/>
      <w:del w:id="598" w:author="Author" w:date="2024-09-12T09:53:00Z" w16du:dateUtc="2024-09-11T23:53:00Z">
        <w:r w:rsidRPr="00E65593">
          <w:rPr>
            <w:rStyle w:val="CharSectno"/>
          </w:rPr>
          <w:delText>11</w:delText>
        </w:r>
      </w:del>
      <w:ins w:id="599" w:author="Author" w:date="2024-09-12T09:53:00Z" w16du:dateUtc="2024-09-11T23:53:00Z">
        <w:r w:rsidR="00CD4CD9" w:rsidRPr="009C0505">
          <w:rPr>
            <w:rStyle w:val="CharSectno"/>
          </w:rPr>
          <w:t>10</w:t>
        </w:r>
      </w:ins>
      <w:r w:rsidR="000E05D3" w:rsidRPr="00740349">
        <w:t xml:space="preserve">  Extended meaning of </w:t>
      </w:r>
      <w:r w:rsidR="000E05D3" w:rsidRPr="00740349">
        <w:rPr>
          <w:i/>
        </w:rPr>
        <w:t>using</w:t>
      </w:r>
      <w:bookmarkEnd w:id="596"/>
      <w:bookmarkEnd w:id="597"/>
    </w:p>
    <w:p w14:paraId="72A59C27" w14:textId="77777777" w:rsidR="000E05D3" w:rsidRPr="00740349" w:rsidRDefault="000E05D3" w:rsidP="00740349">
      <w:pPr>
        <w:pStyle w:val="subsection"/>
      </w:pPr>
      <w:r w:rsidRPr="00740349">
        <w:tab/>
      </w:r>
      <w:r w:rsidRPr="00740349">
        <w:tab/>
        <w:t xml:space="preserve">A reference in this Schedule to </w:t>
      </w:r>
      <w:r w:rsidRPr="00740349">
        <w:rPr>
          <w:b/>
          <w:i/>
        </w:rPr>
        <w:t>using</w:t>
      </w:r>
      <w:r w:rsidRPr="00740349">
        <w:t xml:space="preserve"> a thing is a reference to using the thing either:</w:t>
      </w:r>
    </w:p>
    <w:p w14:paraId="5664821F" w14:textId="77777777" w:rsidR="000E05D3" w:rsidRPr="00740349" w:rsidRDefault="000E05D3" w:rsidP="00740349">
      <w:pPr>
        <w:pStyle w:val="paragraph"/>
      </w:pPr>
      <w:r w:rsidRPr="00740349">
        <w:tab/>
        <w:t>(a)</w:t>
      </w:r>
      <w:r w:rsidRPr="00740349">
        <w:tab/>
        <w:t>in isolation; or</w:t>
      </w:r>
    </w:p>
    <w:p w14:paraId="68E0C623" w14:textId="77777777" w:rsidR="000E05D3" w:rsidRPr="00740349" w:rsidRDefault="000E05D3" w:rsidP="00740349">
      <w:pPr>
        <w:pStyle w:val="paragraph"/>
      </w:pPr>
      <w:r w:rsidRPr="00740349">
        <w:tab/>
        <w:t>(b)</w:t>
      </w:r>
      <w:r w:rsidRPr="00740349">
        <w:tab/>
        <w:t>in conjunction with one or more other things.</w:t>
      </w:r>
    </w:p>
    <w:p w14:paraId="5CB151E7" w14:textId="77777777" w:rsidR="000E05D3" w:rsidRPr="00740349" w:rsidRDefault="00A80961" w:rsidP="00740349">
      <w:pPr>
        <w:pStyle w:val="ActHead5"/>
        <w:rPr>
          <w:moveFrom w:id="600" w:author="Author" w:date="2024-09-12T09:53:00Z" w16du:dateUtc="2024-09-11T23:53:00Z"/>
        </w:rPr>
      </w:pPr>
      <w:bookmarkStart w:id="601" w:name="_Toc136528144"/>
      <w:del w:id="602" w:author="Author" w:date="2024-09-12T09:53:00Z" w16du:dateUtc="2024-09-11T23:53:00Z">
        <w:r w:rsidRPr="00E65593">
          <w:rPr>
            <w:rStyle w:val="CharSectno"/>
          </w:rPr>
          <w:lastRenderedPageBreak/>
          <w:delText>12</w:delText>
        </w:r>
        <w:r w:rsidR="006A2E13" w:rsidRPr="00570B02">
          <w:delText xml:space="preserve">  </w:delText>
        </w:r>
      </w:del>
      <w:moveFromRangeStart w:id="603" w:author="Author" w:date="2024-09-12T09:53:00Z" w:name="move177027238"/>
      <w:moveFrom w:id="604" w:author="Author" w:date="2024-09-12T09:53:00Z" w16du:dateUtc="2024-09-11T23:53:00Z">
        <w:r w:rsidR="000E05D3" w:rsidRPr="00740349">
          <w:t>Extra</w:t>
        </w:r>
        <w:r w:rsidR="00740349">
          <w:noBreakHyphen/>
        </w:r>
        <w:r w:rsidR="000E05D3" w:rsidRPr="00740349">
          <w:t>territorial application</w:t>
        </w:r>
        <w:bookmarkEnd w:id="601"/>
      </w:moveFrom>
    </w:p>
    <w:p w14:paraId="199FF0D3" w14:textId="77777777" w:rsidR="000E05D3" w:rsidRPr="00740349" w:rsidRDefault="000E05D3" w:rsidP="00740349">
      <w:pPr>
        <w:pStyle w:val="subsection"/>
        <w:rPr>
          <w:moveFrom w:id="605" w:author="Author" w:date="2024-09-12T09:53:00Z" w16du:dateUtc="2024-09-11T23:53:00Z"/>
        </w:rPr>
      </w:pPr>
      <w:moveFrom w:id="606" w:author="Author" w:date="2024-09-12T09:53:00Z" w16du:dateUtc="2024-09-11T23:53:00Z">
        <w:r w:rsidRPr="00740349">
          <w:tab/>
        </w:r>
        <w:r w:rsidRPr="00740349">
          <w:tab/>
          <w:t>This Schedule extends to acts, omissions, matters and things outside Australia.</w:t>
        </w:r>
      </w:moveFrom>
    </w:p>
    <w:p w14:paraId="121E159E" w14:textId="5148FB97" w:rsidR="003965E9" w:rsidRPr="00740349" w:rsidRDefault="00A14CA8" w:rsidP="00740349">
      <w:pPr>
        <w:pStyle w:val="ActHead2"/>
      </w:pPr>
      <w:bookmarkStart w:id="607" w:name="_Toc176247000"/>
      <w:bookmarkStart w:id="608" w:name="_Hlk123807645"/>
      <w:bookmarkStart w:id="609" w:name="_Toc136528145"/>
      <w:moveFromRangeEnd w:id="603"/>
      <w:r w:rsidRPr="009C0505">
        <w:rPr>
          <w:rStyle w:val="CharPartNo"/>
        </w:rPr>
        <w:t>Part 2</w:t>
      </w:r>
      <w:r w:rsidR="003965E9" w:rsidRPr="00740349">
        <w:t>—</w:t>
      </w:r>
      <w:del w:id="610" w:author="Author" w:date="2024-09-12T09:53:00Z" w16du:dateUtc="2024-09-11T23:53:00Z">
        <w:r w:rsidR="00BA5BB3" w:rsidRPr="00E65593">
          <w:rPr>
            <w:rStyle w:val="CharPartText"/>
          </w:rPr>
          <w:delText>Information</w:delText>
        </w:r>
      </w:del>
      <w:bookmarkEnd w:id="609"/>
      <w:ins w:id="611" w:author="Author" w:date="2024-09-12T09:53:00Z" w16du:dateUtc="2024-09-11T23:53:00Z">
        <w:r w:rsidR="003965E9" w:rsidRPr="009C0505">
          <w:rPr>
            <w:rStyle w:val="CharPartText"/>
          </w:rPr>
          <w:t>Misinformation and disinformation</w:t>
        </w:r>
      </w:ins>
      <w:bookmarkEnd w:id="607"/>
    </w:p>
    <w:p w14:paraId="27300D44" w14:textId="77E8B408" w:rsidR="003965E9" w:rsidRPr="00740349" w:rsidRDefault="00C02542" w:rsidP="00740349">
      <w:pPr>
        <w:pStyle w:val="ActHead3"/>
      </w:pPr>
      <w:bookmarkStart w:id="612" w:name="_Toc176247001"/>
      <w:bookmarkStart w:id="613" w:name="_Toc136528146"/>
      <w:r w:rsidRPr="009C0505">
        <w:rPr>
          <w:rStyle w:val="CharDivNo"/>
        </w:rPr>
        <w:t>Division 1</w:t>
      </w:r>
      <w:r w:rsidR="003965E9" w:rsidRPr="00740349">
        <w:t>—</w:t>
      </w:r>
      <w:del w:id="614" w:author="Author" w:date="2024-09-12T09:53:00Z" w16du:dateUtc="2024-09-11T23:53:00Z">
        <w:r w:rsidR="00B77206" w:rsidRPr="00E65593">
          <w:rPr>
            <w:rStyle w:val="CharDivText"/>
          </w:rPr>
          <w:delText>Scope</w:delText>
        </w:r>
      </w:del>
      <w:bookmarkEnd w:id="613"/>
      <w:ins w:id="615" w:author="Author" w:date="2024-09-12T09:53:00Z" w16du:dateUtc="2024-09-11T23:53:00Z">
        <w:r w:rsidR="003965E9" w:rsidRPr="009C0505">
          <w:rPr>
            <w:rStyle w:val="CharDivText"/>
          </w:rPr>
          <w:t>Introduction</w:t>
        </w:r>
      </w:ins>
      <w:bookmarkEnd w:id="612"/>
    </w:p>
    <w:p w14:paraId="7979AC63" w14:textId="354F917D" w:rsidR="00F810A5" w:rsidRPr="00740349" w:rsidRDefault="00A80961" w:rsidP="00740349">
      <w:pPr>
        <w:pStyle w:val="ActHead5"/>
        <w:rPr>
          <w:ins w:id="616" w:author="Author" w:date="2024-09-12T09:53:00Z" w16du:dateUtc="2024-09-11T23:53:00Z"/>
        </w:rPr>
      </w:pPr>
      <w:bookmarkStart w:id="617" w:name="_Toc176247002"/>
      <w:bookmarkStart w:id="618" w:name="_Toc136528147"/>
      <w:del w:id="619" w:author="Author" w:date="2024-09-12T09:53:00Z" w16du:dateUtc="2024-09-11T23:53:00Z">
        <w:r w:rsidRPr="00E65593">
          <w:rPr>
            <w:rStyle w:val="CharSectno"/>
          </w:rPr>
          <w:delText>13</w:delText>
        </w:r>
        <w:r w:rsidR="00F63F78" w:rsidRPr="00570B02">
          <w:delText xml:space="preserve">  </w:delText>
        </w:r>
      </w:del>
      <w:ins w:id="620" w:author="Author" w:date="2024-09-12T09:53:00Z" w16du:dateUtc="2024-09-11T23:53:00Z">
        <w:r w:rsidR="00CD4CD9" w:rsidRPr="009C0505">
          <w:rPr>
            <w:rStyle w:val="CharSectno"/>
          </w:rPr>
          <w:t>11</w:t>
        </w:r>
        <w:r w:rsidR="00F810A5" w:rsidRPr="00740349">
          <w:t xml:space="preserve">  Objects</w:t>
        </w:r>
        <w:bookmarkEnd w:id="617"/>
      </w:ins>
    </w:p>
    <w:p w14:paraId="4BD74521" w14:textId="488D488B" w:rsidR="00F810A5" w:rsidRPr="00740349" w:rsidRDefault="00F810A5" w:rsidP="00740349">
      <w:pPr>
        <w:pStyle w:val="subsection"/>
        <w:rPr>
          <w:ins w:id="621" w:author="Author" w:date="2024-09-12T09:53:00Z" w16du:dateUtc="2024-09-11T23:53:00Z"/>
        </w:rPr>
      </w:pPr>
      <w:ins w:id="622" w:author="Author" w:date="2024-09-12T09:53:00Z" w16du:dateUtc="2024-09-11T23:53:00Z">
        <w:r w:rsidRPr="00740349">
          <w:tab/>
        </w:r>
        <w:r w:rsidRPr="00740349">
          <w:tab/>
          <w:t xml:space="preserve">The objects of this </w:t>
        </w:r>
      </w:ins>
      <w:r w:rsidR="00B94A3D" w:rsidRPr="00740349">
        <w:t>Part</w:t>
      </w:r>
      <w:r w:rsidRPr="00740349">
        <w:t xml:space="preserve"> </w:t>
      </w:r>
      <w:del w:id="623" w:author="Author" w:date="2024-09-12T09:53:00Z" w16du:dateUtc="2024-09-11T23:53:00Z">
        <w:r w:rsidR="00F63F78" w:rsidRPr="00570B02">
          <w:delText xml:space="preserve">does not apply </w:delText>
        </w:r>
      </w:del>
      <w:ins w:id="624" w:author="Author" w:date="2024-09-12T09:53:00Z" w16du:dateUtc="2024-09-11T23:53:00Z">
        <w:r w:rsidRPr="00740349">
          <w:t>are:</w:t>
        </w:r>
      </w:ins>
    </w:p>
    <w:p w14:paraId="1C83E3E0" w14:textId="6F24D80E" w:rsidR="00F810A5" w:rsidRPr="00740349" w:rsidRDefault="00F810A5" w:rsidP="00740349">
      <w:pPr>
        <w:pStyle w:val="paragraph"/>
        <w:rPr>
          <w:ins w:id="625" w:author="Author" w:date="2024-09-12T09:53:00Z" w16du:dateUtc="2024-09-11T23:53:00Z"/>
        </w:rPr>
      </w:pPr>
      <w:ins w:id="626" w:author="Author" w:date="2024-09-12T09:53:00Z" w16du:dateUtc="2024-09-11T23:53:00Z">
        <w:r w:rsidRPr="00740349">
          <w:tab/>
          <w:t>(a)</w:t>
        </w:r>
        <w:r w:rsidRPr="00740349">
          <w:tab/>
          <w:t>to enable end</w:t>
        </w:r>
        <w:r w:rsidR="00740349">
          <w:noBreakHyphen/>
        </w:r>
        <w:r w:rsidRPr="00740349">
          <w:t xml:space="preserve">users </w:t>
        </w:r>
      </w:ins>
      <w:r w:rsidRPr="00740349">
        <w:t xml:space="preserve">to </w:t>
      </w:r>
      <w:del w:id="627" w:author="Author" w:date="2024-09-12T09:53:00Z" w16du:dateUtc="2024-09-11T23:53:00Z">
        <w:r w:rsidR="00F63F78" w:rsidRPr="00570B02">
          <w:delText xml:space="preserve">excluded services for </w:delText>
        </w:r>
      </w:del>
      <w:ins w:id="628" w:author="Author" w:date="2024-09-12T09:53:00Z" w16du:dateUtc="2024-09-11T23:53:00Z">
        <w:r w:rsidR="002054BD" w:rsidRPr="00740349">
          <w:t>better understand the accuracy and credibility of</w:t>
        </w:r>
        <w:r w:rsidRPr="00740349">
          <w:t xml:space="preserve"> content disseminated using digital </w:t>
        </w:r>
        <w:r w:rsidR="00B079BF" w:rsidRPr="00740349">
          <w:t>communications platforms</w:t>
        </w:r>
        <w:r w:rsidRPr="00740349">
          <w:t xml:space="preserve">, particularly content that purports to be </w:t>
        </w:r>
        <w:r w:rsidR="00C926F2" w:rsidRPr="00740349">
          <w:t xml:space="preserve">factual or </w:t>
        </w:r>
        <w:r w:rsidRPr="00740349">
          <w:t>authoritative; and</w:t>
        </w:r>
      </w:ins>
    </w:p>
    <w:p w14:paraId="0AC9B689" w14:textId="77777777" w:rsidR="00D51CA7" w:rsidRPr="00740349" w:rsidRDefault="00F810A5" w:rsidP="00740349">
      <w:pPr>
        <w:pStyle w:val="paragraph"/>
        <w:rPr>
          <w:ins w:id="629" w:author="Author" w:date="2024-09-12T09:53:00Z" w16du:dateUtc="2024-09-11T23:53:00Z"/>
        </w:rPr>
      </w:pPr>
      <w:ins w:id="630" w:author="Author" w:date="2024-09-12T09:53:00Z" w16du:dateUtc="2024-09-11T23:53:00Z">
        <w:r w:rsidRPr="00740349">
          <w:tab/>
          <w:t>(b)</w:t>
        </w:r>
        <w:r w:rsidRPr="00740349">
          <w:tab/>
          <w:t xml:space="preserve">to ensure </w:t>
        </w:r>
        <w:r w:rsidR="006C2CDE" w:rsidRPr="00740349">
          <w:t>digital communications platform provider</w:t>
        </w:r>
        <w:r w:rsidRPr="00740349">
          <w:t>s</w:t>
        </w:r>
        <w:r w:rsidR="00D51CA7" w:rsidRPr="00740349">
          <w:t>:</w:t>
        </w:r>
      </w:ins>
    </w:p>
    <w:p w14:paraId="776C550C" w14:textId="73818FF0" w:rsidR="0072624A" w:rsidRPr="00740349" w:rsidRDefault="00D51CA7" w:rsidP="00740349">
      <w:pPr>
        <w:pStyle w:val="paragraphsub"/>
      </w:pPr>
      <w:ins w:id="631" w:author="Author" w:date="2024-09-12T09:53:00Z" w16du:dateUtc="2024-09-11T23:53:00Z">
        <w:r w:rsidRPr="00740349">
          <w:tab/>
          <w:t>(i)</w:t>
        </w:r>
        <w:r w:rsidRPr="00740349">
          <w:tab/>
        </w:r>
        <w:r w:rsidR="00860870" w:rsidRPr="00740349">
          <w:t>publish</w:t>
        </w:r>
        <w:r w:rsidR="005D4B14" w:rsidRPr="00740349">
          <w:t xml:space="preserve"> policies, or information on policy approaches, in relation to </w:t>
        </w:r>
      </w:ins>
      <w:r w:rsidR="005D4B14" w:rsidRPr="00740349">
        <w:t xml:space="preserve">misinformation </w:t>
      </w:r>
      <w:del w:id="632" w:author="Author" w:date="2024-09-12T09:53:00Z" w16du:dateUtc="2024-09-11T23:53:00Z">
        <w:r w:rsidR="00F63F78" w:rsidRPr="00570B02">
          <w:delText>purposes</w:delText>
        </w:r>
      </w:del>
      <w:bookmarkEnd w:id="618"/>
      <w:ins w:id="633" w:author="Author" w:date="2024-09-12T09:53:00Z" w16du:dateUtc="2024-09-11T23:53:00Z">
        <w:r w:rsidR="005D4B14" w:rsidRPr="00740349">
          <w:t>and disinformation on digital communications platforms</w:t>
        </w:r>
        <w:r w:rsidRPr="00740349">
          <w:t>; and</w:t>
        </w:r>
      </w:ins>
    </w:p>
    <w:p w14:paraId="12079ECE" w14:textId="4C7BD7F5" w:rsidR="00D51CA7" w:rsidRPr="00740349" w:rsidRDefault="00F63F78" w:rsidP="00740349">
      <w:pPr>
        <w:pStyle w:val="paragraphsub"/>
        <w:rPr>
          <w:ins w:id="634" w:author="Author" w:date="2024-09-12T09:53:00Z" w16du:dateUtc="2024-09-11T23:53:00Z"/>
        </w:rPr>
      </w:pPr>
      <w:bookmarkStart w:id="635" w:name="_Hlk126334586"/>
      <w:del w:id="636" w:author="Author" w:date="2024-09-12T09:53:00Z" w16du:dateUtc="2024-09-11T23:53:00Z">
        <w:r w:rsidRPr="00570B02">
          <w:tab/>
        </w:r>
        <w:r w:rsidRPr="00570B02">
          <w:tab/>
          <w:delText xml:space="preserve">This Part does not </w:delText>
        </w:r>
      </w:del>
      <w:ins w:id="637" w:author="Author" w:date="2024-09-12T09:53:00Z" w16du:dateUtc="2024-09-11T23:53:00Z">
        <w:r w:rsidR="00D51CA7" w:rsidRPr="00740349">
          <w:tab/>
          <w:t>(ii)</w:t>
        </w:r>
        <w:r w:rsidR="00D51CA7" w:rsidRPr="00740349">
          <w:tab/>
          <w:t>take other steps to enhance transparency in relation to misinformation and disinformation on digital communications platforms;</w:t>
        </w:r>
        <w:r w:rsidR="00280359" w:rsidRPr="00740349">
          <w:t xml:space="preserve"> and</w:t>
        </w:r>
      </w:ins>
    </w:p>
    <w:p w14:paraId="4963F89C" w14:textId="77777777" w:rsidR="00F810A5" w:rsidRPr="00740349" w:rsidRDefault="00F810A5" w:rsidP="00740349">
      <w:pPr>
        <w:pStyle w:val="paragraph"/>
        <w:rPr>
          <w:ins w:id="638" w:author="Author" w:date="2024-09-12T09:53:00Z" w16du:dateUtc="2024-09-11T23:53:00Z"/>
        </w:rPr>
      </w:pPr>
      <w:ins w:id="639" w:author="Author" w:date="2024-09-12T09:53:00Z" w16du:dateUtc="2024-09-11T23:53:00Z">
        <w:r w:rsidRPr="00740349">
          <w:tab/>
          <w:t>(</w:t>
        </w:r>
        <w:r w:rsidR="00B604D2" w:rsidRPr="00740349">
          <w:t>c</w:t>
        </w:r>
        <w:r w:rsidRPr="00740349">
          <w:t>)</w:t>
        </w:r>
        <w:r w:rsidRPr="00740349">
          <w:tab/>
          <w:t xml:space="preserve">to enable one or more bodies or associations that the ACMA is satisfied represent sections of the digital platform industry to develop one or more codes that require participants in those sections of the digital platform industry to implement measures to prevent or respond to misinformation and disinformation on </w:t>
        </w:r>
        <w:r w:rsidR="001A7A76" w:rsidRPr="00740349">
          <w:t>digital communications platform</w:t>
        </w:r>
        <w:r w:rsidRPr="00740349">
          <w:t>s; and</w:t>
        </w:r>
      </w:ins>
    </w:p>
    <w:p w14:paraId="1B456638" w14:textId="77777777" w:rsidR="00B604D2" w:rsidRPr="00740349" w:rsidRDefault="00B604D2" w:rsidP="00740349">
      <w:pPr>
        <w:pStyle w:val="paragraph"/>
        <w:rPr>
          <w:ins w:id="640" w:author="Author" w:date="2024-09-12T09:53:00Z" w16du:dateUtc="2024-09-11T23:53:00Z"/>
        </w:rPr>
      </w:pPr>
      <w:ins w:id="641" w:author="Author" w:date="2024-09-12T09:53:00Z" w16du:dateUtc="2024-09-11T23:53:00Z">
        <w:r w:rsidRPr="00740349">
          <w:tab/>
          <w:t>(d)</w:t>
        </w:r>
        <w:r w:rsidRPr="00740349">
          <w:tab/>
          <w:t xml:space="preserve">to enable the ACMA to </w:t>
        </w:r>
        <w:r w:rsidR="000661B9" w:rsidRPr="00740349">
          <w:t xml:space="preserve">approve </w:t>
        </w:r>
        <w:r w:rsidRPr="00740349">
          <w:t xml:space="preserve">codes and determine standards that are reasonably appropriate and adapted to protecting the Australian community from serious harm caused or contributed to by misinformation </w:t>
        </w:r>
        <w:r w:rsidR="00CC369F" w:rsidRPr="00740349">
          <w:t xml:space="preserve">or </w:t>
        </w:r>
        <w:r w:rsidRPr="00740349">
          <w:t>disinformation on digital communications platforms; and</w:t>
        </w:r>
      </w:ins>
    </w:p>
    <w:p w14:paraId="506F3B40" w14:textId="77777777" w:rsidR="00F810A5" w:rsidRPr="00740349" w:rsidRDefault="00F810A5" w:rsidP="00740349">
      <w:pPr>
        <w:pStyle w:val="paragraph"/>
        <w:rPr>
          <w:ins w:id="642" w:author="Author" w:date="2024-09-12T09:53:00Z" w16du:dateUtc="2024-09-11T23:53:00Z"/>
        </w:rPr>
      </w:pPr>
      <w:ins w:id="643" w:author="Author" w:date="2024-09-12T09:53:00Z" w16du:dateUtc="2024-09-11T23:53:00Z">
        <w:r w:rsidRPr="00740349">
          <w:lastRenderedPageBreak/>
          <w:tab/>
          <w:t>(</w:t>
        </w:r>
        <w:r w:rsidR="000616A4" w:rsidRPr="00740349">
          <w:t>e</w:t>
        </w:r>
        <w:r w:rsidRPr="00740349">
          <w:t>)</w:t>
        </w:r>
        <w:r w:rsidRPr="00740349">
          <w:tab/>
          <w:t xml:space="preserve">to </w:t>
        </w:r>
        <w:r w:rsidR="0023504D" w:rsidRPr="00740349">
          <w:t xml:space="preserve">provide the ACMA with powers, which respect the freedom of expression, to take action for </w:t>
        </w:r>
        <w:r w:rsidR="00C800F6" w:rsidRPr="00740349">
          <w:t xml:space="preserve">the purposes of </w:t>
        </w:r>
        <w:r w:rsidR="0023504D" w:rsidRPr="00740349">
          <w:t>this Part; and</w:t>
        </w:r>
      </w:ins>
    </w:p>
    <w:p w14:paraId="5640D5F9" w14:textId="77777777" w:rsidR="00F810A5" w:rsidRPr="00740349" w:rsidRDefault="00F810A5" w:rsidP="00740349">
      <w:pPr>
        <w:pStyle w:val="paragraph"/>
        <w:rPr>
          <w:ins w:id="644" w:author="Author" w:date="2024-09-12T09:53:00Z" w16du:dateUtc="2024-09-11T23:53:00Z"/>
        </w:rPr>
      </w:pPr>
      <w:ins w:id="645" w:author="Author" w:date="2024-09-12T09:53:00Z" w16du:dateUtc="2024-09-11T23:53:00Z">
        <w:r w:rsidRPr="00740349">
          <w:tab/>
          <w:t>(</w:t>
        </w:r>
        <w:r w:rsidR="000616A4" w:rsidRPr="00740349">
          <w:t>f</w:t>
        </w:r>
        <w:r w:rsidRPr="00740349">
          <w:t>)</w:t>
        </w:r>
        <w:r w:rsidRPr="00740349">
          <w:tab/>
          <w:t xml:space="preserve">to ensure the ACMA examines systemic issues relating to conduct of </w:t>
        </w:r>
        <w:r w:rsidR="006C2CDE" w:rsidRPr="00740349">
          <w:t>digital communications platform provider</w:t>
        </w:r>
        <w:r w:rsidRPr="00740349">
          <w:t xml:space="preserve">s in relation to misinformation and disinformation on </w:t>
        </w:r>
        <w:r w:rsidR="001A7A76" w:rsidRPr="00740349">
          <w:t>digital communications platform</w:t>
        </w:r>
        <w:r w:rsidRPr="00740349">
          <w:t>s</w:t>
        </w:r>
        <w:r w:rsidR="008C288B" w:rsidRPr="00740349">
          <w:t>.</w:t>
        </w:r>
      </w:ins>
    </w:p>
    <w:p w14:paraId="105D957D" w14:textId="77777777" w:rsidR="00622167" w:rsidRPr="00740349" w:rsidRDefault="00CD4CD9" w:rsidP="00740349">
      <w:pPr>
        <w:pStyle w:val="ActHead5"/>
        <w:rPr>
          <w:ins w:id="646" w:author="Author" w:date="2024-09-12T09:53:00Z" w16du:dateUtc="2024-09-11T23:53:00Z"/>
        </w:rPr>
      </w:pPr>
      <w:bookmarkStart w:id="647" w:name="_Toc176247003"/>
      <w:ins w:id="648" w:author="Author" w:date="2024-09-12T09:53:00Z" w16du:dateUtc="2024-09-11T23:53:00Z">
        <w:r w:rsidRPr="009C0505">
          <w:rPr>
            <w:rStyle w:val="CharSectno"/>
          </w:rPr>
          <w:t>12</w:t>
        </w:r>
        <w:r w:rsidR="00622167" w:rsidRPr="00740349">
          <w:t xml:space="preserve">  </w:t>
        </w:r>
        <w:r w:rsidR="0071230D" w:rsidRPr="00740349">
          <w:t>Exemption for certain digital communications platforms</w:t>
        </w:r>
        <w:bookmarkEnd w:id="647"/>
      </w:ins>
    </w:p>
    <w:p w14:paraId="713CA2B1" w14:textId="77777777" w:rsidR="001A7313" w:rsidRPr="00740349" w:rsidRDefault="00D91EF6" w:rsidP="00740349">
      <w:pPr>
        <w:pStyle w:val="subsection"/>
        <w:rPr>
          <w:ins w:id="649" w:author="Author" w:date="2024-09-12T09:53:00Z" w16du:dateUtc="2024-09-11T23:53:00Z"/>
        </w:rPr>
      </w:pPr>
      <w:ins w:id="650" w:author="Author" w:date="2024-09-12T09:53:00Z" w16du:dateUtc="2024-09-11T23:53:00Z">
        <w:r w:rsidRPr="00740349">
          <w:tab/>
          <w:t>(1)</w:t>
        </w:r>
        <w:r w:rsidRPr="00740349">
          <w:tab/>
        </w:r>
        <w:r w:rsidR="007634DF" w:rsidRPr="00740349">
          <w:t>Divisions 2</w:t>
        </w:r>
        <w:r w:rsidRPr="00740349">
          <w:t xml:space="preserve"> to 5 do not apply </w:t>
        </w:r>
        <w:r w:rsidR="009F262C" w:rsidRPr="00740349">
          <w:t>in relation to a digital communications platform to the extent that it is</w:t>
        </w:r>
        <w:r w:rsidR="001A7313" w:rsidRPr="00740349">
          <w:t>:</w:t>
        </w:r>
      </w:ins>
    </w:p>
    <w:p w14:paraId="3E3A48AD" w14:textId="77777777" w:rsidR="001A7313" w:rsidRPr="00740349" w:rsidRDefault="001A7313" w:rsidP="00740349">
      <w:pPr>
        <w:pStyle w:val="paragraph"/>
        <w:rPr>
          <w:ins w:id="651" w:author="Author" w:date="2024-09-12T09:53:00Z" w16du:dateUtc="2024-09-11T23:53:00Z"/>
        </w:rPr>
      </w:pPr>
      <w:ins w:id="652" w:author="Author" w:date="2024-09-12T09:53:00Z" w16du:dateUtc="2024-09-11T23:53:00Z">
        <w:r w:rsidRPr="00740349">
          <w:tab/>
          <w:t>(a)</w:t>
        </w:r>
        <w:r w:rsidRPr="00740349">
          <w:tab/>
          <w:t>an email service;</w:t>
        </w:r>
        <w:r w:rsidR="00BB50F5" w:rsidRPr="00740349">
          <w:t xml:space="preserve"> or</w:t>
        </w:r>
      </w:ins>
    </w:p>
    <w:p w14:paraId="5D02EFBC" w14:textId="77777777" w:rsidR="001A7313" w:rsidRPr="00740349" w:rsidRDefault="001A7313" w:rsidP="00740349">
      <w:pPr>
        <w:pStyle w:val="paragraph"/>
        <w:rPr>
          <w:ins w:id="653" w:author="Author" w:date="2024-09-12T09:53:00Z" w16du:dateUtc="2024-09-11T23:53:00Z"/>
        </w:rPr>
      </w:pPr>
      <w:ins w:id="654" w:author="Author" w:date="2024-09-12T09:53:00Z" w16du:dateUtc="2024-09-11T23:53:00Z">
        <w:r w:rsidRPr="00740349">
          <w:tab/>
          <w:t>(b)</w:t>
        </w:r>
        <w:r w:rsidRPr="00740349">
          <w:tab/>
          <w:t>a media sharing service that does not have an interactive feature;</w:t>
        </w:r>
        <w:r w:rsidR="00BB50F5" w:rsidRPr="00740349">
          <w:t xml:space="preserve"> or</w:t>
        </w:r>
      </w:ins>
    </w:p>
    <w:p w14:paraId="54B3E5CC" w14:textId="77777777" w:rsidR="001A7313" w:rsidRPr="00740349" w:rsidRDefault="001A7313" w:rsidP="00740349">
      <w:pPr>
        <w:pStyle w:val="paragraph"/>
        <w:rPr>
          <w:ins w:id="655" w:author="Author" w:date="2024-09-12T09:53:00Z" w16du:dateUtc="2024-09-11T23:53:00Z"/>
        </w:rPr>
      </w:pPr>
      <w:ins w:id="656" w:author="Author" w:date="2024-09-12T09:53:00Z" w16du:dateUtc="2024-09-11T23:53:00Z">
        <w:r w:rsidRPr="00740349">
          <w:tab/>
          <w:t>(c)</w:t>
        </w:r>
        <w:r w:rsidRPr="00740349">
          <w:tab/>
          <w:t xml:space="preserve">a digital </w:t>
        </w:r>
        <w:r w:rsidR="00885E23" w:rsidRPr="00740349">
          <w:t>service</w:t>
        </w:r>
        <w:r w:rsidRPr="00740349">
          <w:t xml:space="preserve"> </w:t>
        </w:r>
        <w:r w:rsidR="00BB50F5" w:rsidRPr="00740349">
          <w:t xml:space="preserve">the Minister </w:t>
        </w:r>
        <w:r w:rsidR="001F3CDB" w:rsidRPr="00740349">
          <w:t xml:space="preserve">determines </w:t>
        </w:r>
        <w:r w:rsidR="00BB50F5" w:rsidRPr="00740349">
          <w:t xml:space="preserve">is an </w:t>
        </w:r>
        <w:r w:rsidR="000A252C" w:rsidRPr="00740349">
          <w:t>excluded service for misinformation purposes</w:t>
        </w:r>
        <w:r w:rsidRPr="00740349">
          <w:t xml:space="preserve"> under </w:t>
        </w:r>
        <w:r w:rsidR="00B83758" w:rsidRPr="00740349">
          <w:t>subclause (</w:t>
        </w:r>
        <w:r w:rsidRPr="00740349">
          <w:t>3).</w:t>
        </w:r>
      </w:ins>
    </w:p>
    <w:p w14:paraId="1483AF89" w14:textId="4618AFE4" w:rsidR="001A7313" w:rsidRPr="00740349" w:rsidRDefault="004F7D54" w:rsidP="00740349">
      <w:pPr>
        <w:pStyle w:val="subsection"/>
        <w:rPr>
          <w:ins w:id="657" w:author="Author" w:date="2024-09-12T09:53:00Z" w16du:dateUtc="2024-09-11T23:53:00Z"/>
        </w:rPr>
      </w:pPr>
      <w:ins w:id="658" w:author="Author" w:date="2024-09-12T09:53:00Z" w16du:dateUtc="2024-09-11T23:53:00Z">
        <w:r w:rsidRPr="00740349">
          <w:tab/>
          <w:t>(2)</w:t>
        </w:r>
        <w:r w:rsidRPr="00740349">
          <w:tab/>
        </w:r>
        <w:r w:rsidR="00A95205" w:rsidRPr="00740349">
          <w:t xml:space="preserve">Digital platform rules made for the purposes of this Part, </w:t>
        </w:r>
        <w:r w:rsidR="00A32F6B" w:rsidRPr="00740349">
          <w:t xml:space="preserve">approved </w:t>
        </w:r>
        <w:r w:rsidRPr="00740349">
          <w:t>misinformation code</w:t>
        </w:r>
        <w:r w:rsidR="00ED63A3" w:rsidRPr="00740349">
          <w:t>s</w:t>
        </w:r>
        <w:r w:rsidRPr="00740349">
          <w:t xml:space="preserve"> </w:t>
        </w:r>
        <w:r w:rsidR="00ED63A3" w:rsidRPr="00740349">
          <w:t xml:space="preserve">and </w:t>
        </w:r>
        <w:r w:rsidRPr="00740349">
          <w:t>misinformation standard</w:t>
        </w:r>
        <w:r w:rsidR="00ED63A3" w:rsidRPr="00740349">
          <w:t>s</w:t>
        </w:r>
        <w:r w:rsidRPr="00740349">
          <w:t xml:space="preserve"> do not </w:t>
        </w:r>
      </w:ins>
      <w:r w:rsidRPr="00740349">
        <w:t xml:space="preserve">apply in relation to a digital </w:t>
      </w:r>
      <w:ins w:id="659" w:author="Author" w:date="2024-09-12T09:53:00Z" w16du:dateUtc="2024-09-11T23:53:00Z">
        <w:r w:rsidRPr="00740349">
          <w:t xml:space="preserve">communications </w:t>
        </w:r>
      </w:ins>
      <w:r w:rsidRPr="00740349">
        <w:t xml:space="preserve">platform </w:t>
      </w:r>
      <w:del w:id="660" w:author="Author" w:date="2024-09-12T09:53:00Z" w16du:dateUtc="2024-09-11T23:53:00Z">
        <w:r w:rsidR="00F63F78" w:rsidRPr="00570B02">
          <w:delText xml:space="preserve">service </w:delText>
        </w:r>
      </w:del>
      <w:r w:rsidRPr="00740349">
        <w:t>to the extent that it is</w:t>
      </w:r>
      <w:ins w:id="661" w:author="Author" w:date="2024-09-12T09:53:00Z" w16du:dateUtc="2024-09-11T23:53:00Z">
        <w:r w:rsidR="001A7313" w:rsidRPr="00740349">
          <w:t>:</w:t>
        </w:r>
      </w:ins>
    </w:p>
    <w:p w14:paraId="1AF1C7E1" w14:textId="77777777" w:rsidR="001A7313" w:rsidRPr="00740349" w:rsidRDefault="001A7313" w:rsidP="00740349">
      <w:pPr>
        <w:pStyle w:val="paragraph"/>
        <w:rPr>
          <w:ins w:id="662" w:author="Author" w:date="2024-09-12T09:53:00Z" w16du:dateUtc="2024-09-11T23:53:00Z"/>
        </w:rPr>
      </w:pPr>
      <w:ins w:id="663" w:author="Author" w:date="2024-09-12T09:53:00Z" w16du:dateUtc="2024-09-11T23:53:00Z">
        <w:r w:rsidRPr="00740349">
          <w:tab/>
          <w:t>(a)</w:t>
        </w:r>
        <w:r w:rsidRPr="00740349">
          <w:tab/>
          <w:t>an email service;</w:t>
        </w:r>
        <w:r w:rsidR="00BB50F5" w:rsidRPr="00740349">
          <w:t xml:space="preserve"> or</w:t>
        </w:r>
      </w:ins>
    </w:p>
    <w:p w14:paraId="488DC38D" w14:textId="77777777" w:rsidR="001A7313" w:rsidRPr="00740349" w:rsidRDefault="001A7313" w:rsidP="00740349">
      <w:pPr>
        <w:pStyle w:val="paragraph"/>
        <w:rPr>
          <w:ins w:id="664" w:author="Author" w:date="2024-09-12T09:53:00Z" w16du:dateUtc="2024-09-11T23:53:00Z"/>
        </w:rPr>
      </w:pPr>
      <w:ins w:id="665" w:author="Author" w:date="2024-09-12T09:53:00Z" w16du:dateUtc="2024-09-11T23:53:00Z">
        <w:r w:rsidRPr="00740349">
          <w:tab/>
          <w:t>(b)</w:t>
        </w:r>
        <w:r w:rsidRPr="00740349">
          <w:tab/>
          <w:t>a media sharing service that does not have an interactive feature;</w:t>
        </w:r>
        <w:r w:rsidR="00BB50F5" w:rsidRPr="00740349">
          <w:t xml:space="preserve"> or</w:t>
        </w:r>
      </w:ins>
    </w:p>
    <w:p w14:paraId="0193D6A3" w14:textId="3C208828" w:rsidR="001A7313" w:rsidRPr="00740349" w:rsidRDefault="001A7313" w:rsidP="00740349">
      <w:pPr>
        <w:pStyle w:val="paragraph"/>
      </w:pPr>
      <w:ins w:id="666" w:author="Author" w:date="2024-09-12T09:53:00Z" w16du:dateUtc="2024-09-11T23:53:00Z">
        <w:r w:rsidRPr="00740349">
          <w:tab/>
          <w:t>(c)</w:t>
        </w:r>
        <w:r w:rsidRPr="00740349">
          <w:tab/>
          <w:t xml:space="preserve">a digital </w:t>
        </w:r>
        <w:r w:rsidR="00885E23" w:rsidRPr="00740349">
          <w:t>service</w:t>
        </w:r>
        <w:r w:rsidRPr="00740349">
          <w:t xml:space="preserve"> the Minister </w:t>
        </w:r>
        <w:r w:rsidR="001F3CDB" w:rsidRPr="00740349">
          <w:t xml:space="preserve">determines </w:t>
        </w:r>
        <w:r w:rsidR="00BB50F5" w:rsidRPr="00740349">
          <w:t>is</w:t>
        </w:r>
      </w:ins>
      <w:r w:rsidR="00BB50F5" w:rsidRPr="00740349">
        <w:t xml:space="preserve"> </w:t>
      </w:r>
      <w:r w:rsidR="000A252C" w:rsidRPr="00740349">
        <w:t>an excluded service for misinformation purposes</w:t>
      </w:r>
      <w:del w:id="667" w:author="Author" w:date="2024-09-12T09:53:00Z" w16du:dateUtc="2024-09-11T23:53:00Z">
        <w:r w:rsidR="00A80961" w:rsidRPr="00570B02">
          <w:delText>.</w:delText>
        </w:r>
      </w:del>
      <w:ins w:id="668" w:author="Author" w:date="2024-09-12T09:53:00Z" w16du:dateUtc="2024-09-11T23:53:00Z">
        <w:r w:rsidRPr="00740349">
          <w:t xml:space="preserve"> under </w:t>
        </w:r>
        <w:r w:rsidR="00B83758" w:rsidRPr="00740349">
          <w:t>subclause (</w:t>
        </w:r>
        <w:r w:rsidRPr="00740349">
          <w:t>3).</w:t>
        </w:r>
      </w:ins>
    </w:p>
    <w:bookmarkEnd w:id="635"/>
    <w:p w14:paraId="1F9DD999" w14:textId="77777777" w:rsidR="00622167" w:rsidRPr="00740349" w:rsidRDefault="00622167" w:rsidP="00740349">
      <w:pPr>
        <w:pStyle w:val="subsection"/>
        <w:rPr>
          <w:ins w:id="669" w:author="Author" w:date="2024-09-12T09:53:00Z" w16du:dateUtc="2024-09-11T23:53:00Z"/>
        </w:rPr>
      </w:pPr>
      <w:ins w:id="670" w:author="Author" w:date="2024-09-12T09:53:00Z" w16du:dateUtc="2024-09-11T23:53:00Z">
        <w:r w:rsidRPr="00740349">
          <w:tab/>
          <w:t>(</w:t>
        </w:r>
        <w:r w:rsidR="001A7313" w:rsidRPr="00740349">
          <w:t>3</w:t>
        </w:r>
        <w:r w:rsidRPr="00740349">
          <w:t>)</w:t>
        </w:r>
        <w:r w:rsidRPr="00740349">
          <w:tab/>
          <w:t xml:space="preserve">The Minister may, by legislative instrument, </w:t>
        </w:r>
        <w:r w:rsidR="001F3CDB" w:rsidRPr="00740349">
          <w:t>determine</w:t>
        </w:r>
        <w:r w:rsidRPr="00740349">
          <w:t xml:space="preserve"> that a digital </w:t>
        </w:r>
        <w:r w:rsidR="00885E23" w:rsidRPr="00740349">
          <w:t>service</w:t>
        </w:r>
        <w:r w:rsidRPr="00740349">
          <w:t xml:space="preserve"> is an excluded service for misinformation purposes.</w:t>
        </w:r>
      </w:ins>
    </w:p>
    <w:p w14:paraId="05B186C6" w14:textId="77777777" w:rsidR="00702BB9" w:rsidRPr="00740349" w:rsidRDefault="00CD4CD9" w:rsidP="00740349">
      <w:pPr>
        <w:pStyle w:val="ActHead5"/>
        <w:rPr>
          <w:ins w:id="671" w:author="Author" w:date="2024-09-12T09:53:00Z" w16du:dateUtc="2024-09-11T23:53:00Z"/>
        </w:rPr>
      </w:pPr>
      <w:bookmarkStart w:id="672" w:name="_Toc176247004"/>
      <w:ins w:id="673" w:author="Author" w:date="2024-09-12T09:53:00Z" w16du:dateUtc="2024-09-11T23:53:00Z">
        <w:r w:rsidRPr="009C0505">
          <w:rPr>
            <w:rStyle w:val="CharSectno"/>
          </w:rPr>
          <w:t>13</w:t>
        </w:r>
        <w:r w:rsidR="00702BB9" w:rsidRPr="00740349">
          <w:t xml:space="preserve">  Meanings of </w:t>
        </w:r>
        <w:r w:rsidR="00702BB9" w:rsidRPr="00740349">
          <w:rPr>
            <w:i/>
          </w:rPr>
          <w:t>misinformation</w:t>
        </w:r>
        <w:r w:rsidR="00702BB9" w:rsidRPr="00740349">
          <w:t xml:space="preserve"> and </w:t>
        </w:r>
        <w:r w:rsidR="00702BB9" w:rsidRPr="00740349">
          <w:rPr>
            <w:i/>
          </w:rPr>
          <w:t>disinformation</w:t>
        </w:r>
        <w:bookmarkEnd w:id="672"/>
      </w:ins>
    </w:p>
    <w:p w14:paraId="068BFDC9" w14:textId="77777777" w:rsidR="00702BB9" w:rsidRPr="00740349" w:rsidRDefault="00702BB9" w:rsidP="00740349">
      <w:pPr>
        <w:pStyle w:val="subsection"/>
        <w:rPr>
          <w:ins w:id="674" w:author="Author" w:date="2024-09-12T09:53:00Z" w16du:dateUtc="2024-09-11T23:53:00Z"/>
        </w:rPr>
      </w:pPr>
      <w:ins w:id="675" w:author="Author" w:date="2024-09-12T09:53:00Z" w16du:dateUtc="2024-09-11T23:53:00Z">
        <w:r w:rsidRPr="00740349">
          <w:tab/>
          <w:t>(1)</w:t>
        </w:r>
        <w:r w:rsidRPr="00740349">
          <w:tab/>
          <w:t xml:space="preserve">For the purposes of this Schedule, dissemination of content using a digital service is </w:t>
        </w:r>
        <w:r w:rsidRPr="00740349">
          <w:rPr>
            <w:b/>
            <w:i/>
          </w:rPr>
          <w:t>misinformation</w:t>
        </w:r>
        <w:r w:rsidRPr="00740349">
          <w:t xml:space="preserve"> on the digital service if:</w:t>
        </w:r>
      </w:ins>
    </w:p>
    <w:p w14:paraId="4393CB6B" w14:textId="77777777" w:rsidR="00702BB9" w:rsidRPr="00740349" w:rsidRDefault="00702BB9" w:rsidP="00740349">
      <w:pPr>
        <w:pStyle w:val="paragraph"/>
        <w:rPr>
          <w:ins w:id="676" w:author="Author" w:date="2024-09-12T09:53:00Z" w16du:dateUtc="2024-09-11T23:53:00Z"/>
        </w:rPr>
      </w:pPr>
      <w:ins w:id="677" w:author="Author" w:date="2024-09-12T09:53:00Z" w16du:dateUtc="2024-09-11T23:53:00Z">
        <w:r w:rsidRPr="00740349">
          <w:tab/>
          <w:t>(a)</w:t>
        </w:r>
        <w:r w:rsidRPr="00740349">
          <w:tab/>
          <w:t>the content contains information that is reasonably verifiable as false, misleading or deceptive; and</w:t>
        </w:r>
      </w:ins>
    </w:p>
    <w:p w14:paraId="17EF9D54" w14:textId="77777777" w:rsidR="00702BB9" w:rsidRPr="00740349" w:rsidRDefault="00702BB9" w:rsidP="00740349">
      <w:pPr>
        <w:pStyle w:val="paragraph"/>
        <w:rPr>
          <w:ins w:id="678" w:author="Author" w:date="2024-09-12T09:53:00Z" w16du:dateUtc="2024-09-11T23:53:00Z"/>
        </w:rPr>
      </w:pPr>
      <w:ins w:id="679" w:author="Author" w:date="2024-09-12T09:53:00Z" w16du:dateUtc="2024-09-11T23:53:00Z">
        <w:r w:rsidRPr="00740349">
          <w:tab/>
          <w:t>(b)</w:t>
        </w:r>
        <w:r w:rsidRPr="00740349">
          <w:tab/>
          <w:t>the content is provided on the digital service to one or more end</w:t>
        </w:r>
        <w:r w:rsidR="00740349">
          <w:noBreakHyphen/>
        </w:r>
        <w:r w:rsidRPr="00740349">
          <w:t>users in Australia; and</w:t>
        </w:r>
      </w:ins>
    </w:p>
    <w:p w14:paraId="5E736C64" w14:textId="77777777" w:rsidR="00702BB9" w:rsidRPr="00740349" w:rsidRDefault="00702BB9" w:rsidP="00740349">
      <w:pPr>
        <w:pStyle w:val="paragraph"/>
        <w:rPr>
          <w:ins w:id="680" w:author="Author" w:date="2024-09-12T09:53:00Z" w16du:dateUtc="2024-09-11T23:53:00Z"/>
        </w:rPr>
      </w:pPr>
      <w:ins w:id="681" w:author="Author" w:date="2024-09-12T09:53:00Z" w16du:dateUtc="2024-09-11T23:53:00Z">
        <w:r w:rsidRPr="00740349">
          <w:lastRenderedPageBreak/>
          <w:tab/>
          <w:t>(</w:t>
        </w:r>
        <w:r w:rsidR="002A772B" w:rsidRPr="00740349">
          <w:t>c</w:t>
        </w:r>
        <w:r w:rsidRPr="00740349">
          <w:t>)</w:t>
        </w:r>
        <w:r w:rsidRPr="00740349">
          <w:tab/>
          <w:t>the provision of the content on the digital service is reasonably likely to cause or contribute to serious harm</w:t>
        </w:r>
        <w:r w:rsidR="002A772B" w:rsidRPr="00740349">
          <w:t>; and</w:t>
        </w:r>
      </w:ins>
    </w:p>
    <w:p w14:paraId="0D12201B" w14:textId="77777777" w:rsidR="002A772B" w:rsidRPr="00740349" w:rsidRDefault="002A772B" w:rsidP="00740349">
      <w:pPr>
        <w:pStyle w:val="paragraph"/>
        <w:rPr>
          <w:ins w:id="682" w:author="Author" w:date="2024-09-12T09:53:00Z" w16du:dateUtc="2024-09-11T23:53:00Z"/>
        </w:rPr>
      </w:pPr>
      <w:ins w:id="683" w:author="Author" w:date="2024-09-12T09:53:00Z" w16du:dateUtc="2024-09-11T23:53:00Z">
        <w:r w:rsidRPr="00740349">
          <w:tab/>
          <w:t>(d)</w:t>
        </w:r>
        <w:r w:rsidRPr="00740349">
          <w:tab/>
          <w:t xml:space="preserve">the dissemination is not </w:t>
        </w:r>
        <w:r w:rsidR="004A2AC2" w:rsidRPr="00740349">
          <w:t>excluded</w:t>
        </w:r>
        <w:r w:rsidRPr="00740349">
          <w:t xml:space="preserve"> dissemination.</w:t>
        </w:r>
      </w:ins>
    </w:p>
    <w:p w14:paraId="0B66753E" w14:textId="77777777" w:rsidR="00702BB9" w:rsidRPr="00740349" w:rsidRDefault="00702BB9" w:rsidP="00740349">
      <w:pPr>
        <w:pStyle w:val="subsection"/>
        <w:rPr>
          <w:ins w:id="684" w:author="Author" w:date="2024-09-12T09:53:00Z" w16du:dateUtc="2024-09-11T23:53:00Z"/>
        </w:rPr>
      </w:pPr>
      <w:ins w:id="685" w:author="Author" w:date="2024-09-12T09:53:00Z" w16du:dateUtc="2024-09-11T23:53:00Z">
        <w:r w:rsidRPr="00740349">
          <w:tab/>
          <w:t>(2)</w:t>
        </w:r>
        <w:r w:rsidRPr="00740349">
          <w:tab/>
          <w:t xml:space="preserve">For the purposes of this Schedule, dissemination of content using a digital service is </w:t>
        </w:r>
        <w:r w:rsidRPr="00740349">
          <w:rPr>
            <w:b/>
            <w:i/>
          </w:rPr>
          <w:t>disinformation</w:t>
        </w:r>
        <w:r w:rsidRPr="00740349">
          <w:t xml:space="preserve"> on the digital service if:</w:t>
        </w:r>
      </w:ins>
    </w:p>
    <w:p w14:paraId="74AC7F4C" w14:textId="77777777" w:rsidR="00702BB9" w:rsidRPr="00740349" w:rsidRDefault="00702BB9" w:rsidP="00740349">
      <w:pPr>
        <w:pStyle w:val="paragraph"/>
        <w:rPr>
          <w:ins w:id="686" w:author="Author" w:date="2024-09-12T09:53:00Z" w16du:dateUtc="2024-09-11T23:53:00Z"/>
        </w:rPr>
      </w:pPr>
      <w:ins w:id="687" w:author="Author" w:date="2024-09-12T09:53:00Z" w16du:dateUtc="2024-09-11T23:53:00Z">
        <w:r w:rsidRPr="00740349">
          <w:tab/>
          <w:t>(a)</w:t>
        </w:r>
        <w:r w:rsidRPr="00740349">
          <w:tab/>
          <w:t>the content contains information that is reasonably verifiable as false, misleading or deceptive; and</w:t>
        </w:r>
      </w:ins>
    </w:p>
    <w:p w14:paraId="189C7428" w14:textId="77777777" w:rsidR="00702BB9" w:rsidRPr="00740349" w:rsidRDefault="00702BB9" w:rsidP="00740349">
      <w:pPr>
        <w:pStyle w:val="paragraph"/>
        <w:rPr>
          <w:ins w:id="688" w:author="Author" w:date="2024-09-12T09:53:00Z" w16du:dateUtc="2024-09-11T23:53:00Z"/>
        </w:rPr>
      </w:pPr>
      <w:ins w:id="689" w:author="Author" w:date="2024-09-12T09:53:00Z" w16du:dateUtc="2024-09-11T23:53:00Z">
        <w:r w:rsidRPr="00740349">
          <w:tab/>
          <w:t>(b)</w:t>
        </w:r>
        <w:r w:rsidRPr="00740349">
          <w:tab/>
          <w:t>the content is provided on the digital service to one or more end</w:t>
        </w:r>
        <w:r w:rsidR="00740349">
          <w:noBreakHyphen/>
        </w:r>
        <w:r w:rsidRPr="00740349">
          <w:t>users in Australia; and</w:t>
        </w:r>
      </w:ins>
    </w:p>
    <w:p w14:paraId="4520EB96" w14:textId="77777777" w:rsidR="00702BB9" w:rsidRPr="00740349" w:rsidRDefault="00702BB9" w:rsidP="00740349">
      <w:pPr>
        <w:pStyle w:val="paragraph"/>
        <w:rPr>
          <w:ins w:id="690" w:author="Author" w:date="2024-09-12T09:53:00Z" w16du:dateUtc="2024-09-11T23:53:00Z"/>
        </w:rPr>
      </w:pPr>
      <w:ins w:id="691" w:author="Author" w:date="2024-09-12T09:53:00Z" w16du:dateUtc="2024-09-11T23:53:00Z">
        <w:r w:rsidRPr="00740349">
          <w:tab/>
          <w:t>(</w:t>
        </w:r>
        <w:r w:rsidR="002A772B" w:rsidRPr="00740349">
          <w:t>c</w:t>
        </w:r>
        <w:r w:rsidRPr="00740349">
          <w:t>)</w:t>
        </w:r>
        <w:r w:rsidRPr="00740349">
          <w:tab/>
          <w:t>the provision of the content on the digital service is reasonably likely to cause or contribute to serious harm; and</w:t>
        </w:r>
      </w:ins>
    </w:p>
    <w:p w14:paraId="1AFAB728" w14:textId="77777777" w:rsidR="002A772B" w:rsidRPr="00740349" w:rsidRDefault="002A772B" w:rsidP="00740349">
      <w:pPr>
        <w:pStyle w:val="paragraph"/>
        <w:rPr>
          <w:ins w:id="692" w:author="Author" w:date="2024-09-12T09:53:00Z" w16du:dateUtc="2024-09-11T23:53:00Z"/>
        </w:rPr>
      </w:pPr>
      <w:ins w:id="693" w:author="Author" w:date="2024-09-12T09:53:00Z" w16du:dateUtc="2024-09-11T23:53:00Z">
        <w:r w:rsidRPr="00740349">
          <w:tab/>
          <w:t>(d)</w:t>
        </w:r>
        <w:r w:rsidRPr="00740349">
          <w:tab/>
          <w:t xml:space="preserve">the dissemination is not </w:t>
        </w:r>
        <w:r w:rsidR="004A2AC2" w:rsidRPr="00740349">
          <w:t>excluded</w:t>
        </w:r>
        <w:r w:rsidRPr="00740349">
          <w:t xml:space="preserve"> dissemination; and</w:t>
        </w:r>
      </w:ins>
    </w:p>
    <w:p w14:paraId="1F512EF5" w14:textId="77777777" w:rsidR="00702BB9" w:rsidRPr="00740349" w:rsidRDefault="00702BB9" w:rsidP="00740349">
      <w:pPr>
        <w:pStyle w:val="paragraph"/>
        <w:rPr>
          <w:ins w:id="694" w:author="Author" w:date="2024-09-12T09:53:00Z" w16du:dateUtc="2024-09-11T23:53:00Z"/>
        </w:rPr>
      </w:pPr>
      <w:ins w:id="695" w:author="Author" w:date="2024-09-12T09:53:00Z" w16du:dateUtc="2024-09-11T23:53:00Z">
        <w:r w:rsidRPr="00740349">
          <w:tab/>
          <w:t>(e)</w:t>
        </w:r>
        <w:r w:rsidRPr="00740349">
          <w:tab/>
          <w:t>either:</w:t>
        </w:r>
      </w:ins>
    </w:p>
    <w:p w14:paraId="0883340A" w14:textId="77777777" w:rsidR="00702BB9" w:rsidRPr="00740349" w:rsidRDefault="00702BB9" w:rsidP="00740349">
      <w:pPr>
        <w:pStyle w:val="paragraphsub"/>
        <w:rPr>
          <w:ins w:id="696" w:author="Author" w:date="2024-09-12T09:53:00Z" w16du:dateUtc="2024-09-11T23:53:00Z"/>
        </w:rPr>
      </w:pPr>
      <w:ins w:id="697" w:author="Author" w:date="2024-09-12T09:53:00Z" w16du:dateUtc="2024-09-11T23:53:00Z">
        <w:r w:rsidRPr="00740349">
          <w:tab/>
          <w:t>(i)</w:t>
        </w:r>
        <w:r w:rsidRPr="00740349">
          <w:tab/>
        </w:r>
        <w:r w:rsidR="008E5AC3" w:rsidRPr="00740349">
          <w:t xml:space="preserve">there are grounds to suspect that </w:t>
        </w:r>
        <w:r w:rsidRPr="00740349">
          <w:t>the person disseminating, or causing the dissemination of, the content intends that the content deceive another person; or</w:t>
        </w:r>
      </w:ins>
    </w:p>
    <w:p w14:paraId="2C701E9A" w14:textId="77777777" w:rsidR="00702BB9" w:rsidRPr="00740349" w:rsidRDefault="00702BB9" w:rsidP="00740349">
      <w:pPr>
        <w:pStyle w:val="paragraphsub"/>
        <w:rPr>
          <w:ins w:id="698" w:author="Author" w:date="2024-09-12T09:53:00Z" w16du:dateUtc="2024-09-11T23:53:00Z"/>
        </w:rPr>
      </w:pPr>
      <w:ins w:id="699" w:author="Author" w:date="2024-09-12T09:53:00Z" w16du:dateUtc="2024-09-11T23:53:00Z">
        <w:r w:rsidRPr="00740349">
          <w:tab/>
          <w:t>(ii)</w:t>
        </w:r>
        <w:r w:rsidRPr="00740349">
          <w:tab/>
          <w:t xml:space="preserve">the </w:t>
        </w:r>
        <w:r w:rsidR="004835DB" w:rsidRPr="00740349">
          <w:t xml:space="preserve">dissemination involves </w:t>
        </w:r>
        <w:r w:rsidRPr="00740349">
          <w:t>inauthentic behaviour.</w:t>
        </w:r>
      </w:ins>
    </w:p>
    <w:p w14:paraId="6452D1E9" w14:textId="77777777" w:rsidR="00702BB9" w:rsidRPr="00740349" w:rsidRDefault="00702BB9" w:rsidP="00740349">
      <w:pPr>
        <w:pStyle w:val="notetext"/>
        <w:rPr>
          <w:moveTo w:id="700" w:author="Author" w:date="2024-09-12T09:53:00Z" w16du:dateUtc="2024-09-11T23:53:00Z"/>
        </w:rPr>
      </w:pPr>
      <w:moveToRangeStart w:id="701" w:author="Author" w:date="2024-09-12T09:53:00Z" w:name="move177027239"/>
      <w:moveTo w:id="702" w:author="Author" w:date="2024-09-12T09:53:00Z" w16du:dateUtc="2024-09-11T23:53:00Z">
        <w:r w:rsidRPr="00740349">
          <w:t>Note:</w:t>
        </w:r>
        <w:r w:rsidRPr="00740349">
          <w:tab/>
          <w:t>Disinformation includes disinformation by or on behalf of a foreign power.</w:t>
        </w:r>
      </w:moveTo>
    </w:p>
    <w:p w14:paraId="584BBAEC" w14:textId="77777777" w:rsidR="00702BB9" w:rsidRPr="00740349" w:rsidRDefault="00702BB9" w:rsidP="00740349">
      <w:pPr>
        <w:pStyle w:val="subsection"/>
        <w:rPr>
          <w:ins w:id="703" w:author="Author" w:date="2024-09-12T09:53:00Z" w16du:dateUtc="2024-09-11T23:53:00Z"/>
        </w:rPr>
      </w:pPr>
      <w:moveTo w:id="704" w:author="Author" w:date="2024-09-12T09:53:00Z" w16du:dateUtc="2024-09-11T23:53:00Z">
        <w:r w:rsidRPr="00740349">
          <w:tab/>
          <w:t>(3)</w:t>
        </w:r>
        <w:r w:rsidRPr="00740349">
          <w:tab/>
          <w:t xml:space="preserve">For the purposes of this Schedule, in determining whether the provision of content on a digital service is reasonably likely to cause or contribute to serious harm, </w:t>
        </w:r>
      </w:moveTo>
      <w:moveToRangeEnd w:id="701"/>
      <w:ins w:id="705" w:author="Author" w:date="2024-09-12T09:53:00Z" w16du:dateUtc="2024-09-11T23:53:00Z">
        <w:r w:rsidR="00F77B2E" w:rsidRPr="00740349">
          <w:t>regard must be had</w:t>
        </w:r>
        <w:r w:rsidRPr="00740349">
          <w:t xml:space="preserve"> to the following matters:</w:t>
        </w:r>
      </w:ins>
    </w:p>
    <w:p w14:paraId="6C4EE36C" w14:textId="77777777" w:rsidR="00702BB9" w:rsidRPr="00740349" w:rsidRDefault="00702BB9" w:rsidP="00740349">
      <w:pPr>
        <w:pStyle w:val="paragraph"/>
        <w:rPr>
          <w:moveTo w:id="706" w:author="Author" w:date="2024-09-12T09:53:00Z" w16du:dateUtc="2024-09-11T23:53:00Z"/>
        </w:rPr>
      </w:pPr>
      <w:moveToRangeStart w:id="707" w:author="Author" w:date="2024-09-12T09:53:00Z" w:name="move177027240"/>
      <w:moveTo w:id="708" w:author="Author" w:date="2024-09-12T09:53:00Z" w16du:dateUtc="2024-09-11T23:53:00Z">
        <w:r w:rsidRPr="00740349">
          <w:tab/>
          <w:t>(a)</w:t>
        </w:r>
        <w:r w:rsidRPr="00740349">
          <w:tab/>
          <w:t>the circumstances in which the content is disseminated;</w:t>
        </w:r>
      </w:moveTo>
    </w:p>
    <w:moveToRangeEnd w:id="707"/>
    <w:p w14:paraId="29779175" w14:textId="77777777" w:rsidR="00702BB9" w:rsidRPr="00740349" w:rsidRDefault="00702BB9" w:rsidP="00740349">
      <w:pPr>
        <w:pStyle w:val="paragraph"/>
        <w:rPr>
          <w:ins w:id="709" w:author="Author" w:date="2024-09-12T09:53:00Z" w16du:dateUtc="2024-09-11T23:53:00Z"/>
        </w:rPr>
      </w:pPr>
      <w:ins w:id="710" w:author="Author" w:date="2024-09-12T09:53:00Z" w16du:dateUtc="2024-09-11T23:53:00Z">
        <w:r w:rsidRPr="00740349">
          <w:tab/>
          <w:t>(b)</w:t>
        </w:r>
        <w:r w:rsidRPr="00740349">
          <w:tab/>
          <w:t>the subject matter of the information in the content that is reasonably verifiable as false, misleading or deceptive;</w:t>
        </w:r>
      </w:ins>
    </w:p>
    <w:p w14:paraId="6B140CA5" w14:textId="77777777" w:rsidR="00702BB9" w:rsidRPr="00740349" w:rsidRDefault="00702BB9" w:rsidP="00740349">
      <w:pPr>
        <w:pStyle w:val="paragraph"/>
        <w:rPr>
          <w:moveTo w:id="711" w:author="Author" w:date="2024-09-12T09:53:00Z" w16du:dateUtc="2024-09-11T23:53:00Z"/>
        </w:rPr>
      </w:pPr>
      <w:moveToRangeStart w:id="712" w:author="Author" w:date="2024-09-12T09:53:00Z" w:name="move177027241"/>
      <w:moveTo w:id="713" w:author="Author" w:date="2024-09-12T09:53:00Z" w16du:dateUtc="2024-09-11T23:53:00Z">
        <w:r w:rsidRPr="00740349">
          <w:tab/>
          <w:t>(c)</w:t>
        </w:r>
        <w:r w:rsidRPr="00740349">
          <w:tab/>
          <w:t>the potential reach and speed of the dissemination;</w:t>
        </w:r>
      </w:moveTo>
    </w:p>
    <w:moveToRangeEnd w:id="712"/>
    <w:p w14:paraId="7B35F94B" w14:textId="77777777" w:rsidR="00702BB9" w:rsidRPr="00740349" w:rsidRDefault="00702BB9" w:rsidP="00740349">
      <w:pPr>
        <w:pStyle w:val="paragraph"/>
        <w:rPr>
          <w:ins w:id="714" w:author="Author" w:date="2024-09-12T09:53:00Z" w16du:dateUtc="2024-09-11T23:53:00Z"/>
        </w:rPr>
      </w:pPr>
      <w:ins w:id="715" w:author="Author" w:date="2024-09-12T09:53:00Z" w16du:dateUtc="2024-09-11T23:53:00Z">
        <w:r w:rsidRPr="00740349">
          <w:tab/>
          <w:t>(</w:t>
        </w:r>
        <w:r w:rsidR="008D3824" w:rsidRPr="00740349">
          <w:t>d</w:t>
        </w:r>
        <w:r w:rsidRPr="00740349">
          <w:t>)</w:t>
        </w:r>
        <w:r w:rsidRPr="00740349">
          <w:tab/>
          <w:t>the author of the information;</w:t>
        </w:r>
      </w:ins>
    </w:p>
    <w:p w14:paraId="60A9AD0D" w14:textId="77777777" w:rsidR="00702BB9" w:rsidRPr="00740349" w:rsidRDefault="00702BB9" w:rsidP="00740349">
      <w:pPr>
        <w:pStyle w:val="paragraph"/>
        <w:rPr>
          <w:ins w:id="716" w:author="Author" w:date="2024-09-12T09:53:00Z" w16du:dateUtc="2024-09-11T23:53:00Z"/>
        </w:rPr>
      </w:pPr>
      <w:ins w:id="717" w:author="Author" w:date="2024-09-12T09:53:00Z" w16du:dateUtc="2024-09-11T23:53:00Z">
        <w:r w:rsidRPr="00740349">
          <w:tab/>
          <w:t>(</w:t>
        </w:r>
        <w:r w:rsidR="008D3824" w:rsidRPr="00740349">
          <w:t>e</w:t>
        </w:r>
        <w:r w:rsidRPr="00740349">
          <w:t>)</w:t>
        </w:r>
        <w:r w:rsidRPr="00740349">
          <w:tab/>
          <w:t>the purpose of the dissemination;</w:t>
        </w:r>
      </w:ins>
    </w:p>
    <w:p w14:paraId="6860C0D5" w14:textId="77777777" w:rsidR="00702BB9" w:rsidRPr="00740349" w:rsidRDefault="00702BB9" w:rsidP="00740349">
      <w:pPr>
        <w:pStyle w:val="paragraph"/>
        <w:rPr>
          <w:ins w:id="718" w:author="Author" w:date="2024-09-12T09:53:00Z" w16du:dateUtc="2024-09-11T23:53:00Z"/>
        </w:rPr>
      </w:pPr>
      <w:ins w:id="719" w:author="Author" w:date="2024-09-12T09:53:00Z" w16du:dateUtc="2024-09-11T23:53:00Z">
        <w:r w:rsidRPr="00740349">
          <w:tab/>
          <w:t>(</w:t>
        </w:r>
        <w:r w:rsidR="008D3824" w:rsidRPr="00740349">
          <w:t>f</w:t>
        </w:r>
        <w:r w:rsidRPr="00740349">
          <w:t>)</w:t>
        </w:r>
        <w:r w:rsidRPr="00740349">
          <w:tab/>
          <w:t>whether the information has been attributed to a source and, if so, the authority of the source and whether the attribution is correct;</w:t>
        </w:r>
      </w:ins>
    </w:p>
    <w:p w14:paraId="62D2A7E8" w14:textId="77777777" w:rsidR="00702BB9" w:rsidRPr="00740349" w:rsidRDefault="00702BB9" w:rsidP="00740349">
      <w:pPr>
        <w:pStyle w:val="paragraph"/>
        <w:rPr>
          <w:ins w:id="720" w:author="Author" w:date="2024-09-12T09:53:00Z" w16du:dateUtc="2024-09-11T23:53:00Z"/>
        </w:rPr>
      </w:pPr>
      <w:ins w:id="721" w:author="Author" w:date="2024-09-12T09:53:00Z" w16du:dateUtc="2024-09-11T23:53:00Z">
        <w:r w:rsidRPr="00740349">
          <w:tab/>
          <w:t>(</w:t>
        </w:r>
        <w:r w:rsidR="008D3824" w:rsidRPr="00740349">
          <w:t>g</w:t>
        </w:r>
        <w:r w:rsidRPr="00740349">
          <w:t>)</w:t>
        </w:r>
        <w:r w:rsidRPr="00740349">
          <w:tab/>
          <w:t>other related information disseminated that is reasonably verifiable as false, misleading or deceptive;</w:t>
        </w:r>
      </w:ins>
    </w:p>
    <w:p w14:paraId="46806B23" w14:textId="77777777" w:rsidR="00702BB9" w:rsidRPr="00740349" w:rsidRDefault="00702BB9" w:rsidP="00740349">
      <w:pPr>
        <w:pStyle w:val="paragraph"/>
        <w:rPr>
          <w:ins w:id="722" w:author="Author" w:date="2024-09-12T09:53:00Z" w16du:dateUtc="2024-09-11T23:53:00Z"/>
        </w:rPr>
      </w:pPr>
      <w:ins w:id="723" w:author="Author" w:date="2024-09-12T09:53:00Z" w16du:dateUtc="2024-09-11T23:53:00Z">
        <w:r w:rsidRPr="00740349">
          <w:tab/>
          <w:t>(</w:t>
        </w:r>
        <w:r w:rsidR="008D3824" w:rsidRPr="00740349">
          <w:t>h</w:t>
        </w:r>
        <w:r w:rsidRPr="00740349">
          <w:t>)</w:t>
        </w:r>
        <w:r w:rsidRPr="00740349">
          <w:tab/>
          <w:t xml:space="preserve">any matter </w:t>
        </w:r>
        <w:r w:rsidR="001F3CDB" w:rsidRPr="00740349">
          <w:t>determine</w:t>
        </w:r>
        <w:r w:rsidRPr="00740349">
          <w:t xml:space="preserve">d by the Minister under </w:t>
        </w:r>
        <w:r w:rsidR="00B83758" w:rsidRPr="00740349">
          <w:t>subclause (</w:t>
        </w:r>
        <w:r w:rsidRPr="00740349">
          <w:t>4);</w:t>
        </w:r>
      </w:ins>
    </w:p>
    <w:p w14:paraId="479B0138" w14:textId="77777777" w:rsidR="00702BB9" w:rsidRPr="00740349" w:rsidRDefault="00702BB9" w:rsidP="00740349">
      <w:pPr>
        <w:pStyle w:val="paragraph"/>
        <w:rPr>
          <w:moveTo w:id="724" w:author="Author" w:date="2024-09-12T09:53:00Z" w16du:dateUtc="2024-09-11T23:53:00Z"/>
        </w:rPr>
      </w:pPr>
      <w:moveToRangeStart w:id="725" w:author="Author" w:date="2024-09-12T09:53:00Z" w:name="move177027242"/>
      <w:moveTo w:id="726" w:author="Author" w:date="2024-09-12T09:53:00Z" w16du:dateUtc="2024-09-11T23:53:00Z">
        <w:r w:rsidRPr="00740349">
          <w:lastRenderedPageBreak/>
          <w:tab/>
          <w:t>(</w:t>
        </w:r>
        <w:r w:rsidR="008D3824" w:rsidRPr="00740349">
          <w:t>i</w:t>
        </w:r>
        <w:r w:rsidRPr="00740349">
          <w:t>)</w:t>
        </w:r>
        <w:r w:rsidRPr="00740349">
          <w:tab/>
          <w:t>any other relevant matter.</w:t>
        </w:r>
      </w:moveTo>
    </w:p>
    <w:moveToRangeEnd w:id="725"/>
    <w:p w14:paraId="208AA394" w14:textId="77777777" w:rsidR="00702BB9" w:rsidRPr="00740349" w:rsidRDefault="00702BB9" w:rsidP="00740349">
      <w:pPr>
        <w:pStyle w:val="subsection"/>
        <w:rPr>
          <w:ins w:id="727" w:author="Author" w:date="2024-09-12T09:53:00Z" w16du:dateUtc="2024-09-11T23:53:00Z"/>
        </w:rPr>
      </w:pPr>
      <w:ins w:id="728" w:author="Author" w:date="2024-09-12T09:53:00Z" w16du:dateUtc="2024-09-11T23:53:00Z">
        <w:r w:rsidRPr="00740349">
          <w:tab/>
          <w:t>(4)</w:t>
        </w:r>
        <w:r w:rsidRPr="00740349">
          <w:tab/>
          <w:t xml:space="preserve">The Minister may, by legislative instrument, </w:t>
        </w:r>
        <w:r w:rsidR="001F3CDB" w:rsidRPr="00740349">
          <w:t>determine</w:t>
        </w:r>
        <w:r w:rsidRPr="00740349">
          <w:t xml:space="preserve"> a matter to which regard must be had in determining whether the provision of content on a digital service is reasonably likely to cause or contribute to serious harm.</w:t>
        </w:r>
      </w:ins>
    </w:p>
    <w:p w14:paraId="01B21D44" w14:textId="77777777" w:rsidR="00702BB9" w:rsidRPr="00740349" w:rsidRDefault="00702BB9" w:rsidP="00740349">
      <w:pPr>
        <w:pStyle w:val="subsection"/>
        <w:rPr>
          <w:ins w:id="729" w:author="Author" w:date="2024-09-12T09:53:00Z" w16du:dateUtc="2024-09-11T23:53:00Z"/>
        </w:rPr>
      </w:pPr>
      <w:ins w:id="730" w:author="Author" w:date="2024-09-12T09:53:00Z" w16du:dateUtc="2024-09-11T23:53:00Z">
        <w:r w:rsidRPr="00740349">
          <w:tab/>
          <w:t>(5)</w:t>
        </w:r>
        <w:r w:rsidRPr="00740349">
          <w:tab/>
        </w:r>
        <w:r w:rsidR="00C02542" w:rsidRPr="00740349">
          <w:t>Subclause (</w:t>
        </w:r>
        <w:r w:rsidRPr="00740349">
          <w:t xml:space="preserve">2) does not limit </w:t>
        </w:r>
        <w:r w:rsidR="00B83758" w:rsidRPr="00740349">
          <w:t>subclause (</w:t>
        </w:r>
        <w:r w:rsidRPr="00740349">
          <w:t>1).</w:t>
        </w:r>
      </w:ins>
    </w:p>
    <w:p w14:paraId="29196B88" w14:textId="77777777" w:rsidR="00702BB9" w:rsidRPr="00740349" w:rsidRDefault="00CD4CD9" w:rsidP="00740349">
      <w:pPr>
        <w:pStyle w:val="ActHead5"/>
        <w:rPr>
          <w:ins w:id="731" w:author="Author" w:date="2024-09-12T09:53:00Z" w16du:dateUtc="2024-09-11T23:53:00Z"/>
        </w:rPr>
      </w:pPr>
      <w:bookmarkStart w:id="732" w:name="_Toc176247005"/>
      <w:ins w:id="733" w:author="Author" w:date="2024-09-12T09:53:00Z" w16du:dateUtc="2024-09-11T23:53:00Z">
        <w:r w:rsidRPr="009C0505">
          <w:rPr>
            <w:rStyle w:val="CharSectno"/>
          </w:rPr>
          <w:t>14</w:t>
        </w:r>
        <w:r w:rsidR="00702BB9" w:rsidRPr="00740349">
          <w:t xml:space="preserve">  </w:t>
        </w:r>
        <w:r w:rsidR="008D3824" w:rsidRPr="00740349">
          <w:t xml:space="preserve">Meaning of </w:t>
        </w:r>
        <w:r w:rsidR="008D3824" w:rsidRPr="00740349">
          <w:rPr>
            <w:i/>
          </w:rPr>
          <w:t xml:space="preserve">serious </w:t>
        </w:r>
        <w:r w:rsidR="000D73AF" w:rsidRPr="00740349">
          <w:rPr>
            <w:i/>
          </w:rPr>
          <w:t>h</w:t>
        </w:r>
        <w:r w:rsidR="00702BB9" w:rsidRPr="00740349">
          <w:rPr>
            <w:i/>
          </w:rPr>
          <w:t>arm</w:t>
        </w:r>
        <w:bookmarkEnd w:id="732"/>
      </w:ins>
    </w:p>
    <w:p w14:paraId="4F3F123B" w14:textId="77777777" w:rsidR="00660512" w:rsidRPr="00740349" w:rsidRDefault="00702BB9" w:rsidP="00740349">
      <w:pPr>
        <w:pStyle w:val="subsection"/>
        <w:rPr>
          <w:ins w:id="734" w:author="Author" w:date="2024-09-12T09:53:00Z" w16du:dateUtc="2024-09-11T23:53:00Z"/>
        </w:rPr>
      </w:pPr>
      <w:ins w:id="735" w:author="Author" w:date="2024-09-12T09:53:00Z" w16du:dateUtc="2024-09-11T23:53:00Z">
        <w:r w:rsidRPr="00740349">
          <w:tab/>
        </w:r>
        <w:r w:rsidRPr="00740349">
          <w:tab/>
          <w:t xml:space="preserve">For the purposes of this Schedule, </w:t>
        </w:r>
        <w:r w:rsidR="00017B8F" w:rsidRPr="00740349">
          <w:rPr>
            <w:b/>
            <w:i/>
          </w:rPr>
          <w:t>serious harm</w:t>
        </w:r>
        <w:r w:rsidR="00017B8F" w:rsidRPr="00740349">
          <w:t xml:space="preserve"> is</w:t>
        </w:r>
        <w:r w:rsidR="00660512" w:rsidRPr="00740349">
          <w:t>:</w:t>
        </w:r>
      </w:ins>
    </w:p>
    <w:p w14:paraId="41AB3966" w14:textId="77777777" w:rsidR="008B467C" w:rsidRPr="00740349" w:rsidRDefault="00140381" w:rsidP="00740349">
      <w:pPr>
        <w:pStyle w:val="paragraph"/>
        <w:rPr>
          <w:ins w:id="736" w:author="Author" w:date="2024-09-12T09:53:00Z" w16du:dateUtc="2024-09-11T23:53:00Z"/>
        </w:rPr>
      </w:pPr>
      <w:ins w:id="737" w:author="Author" w:date="2024-09-12T09:53:00Z" w16du:dateUtc="2024-09-11T23:53:00Z">
        <w:r w:rsidRPr="00740349">
          <w:tab/>
          <w:t>(a)</w:t>
        </w:r>
        <w:r w:rsidRPr="00740349">
          <w:tab/>
        </w:r>
        <w:r w:rsidR="00DF061D" w:rsidRPr="00740349">
          <w:t xml:space="preserve">harm to the operation </w:t>
        </w:r>
        <w:r w:rsidR="00426E43" w:rsidRPr="00740349">
          <w:t xml:space="preserve">or integrity </w:t>
        </w:r>
        <w:r w:rsidR="00DF061D" w:rsidRPr="00740349">
          <w:t>of</w:t>
        </w:r>
        <w:r w:rsidR="00996CD6" w:rsidRPr="00740349">
          <w:t xml:space="preserve"> a Commonwealth, State, Territory or local government</w:t>
        </w:r>
        <w:r w:rsidR="00CC657F" w:rsidRPr="00740349">
          <w:t xml:space="preserve"> electoral or referendum process;</w:t>
        </w:r>
        <w:r w:rsidR="00660512" w:rsidRPr="00740349">
          <w:t xml:space="preserve"> or</w:t>
        </w:r>
      </w:ins>
    </w:p>
    <w:p w14:paraId="60C5E155" w14:textId="77777777" w:rsidR="0084458B" w:rsidRPr="00740349" w:rsidRDefault="00BC1CB6" w:rsidP="00740349">
      <w:pPr>
        <w:pStyle w:val="paragraph"/>
        <w:rPr>
          <w:ins w:id="738" w:author="Author" w:date="2024-09-12T09:53:00Z" w16du:dateUtc="2024-09-11T23:53:00Z"/>
        </w:rPr>
      </w:pPr>
      <w:ins w:id="739" w:author="Author" w:date="2024-09-12T09:53:00Z" w16du:dateUtc="2024-09-11T23:53:00Z">
        <w:r w:rsidRPr="00740349">
          <w:tab/>
          <w:t>(b)</w:t>
        </w:r>
        <w:r w:rsidRPr="00740349">
          <w:tab/>
          <w:t xml:space="preserve">harm to </w:t>
        </w:r>
        <w:r w:rsidR="00C95E8A" w:rsidRPr="00740349">
          <w:t xml:space="preserve">public </w:t>
        </w:r>
        <w:r w:rsidRPr="00740349">
          <w:t xml:space="preserve">health </w:t>
        </w:r>
        <w:r w:rsidR="000D2349" w:rsidRPr="00740349">
          <w:t>in Australia</w:t>
        </w:r>
        <w:r w:rsidR="00510250" w:rsidRPr="00740349">
          <w:t>,</w:t>
        </w:r>
        <w:r w:rsidR="0088328B" w:rsidRPr="00740349">
          <w:t xml:space="preserve"> </w:t>
        </w:r>
        <w:r w:rsidR="000753FC" w:rsidRPr="00740349">
          <w:t>including</w:t>
        </w:r>
        <w:r w:rsidR="00F0193A" w:rsidRPr="00740349">
          <w:t xml:space="preserve"> to the efficacy of preventative health measures</w:t>
        </w:r>
        <w:r w:rsidR="00C741BE" w:rsidRPr="00740349">
          <w:t xml:space="preserve"> in Australia</w:t>
        </w:r>
        <w:r w:rsidR="0076021E" w:rsidRPr="00740349">
          <w:t>;</w:t>
        </w:r>
        <w:r w:rsidR="00660512" w:rsidRPr="00740349">
          <w:t xml:space="preserve"> or</w:t>
        </w:r>
      </w:ins>
    </w:p>
    <w:p w14:paraId="22626D92" w14:textId="77777777" w:rsidR="00A24E15" w:rsidRPr="00740349" w:rsidRDefault="00845A37" w:rsidP="00740349">
      <w:pPr>
        <w:pStyle w:val="paragraph"/>
        <w:rPr>
          <w:ins w:id="740" w:author="Author" w:date="2024-09-12T09:53:00Z" w16du:dateUtc="2024-09-11T23:53:00Z"/>
        </w:rPr>
      </w:pPr>
      <w:ins w:id="741" w:author="Author" w:date="2024-09-12T09:53:00Z" w16du:dateUtc="2024-09-11T23:53:00Z">
        <w:r w:rsidRPr="00740349">
          <w:tab/>
          <w:t>(c)</w:t>
        </w:r>
        <w:r w:rsidRPr="00740349">
          <w:tab/>
          <w:t>vilification of a group in Australian society</w:t>
        </w:r>
        <w:r w:rsidR="003440BE" w:rsidRPr="00740349">
          <w:t xml:space="preserve"> distinguished by race, religion, sex, sexual orientation, gender identity, intersex status, disability, nationality</w:t>
        </w:r>
        <w:r w:rsidR="004E7AE9" w:rsidRPr="00740349">
          <w:t xml:space="preserve"> or national or ethnic origin</w:t>
        </w:r>
        <w:r w:rsidR="00CD21F1" w:rsidRPr="00740349">
          <w:t>, or vilification of a</w:t>
        </w:r>
        <w:r w:rsidR="000753FC" w:rsidRPr="00740349">
          <w:t>n individual</w:t>
        </w:r>
        <w:r w:rsidR="00CD21F1" w:rsidRPr="00740349">
          <w:t xml:space="preserve"> because of a belief that the </w:t>
        </w:r>
        <w:r w:rsidR="000753FC" w:rsidRPr="00740349">
          <w:t>individual</w:t>
        </w:r>
        <w:r w:rsidR="00CD21F1" w:rsidRPr="00740349">
          <w:t xml:space="preserve"> is a member of such a group;</w:t>
        </w:r>
        <w:r w:rsidR="00660512" w:rsidRPr="00740349">
          <w:t xml:space="preserve"> or</w:t>
        </w:r>
      </w:ins>
    </w:p>
    <w:p w14:paraId="35123EE6" w14:textId="77777777" w:rsidR="006731FA" w:rsidRPr="00740349" w:rsidRDefault="001826FD" w:rsidP="00740349">
      <w:pPr>
        <w:pStyle w:val="paragraph"/>
        <w:rPr>
          <w:ins w:id="742" w:author="Author" w:date="2024-09-12T09:53:00Z" w16du:dateUtc="2024-09-11T23:53:00Z"/>
        </w:rPr>
      </w:pPr>
      <w:ins w:id="743" w:author="Author" w:date="2024-09-12T09:53:00Z" w16du:dateUtc="2024-09-11T23:53:00Z">
        <w:r w:rsidRPr="00740349">
          <w:tab/>
          <w:t>(d)</w:t>
        </w:r>
        <w:r w:rsidRPr="00740349">
          <w:tab/>
        </w:r>
        <w:r w:rsidR="00A904E9" w:rsidRPr="00740349">
          <w:t>intentionally inflicted</w:t>
        </w:r>
        <w:r w:rsidR="0000118E" w:rsidRPr="00740349">
          <w:t xml:space="preserve"> </w:t>
        </w:r>
        <w:r w:rsidR="006621BE" w:rsidRPr="00740349">
          <w:t>physical injury to a</w:t>
        </w:r>
        <w:r w:rsidR="000753FC" w:rsidRPr="00740349">
          <w:t>n individual</w:t>
        </w:r>
        <w:r w:rsidR="002A573B" w:rsidRPr="00740349">
          <w:t xml:space="preserve"> in Australia</w:t>
        </w:r>
        <w:r w:rsidR="006621BE" w:rsidRPr="00740349">
          <w:t>;</w:t>
        </w:r>
        <w:r w:rsidR="00660512" w:rsidRPr="00740349">
          <w:t xml:space="preserve"> or</w:t>
        </w:r>
      </w:ins>
    </w:p>
    <w:p w14:paraId="1803D4A0" w14:textId="77777777" w:rsidR="000355C2" w:rsidRPr="00740349" w:rsidRDefault="006621BE" w:rsidP="00740349">
      <w:pPr>
        <w:pStyle w:val="paragraph"/>
        <w:rPr>
          <w:ins w:id="744" w:author="Author" w:date="2024-09-12T09:53:00Z" w16du:dateUtc="2024-09-11T23:53:00Z"/>
        </w:rPr>
      </w:pPr>
      <w:ins w:id="745" w:author="Author" w:date="2024-09-12T09:53:00Z" w16du:dateUtc="2024-09-11T23:53:00Z">
        <w:r w:rsidRPr="00740349">
          <w:tab/>
          <w:t>(e)</w:t>
        </w:r>
        <w:r w:rsidRPr="00740349">
          <w:tab/>
        </w:r>
        <w:r w:rsidR="0000118E" w:rsidRPr="00740349">
          <w:t>imminent</w:t>
        </w:r>
        <w:r w:rsidR="000355C2" w:rsidRPr="00740349">
          <w:t>:</w:t>
        </w:r>
      </w:ins>
    </w:p>
    <w:p w14:paraId="6600B425" w14:textId="77777777" w:rsidR="000355C2" w:rsidRPr="00740349" w:rsidRDefault="000355C2" w:rsidP="00740349">
      <w:pPr>
        <w:pStyle w:val="paragraphsub"/>
        <w:rPr>
          <w:ins w:id="746" w:author="Author" w:date="2024-09-12T09:53:00Z" w16du:dateUtc="2024-09-11T23:53:00Z"/>
        </w:rPr>
      </w:pPr>
      <w:ins w:id="747" w:author="Author" w:date="2024-09-12T09:53:00Z" w16du:dateUtc="2024-09-11T23:53:00Z">
        <w:r w:rsidRPr="00740349">
          <w:tab/>
          <w:t>(i)</w:t>
        </w:r>
        <w:r w:rsidRPr="00740349">
          <w:tab/>
        </w:r>
        <w:r w:rsidR="006621BE" w:rsidRPr="00740349">
          <w:t>damage to critical infrastructure</w:t>
        </w:r>
        <w:r w:rsidRPr="00740349">
          <w:t>;</w:t>
        </w:r>
        <w:r w:rsidR="00E93585" w:rsidRPr="00740349">
          <w:t xml:space="preserve"> or</w:t>
        </w:r>
      </w:ins>
    </w:p>
    <w:p w14:paraId="440BEE38" w14:textId="77777777" w:rsidR="000355C2" w:rsidRPr="00740349" w:rsidRDefault="000355C2" w:rsidP="00740349">
      <w:pPr>
        <w:pStyle w:val="paragraphsub"/>
        <w:rPr>
          <w:ins w:id="748" w:author="Author" w:date="2024-09-12T09:53:00Z" w16du:dateUtc="2024-09-11T23:53:00Z"/>
        </w:rPr>
      </w:pPr>
      <w:ins w:id="749" w:author="Author" w:date="2024-09-12T09:53:00Z" w16du:dateUtc="2024-09-11T23:53:00Z">
        <w:r w:rsidRPr="00740349">
          <w:tab/>
          <w:t>(ii)</w:t>
        </w:r>
        <w:r w:rsidRPr="00740349">
          <w:tab/>
          <w:t xml:space="preserve">disruption of </w:t>
        </w:r>
        <w:r w:rsidR="00DB4369" w:rsidRPr="00740349">
          <w:t xml:space="preserve">emergency </w:t>
        </w:r>
        <w:r w:rsidR="00E93585" w:rsidRPr="00740349">
          <w:t>services</w:t>
        </w:r>
        <w:r w:rsidRPr="00740349">
          <w:t>;</w:t>
        </w:r>
      </w:ins>
    </w:p>
    <w:p w14:paraId="18BEC113" w14:textId="77777777" w:rsidR="006621BE" w:rsidRPr="00740349" w:rsidRDefault="000355C2" w:rsidP="00740349">
      <w:pPr>
        <w:pStyle w:val="paragraph"/>
        <w:rPr>
          <w:ins w:id="750" w:author="Author" w:date="2024-09-12T09:53:00Z" w16du:dateUtc="2024-09-11T23:53:00Z"/>
        </w:rPr>
      </w:pPr>
      <w:ins w:id="751" w:author="Author" w:date="2024-09-12T09:53:00Z" w16du:dateUtc="2024-09-11T23:53:00Z">
        <w:r w:rsidRPr="00740349">
          <w:tab/>
        </w:r>
        <w:r w:rsidRPr="00740349">
          <w:tab/>
        </w:r>
        <w:r w:rsidR="002F139E" w:rsidRPr="00740349">
          <w:t>in Australia</w:t>
        </w:r>
        <w:r w:rsidR="006621BE" w:rsidRPr="00740349">
          <w:t>;</w:t>
        </w:r>
        <w:r w:rsidR="00660512" w:rsidRPr="00740349">
          <w:t xml:space="preserve"> or</w:t>
        </w:r>
      </w:ins>
    </w:p>
    <w:p w14:paraId="6901AA80" w14:textId="77777777" w:rsidR="008832D9" w:rsidRPr="00740349" w:rsidRDefault="006621BE" w:rsidP="00740349">
      <w:pPr>
        <w:pStyle w:val="paragraph"/>
        <w:rPr>
          <w:ins w:id="752" w:author="Author" w:date="2024-09-12T09:53:00Z" w16du:dateUtc="2024-09-11T23:53:00Z"/>
        </w:rPr>
      </w:pPr>
      <w:ins w:id="753" w:author="Author" w:date="2024-09-12T09:53:00Z" w16du:dateUtc="2024-09-11T23:53:00Z">
        <w:r w:rsidRPr="00740349">
          <w:tab/>
          <w:t>(f)</w:t>
        </w:r>
        <w:r w:rsidRPr="00740349">
          <w:tab/>
        </w:r>
        <w:r w:rsidR="0000118E" w:rsidRPr="00740349">
          <w:t xml:space="preserve">imminent </w:t>
        </w:r>
        <w:r w:rsidR="00DD41C1" w:rsidRPr="00740349">
          <w:t>harm to the Australian economy, including harm to public confidence in the banking system or financial markets</w:t>
        </w:r>
        <w:r w:rsidR="00A13691" w:rsidRPr="00740349">
          <w:t>;</w:t>
        </w:r>
      </w:ins>
    </w:p>
    <w:p w14:paraId="7FF6DDF7" w14:textId="77777777" w:rsidR="008832D9" w:rsidRPr="00740349" w:rsidRDefault="00660512" w:rsidP="00740349">
      <w:pPr>
        <w:pStyle w:val="subsection2"/>
        <w:rPr>
          <w:ins w:id="754" w:author="Author" w:date="2024-09-12T09:53:00Z" w16du:dateUtc="2024-09-11T23:53:00Z"/>
        </w:rPr>
      </w:pPr>
      <w:ins w:id="755" w:author="Author" w:date="2024-09-12T09:53:00Z" w16du:dateUtc="2024-09-11T23:53:00Z">
        <w:r w:rsidRPr="00740349">
          <w:t>that has</w:t>
        </w:r>
        <w:r w:rsidR="008832D9" w:rsidRPr="00740349">
          <w:t>:</w:t>
        </w:r>
      </w:ins>
    </w:p>
    <w:p w14:paraId="3CAE5B65" w14:textId="77777777" w:rsidR="00660512" w:rsidRPr="00740349" w:rsidRDefault="008832D9" w:rsidP="00740349">
      <w:pPr>
        <w:pStyle w:val="paragraph"/>
        <w:rPr>
          <w:ins w:id="756" w:author="Author" w:date="2024-09-12T09:53:00Z" w16du:dateUtc="2024-09-11T23:53:00Z"/>
        </w:rPr>
      </w:pPr>
      <w:ins w:id="757" w:author="Author" w:date="2024-09-12T09:53:00Z" w16du:dateUtc="2024-09-11T23:53:00Z">
        <w:r w:rsidRPr="00740349">
          <w:tab/>
          <w:t>(g)</w:t>
        </w:r>
        <w:r w:rsidRPr="00740349">
          <w:tab/>
        </w:r>
        <w:r w:rsidR="00660512" w:rsidRPr="00740349">
          <w:t>significant and far</w:t>
        </w:r>
        <w:r w:rsidR="00740349">
          <w:noBreakHyphen/>
        </w:r>
        <w:r w:rsidR="00660512" w:rsidRPr="00740349">
          <w:t>reaching consequences for the Australian community</w:t>
        </w:r>
        <w:r w:rsidR="001B3057" w:rsidRPr="00740349">
          <w:t xml:space="preserve"> or a segment of the Australian community</w:t>
        </w:r>
        <w:r w:rsidRPr="00740349">
          <w:t>; or</w:t>
        </w:r>
      </w:ins>
    </w:p>
    <w:p w14:paraId="07F5058A" w14:textId="77777777" w:rsidR="008832D9" w:rsidRPr="00740349" w:rsidRDefault="008832D9" w:rsidP="00740349">
      <w:pPr>
        <w:pStyle w:val="paragraph"/>
        <w:rPr>
          <w:ins w:id="758" w:author="Author" w:date="2024-09-12T09:53:00Z" w16du:dateUtc="2024-09-11T23:53:00Z"/>
        </w:rPr>
      </w:pPr>
      <w:ins w:id="759" w:author="Author" w:date="2024-09-12T09:53:00Z" w16du:dateUtc="2024-09-11T23:53:00Z">
        <w:r w:rsidRPr="00740349">
          <w:tab/>
          <w:t>(h)</w:t>
        </w:r>
        <w:r w:rsidRPr="00740349">
          <w:tab/>
          <w:t>severe consequences for an individual in Australia.</w:t>
        </w:r>
      </w:ins>
    </w:p>
    <w:p w14:paraId="5DE23C6C" w14:textId="77777777" w:rsidR="00702BB9" w:rsidRPr="00740349" w:rsidRDefault="00CD4CD9" w:rsidP="00740349">
      <w:pPr>
        <w:pStyle w:val="ActHead5"/>
        <w:rPr>
          <w:ins w:id="760" w:author="Author" w:date="2024-09-12T09:53:00Z" w16du:dateUtc="2024-09-11T23:53:00Z"/>
        </w:rPr>
      </w:pPr>
      <w:bookmarkStart w:id="761" w:name="_Toc176247006"/>
      <w:ins w:id="762" w:author="Author" w:date="2024-09-12T09:53:00Z" w16du:dateUtc="2024-09-11T23:53:00Z">
        <w:r w:rsidRPr="009C0505">
          <w:rPr>
            <w:rStyle w:val="CharSectno"/>
          </w:rPr>
          <w:t>15</w:t>
        </w:r>
        <w:r w:rsidR="00702BB9" w:rsidRPr="00740349">
          <w:t xml:space="preserve">  </w:t>
        </w:r>
        <w:r w:rsidR="00660512" w:rsidRPr="00740349">
          <w:t xml:space="preserve">Meaning of </w:t>
        </w:r>
        <w:r w:rsidR="00660512" w:rsidRPr="00740349">
          <w:rPr>
            <w:i/>
          </w:rPr>
          <w:t>i</w:t>
        </w:r>
        <w:r w:rsidR="00702BB9" w:rsidRPr="00740349">
          <w:rPr>
            <w:i/>
          </w:rPr>
          <w:t>nauthentic behaviour</w:t>
        </w:r>
        <w:bookmarkEnd w:id="761"/>
      </w:ins>
    </w:p>
    <w:p w14:paraId="4B34EB67" w14:textId="77777777" w:rsidR="00FE459D" w:rsidRPr="00740349" w:rsidRDefault="00702BB9" w:rsidP="00740349">
      <w:pPr>
        <w:pStyle w:val="subsection"/>
        <w:rPr>
          <w:ins w:id="763" w:author="Author" w:date="2024-09-12T09:53:00Z" w16du:dateUtc="2024-09-11T23:53:00Z"/>
        </w:rPr>
      </w:pPr>
      <w:ins w:id="764" w:author="Author" w:date="2024-09-12T09:53:00Z" w16du:dateUtc="2024-09-11T23:53:00Z">
        <w:r w:rsidRPr="00740349">
          <w:tab/>
        </w:r>
        <w:r w:rsidR="002C456B" w:rsidRPr="00740349">
          <w:t>(1)</w:t>
        </w:r>
        <w:r w:rsidRPr="00740349">
          <w:tab/>
          <w:t xml:space="preserve">For the purposes of this Schedule, </w:t>
        </w:r>
        <w:r w:rsidR="004835DB" w:rsidRPr="00740349">
          <w:t xml:space="preserve">dissemination </w:t>
        </w:r>
        <w:r w:rsidR="003C5CB8" w:rsidRPr="00740349">
          <w:t xml:space="preserve">of content on a digital service </w:t>
        </w:r>
        <w:r w:rsidR="004835DB" w:rsidRPr="00740349">
          <w:t xml:space="preserve">involves </w:t>
        </w:r>
        <w:r w:rsidRPr="00740349">
          <w:rPr>
            <w:b/>
            <w:i/>
          </w:rPr>
          <w:t>inauthentic behaviour</w:t>
        </w:r>
        <w:r w:rsidR="00D371C4" w:rsidRPr="00740349">
          <w:t xml:space="preserve"> if:</w:t>
        </w:r>
      </w:ins>
    </w:p>
    <w:p w14:paraId="4837A509" w14:textId="77777777" w:rsidR="002A7071" w:rsidRPr="00740349" w:rsidRDefault="00FE459D" w:rsidP="00740349">
      <w:pPr>
        <w:pStyle w:val="paragraph"/>
        <w:rPr>
          <w:ins w:id="765" w:author="Author" w:date="2024-09-12T09:53:00Z" w16du:dateUtc="2024-09-11T23:53:00Z"/>
        </w:rPr>
      </w:pPr>
      <w:ins w:id="766" w:author="Author" w:date="2024-09-12T09:53:00Z" w16du:dateUtc="2024-09-11T23:53:00Z">
        <w:r w:rsidRPr="00740349">
          <w:lastRenderedPageBreak/>
          <w:tab/>
          <w:t>(a)</w:t>
        </w:r>
        <w:r w:rsidRPr="00740349">
          <w:tab/>
        </w:r>
        <w:r w:rsidR="00D371C4" w:rsidRPr="00740349">
          <w:t xml:space="preserve">the dissemination uses </w:t>
        </w:r>
        <w:r w:rsidR="00CC0409" w:rsidRPr="00740349">
          <w:t>an automated system</w:t>
        </w:r>
        <w:r w:rsidR="00153F6D" w:rsidRPr="00740349">
          <w:t xml:space="preserve"> in a way that is reasonably likely to mislead an end</w:t>
        </w:r>
        <w:r w:rsidR="00740349">
          <w:noBreakHyphen/>
        </w:r>
        <w:r w:rsidR="00153F6D" w:rsidRPr="00740349">
          <w:t xml:space="preserve">user about </w:t>
        </w:r>
        <w:r w:rsidR="002A7071" w:rsidRPr="00740349">
          <w:t xml:space="preserve">a matter covered by </w:t>
        </w:r>
        <w:r w:rsidR="00B83758" w:rsidRPr="00740349">
          <w:t>subclause (</w:t>
        </w:r>
        <w:r w:rsidR="002A7071" w:rsidRPr="00740349">
          <w:t>2); or</w:t>
        </w:r>
      </w:ins>
    </w:p>
    <w:p w14:paraId="19C32336" w14:textId="77777777" w:rsidR="00153F6D" w:rsidRPr="00740349" w:rsidRDefault="002A7071" w:rsidP="00740349">
      <w:pPr>
        <w:pStyle w:val="paragraph"/>
        <w:rPr>
          <w:ins w:id="767" w:author="Author" w:date="2024-09-12T09:53:00Z" w16du:dateUtc="2024-09-11T23:53:00Z"/>
        </w:rPr>
      </w:pPr>
      <w:ins w:id="768" w:author="Author" w:date="2024-09-12T09:53:00Z" w16du:dateUtc="2024-09-11T23:53:00Z">
        <w:r w:rsidRPr="00740349">
          <w:tab/>
          <w:t>(b)</w:t>
        </w:r>
        <w:r w:rsidRPr="00740349">
          <w:tab/>
          <w:t xml:space="preserve">there are grounds to suspect the dissemination is part of </w:t>
        </w:r>
        <w:r w:rsidR="00CB1457" w:rsidRPr="00740349">
          <w:t>coordinated action</w:t>
        </w:r>
        <w:r w:rsidR="00153F6D" w:rsidRPr="00740349">
          <w:t xml:space="preserve"> </w:t>
        </w:r>
        <w:r w:rsidR="00CB1457" w:rsidRPr="00740349">
          <w:t>that is reasonably likely to mislead an end</w:t>
        </w:r>
        <w:r w:rsidR="00740349">
          <w:noBreakHyphen/>
        </w:r>
        <w:r w:rsidR="00CB1457" w:rsidRPr="00740349">
          <w:t xml:space="preserve">user about a matter covered by </w:t>
        </w:r>
        <w:r w:rsidR="00B83758" w:rsidRPr="00740349">
          <w:t>subclause (</w:t>
        </w:r>
        <w:r w:rsidR="00CB1457" w:rsidRPr="00740349">
          <w:t>2)</w:t>
        </w:r>
        <w:r w:rsidR="00326F1A" w:rsidRPr="00740349">
          <w:t>; or</w:t>
        </w:r>
      </w:ins>
    </w:p>
    <w:p w14:paraId="6E2A9965" w14:textId="77777777" w:rsidR="00470952" w:rsidRPr="00740349" w:rsidRDefault="00772618" w:rsidP="00740349">
      <w:pPr>
        <w:pStyle w:val="paragraph"/>
        <w:rPr>
          <w:ins w:id="769" w:author="Author" w:date="2024-09-12T09:53:00Z" w16du:dateUtc="2024-09-11T23:53:00Z"/>
        </w:rPr>
      </w:pPr>
      <w:ins w:id="770" w:author="Author" w:date="2024-09-12T09:53:00Z" w16du:dateUtc="2024-09-11T23:53:00Z">
        <w:r w:rsidRPr="00740349">
          <w:tab/>
          <w:t>(</w:t>
        </w:r>
        <w:r w:rsidR="00326F1A" w:rsidRPr="00740349">
          <w:t>c</w:t>
        </w:r>
        <w:r w:rsidRPr="00740349">
          <w:t>)</w:t>
        </w:r>
        <w:r w:rsidRPr="00740349">
          <w:tab/>
        </w:r>
        <w:r w:rsidR="008C5B7A" w:rsidRPr="00740349">
          <w:t xml:space="preserve">there are grounds to suspect that </w:t>
        </w:r>
        <w:r w:rsidR="001C6F3B" w:rsidRPr="00740349">
          <w:t xml:space="preserve">the dissemination </w:t>
        </w:r>
        <w:r w:rsidR="00300789" w:rsidRPr="00740349">
          <w:t xml:space="preserve">uses an arrangement </w:t>
        </w:r>
        <w:r w:rsidR="00687D8F" w:rsidRPr="00740349">
          <w:t xml:space="preserve">for the purpose of avoiding action by the provider of the digital service </w:t>
        </w:r>
        <w:r w:rsidR="0011699E" w:rsidRPr="00740349">
          <w:t>to</w:t>
        </w:r>
        <w:r w:rsidR="00470952" w:rsidRPr="00740349">
          <w:t>:</w:t>
        </w:r>
      </w:ins>
    </w:p>
    <w:p w14:paraId="734B9C2B" w14:textId="77777777" w:rsidR="00470952" w:rsidRPr="00740349" w:rsidRDefault="00470952" w:rsidP="00740349">
      <w:pPr>
        <w:pStyle w:val="paragraphsub"/>
        <w:rPr>
          <w:ins w:id="771" w:author="Author" w:date="2024-09-12T09:53:00Z" w16du:dateUtc="2024-09-11T23:53:00Z"/>
        </w:rPr>
      </w:pPr>
      <w:ins w:id="772" w:author="Author" w:date="2024-09-12T09:53:00Z" w16du:dateUtc="2024-09-11T23:53:00Z">
        <w:r w:rsidRPr="00740349">
          <w:tab/>
          <w:t>(i)</w:t>
        </w:r>
        <w:r w:rsidRPr="00740349">
          <w:tab/>
        </w:r>
        <w:r w:rsidR="0011699E" w:rsidRPr="00740349">
          <w:t>comply with this Act or another law</w:t>
        </w:r>
        <w:r w:rsidRPr="00740349">
          <w:t>;</w:t>
        </w:r>
        <w:r w:rsidR="0011699E" w:rsidRPr="00740349">
          <w:t xml:space="preserve"> or</w:t>
        </w:r>
      </w:ins>
    </w:p>
    <w:p w14:paraId="36B30DCA" w14:textId="77777777" w:rsidR="000C3B33" w:rsidRPr="00740349" w:rsidRDefault="00470952" w:rsidP="00740349">
      <w:pPr>
        <w:pStyle w:val="paragraphsub"/>
        <w:rPr>
          <w:ins w:id="773" w:author="Author" w:date="2024-09-12T09:53:00Z" w16du:dateUtc="2024-09-11T23:53:00Z"/>
        </w:rPr>
      </w:pPr>
      <w:ins w:id="774" w:author="Author" w:date="2024-09-12T09:53:00Z" w16du:dateUtc="2024-09-11T23:53:00Z">
        <w:r w:rsidRPr="00740349">
          <w:tab/>
          <w:t>(ii)</w:t>
        </w:r>
        <w:r w:rsidRPr="00740349">
          <w:tab/>
        </w:r>
        <w:r w:rsidR="0011699E" w:rsidRPr="00740349">
          <w:t>enforce compliance with the terms of use for the digital service; or</w:t>
        </w:r>
      </w:ins>
    </w:p>
    <w:p w14:paraId="0E24D514" w14:textId="77777777" w:rsidR="00D371C4" w:rsidRPr="00740349" w:rsidRDefault="00D371C4" w:rsidP="00740349">
      <w:pPr>
        <w:pStyle w:val="paragraph"/>
        <w:rPr>
          <w:ins w:id="775" w:author="Author" w:date="2024-09-12T09:53:00Z" w16du:dateUtc="2024-09-11T23:53:00Z"/>
        </w:rPr>
      </w:pPr>
      <w:ins w:id="776" w:author="Author" w:date="2024-09-12T09:53:00Z" w16du:dateUtc="2024-09-11T23:53:00Z">
        <w:r w:rsidRPr="00740349">
          <w:tab/>
          <w:t>(</w:t>
        </w:r>
        <w:r w:rsidR="005F3F76" w:rsidRPr="00740349">
          <w:t>d</w:t>
        </w:r>
        <w:r w:rsidRPr="00740349">
          <w:t>)</w:t>
        </w:r>
        <w:r w:rsidRPr="00740349">
          <w:tab/>
        </w:r>
        <w:r w:rsidR="00EB09CB" w:rsidRPr="00740349">
          <w:t>the content is disseminated in the circumstances specified in the digital platform rules.</w:t>
        </w:r>
      </w:ins>
    </w:p>
    <w:p w14:paraId="360F19D0" w14:textId="77777777" w:rsidR="00BE11D2" w:rsidRPr="00740349" w:rsidRDefault="00BE11D2" w:rsidP="00740349">
      <w:pPr>
        <w:pStyle w:val="subsection"/>
        <w:rPr>
          <w:ins w:id="777" w:author="Author" w:date="2024-09-12T09:53:00Z" w16du:dateUtc="2024-09-11T23:53:00Z"/>
        </w:rPr>
      </w:pPr>
      <w:ins w:id="778" w:author="Author" w:date="2024-09-12T09:53:00Z" w16du:dateUtc="2024-09-11T23:53:00Z">
        <w:r w:rsidRPr="00740349">
          <w:tab/>
          <w:t>(2)</w:t>
        </w:r>
        <w:r w:rsidRPr="00740349">
          <w:tab/>
          <w:t xml:space="preserve">For the purposes of </w:t>
        </w:r>
        <w:r w:rsidR="00B83758" w:rsidRPr="00740349">
          <w:t>paragraphs (</w:t>
        </w:r>
        <w:r w:rsidRPr="00740349">
          <w:t>1)(a) and (b), the matters are as follows:</w:t>
        </w:r>
      </w:ins>
    </w:p>
    <w:p w14:paraId="7C5E0737" w14:textId="77777777" w:rsidR="002A7071" w:rsidRPr="00740349" w:rsidRDefault="002A7071" w:rsidP="00740349">
      <w:pPr>
        <w:pStyle w:val="paragraph"/>
        <w:rPr>
          <w:ins w:id="779" w:author="Author" w:date="2024-09-12T09:53:00Z" w16du:dateUtc="2024-09-11T23:53:00Z"/>
        </w:rPr>
      </w:pPr>
      <w:ins w:id="780" w:author="Author" w:date="2024-09-12T09:53:00Z" w16du:dateUtc="2024-09-11T23:53:00Z">
        <w:r w:rsidRPr="00740349">
          <w:tab/>
          <w:t>(</w:t>
        </w:r>
        <w:r w:rsidR="00BE11D2" w:rsidRPr="00740349">
          <w:t>a</w:t>
        </w:r>
        <w:r w:rsidRPr="00740349">
          <w:t>)</w:t>
        </w:r>
        <w:r w:rsidRPr="00740349">
          <w:tab/>
          <w:t>the identity, purpose or origin of the person disseminating the content;</w:t>
        </w:r>
      </w:ins>
    </w:p>
    <w:p w14:paraId="3E47D433" w14:textId="77777777" w:rsidR="002A7071" w:rsidRPr="00740349" w:rsidRDefault="002A7071" w:rsidP="00740349">
      <w:pPr>
        <w:pStyle w:val="paragraph"/>
        <w:rPr>
          <w:ins w:id="781" w:author="Author" w:date="2024-09-12T09:53:00Z" w16du:dateUtc="2024-09-11T23:53:00Z"/>
        </w:rPr>
      </w:pPr>
      <w:ins w:id="782" w:author="Author" w:date="2024-09-12T09:53:00Z" w16du:dateUtc="2024-09-11T23:53:00Z">
        <w:r w:rsidRPr="00740349">
          <w:tab/>
          <w:t>(</w:t>
        </w:r>
        <w:r w:rsidR="00BE11D2" w:rsidRPr="00740349">
          <w:t>b</w:t>
        </w:r>
        <w:r w:rsidRPr="00740349">
          <w:t>)</w:t>
        </w:r>
        <w:r w:rsidRPr="00740349">
          <w:tab/>
          <w:t>the popularity of the content on the digital service;</w:t>
        </w:r>
      </w:ins>
    </w:p>
    <w:p w14:paraId="64A46EE2" w14:textId="77777777" w:rsidR="002A7071" w:rsidRPr="00740349" w:rsidRDefault="002A7071" w:rsidP="00740349">
      <w:pPr>
        <w:pStyle w:val="paragraph"/>
        <w:rPr>
          <w:ins w:id="783" w:author="Author" w:date="2024-09-12T09:53:00Z" w16du:dateUtc="2024-09-11T23:53:00Z"/>
        </w:rPr>
      </w:pPr>
      <w:ins w:id="784" w:author="Author" w:date="2024-09-12T09:53:00Z" w16du:dateUtc="2024-09-11T23:53:00Z">
        <w:r w:rsidRPr="00740349">
          <w:tab/>
          <w:t>(</w:t>
        </w:r>
        <w:r w:rsidR="00BE11D2" w:rsidRPr="00740349">
          <w:t>c</w:t>
        </w:r>
        <w:r w:rsidRPr="00740349">
          <w:t>)</w:t>
        </w:r>
        <w:r w:rsidRPr="00740349">
          <w:tab/>
          <w:t>the motive or intention of an end</w:t>
        </w:r>
        <w:r w:rsidR="00740349">
          <w:noBreakHyphen/>
        </w:r>
        <w:r w:rsidRPr="00740349">
          <w:t>user;</w:t>
        </w:r>
      </w:ins>
    </w:p>
    <w:p w14:paraId="133EC373" w14:textId="77777777" w:rsidR="002A7071" w:rsidRPr="00740349" w:rsidRDefault="002A7071" w:rsidP="00740349">
      <w:pPr>
        <w:pStyle w:val="paragraph"/>
        <w:rPr>
          <w:ins w:id="785" w:author="Author" w:date="2024-09-12T09:53:00Z" w16du:dateUtc="2024-09-11T23:53:00Z"/>
        </w:rPr>
      </w:pPr>
      <w:ins w:id="786" w:author="Author" w:date="2024-09-12T09:53:00Z" w16du:dateUtc="2024-09-11T23:53:00Z">
        <w:r w:rsidRPr="00740349">
          <w:tab/>
          <w:t>(</w:t>
        </w:r>
        <w:r w:rsidR="00BE11D2" w:rsidRPr="00740349">
          <w:t>d</w:t>
        </w:r>
        <w:r w:rsidRPr="00740349">
          <w:t>)</w:t>
        </w:r>
        <w:r w:rsidRPr="00740349">
          <w:tab/>
          <w:t>the source or origin of the content</w:t>
        </w:r>
        <w:r w:rsidR="00BE11D2" w:rsidRPr="00740349">
          <w:t>.</w:t>
        </w:r>
      </w:ins>
    </w:p>
    <w:p w14:paraId="69DCC31B" w14:textId="77777777" w:rsidR="00702BB9" w:rsidRPr="00740349" w:rsidRDefault="00CD4CD9" w:rsidP="00740349">
      <w:pPr>
        <w:pStyle w:val="ActHead5"/>
        <w:rPr>
          <w:ins w:id="787" w:author="Author" w:date="2024-09-12T09:53:00Z" w16du:dateUtc="2024-09-11T23:53:00Z"/>
        </w:rPr>
      </w:pPr>
      <w:bookmarkStart w:id="788" w:name="_Toc176247007"/>
      <w:ins w:id="789" w:author="Author" w:date="2024-09-12T09:53:00Z" w16du:dateUtc="2024-09-11T23:53:00Z">
        <w:r w:rsidRPr="009C0505">
          <w:rPr>
            <w:rStyle w:val="CharSectno"/>
          </w:rPr>
          <w:t>16</w:t>
        </w:r>
        <w:r w:rsidR="00702BB9" w:rsidRPr="00740349">
          <w:t xml:space="preserve">  Meaning of </w:t>
        </w:r>
        <w:r w:rsidR="004A2AC2" w:rsidRPr="00740349">
          <w:rPr>
            <w:i/>
          </w:rPr>
          <w:t>excluded</w:t>
        </w:r>
        <w:r w:rsidR="00702BB9" w:rsidRPr="00740349">
          <w:rPr>
            <w:i/>
          </w:rPr>
          <w:t xml:space="preserve"> dissemination</w:t>
        </w:r>
        <w:bookmarkEnd w:id="788"/>
      </w:ins>
    </w:p>
    <w:p w14:paraId="5535C2B7" w14:textId="77777777" w:rsidR="00702BB9" w:rsidRPr="00740349" w:rsidRDefault="00702BB9" w:rsidP="00740349">
      <w:pPr>
        <w:pStyle w:val="subsection"/>
        <w:rPr>
          <w:ins w:id="790" w:author="Author" w:date="2024-09-12T09:53:00Z" w16du:dateUtc="2024-09-11T23:53:00Z"/>
        </w:rPr>
      </w:pPr>
      <w:ins w:id="791" w:author="Author" w:date="2024-09-12T09:53:00Z" w16du:dateUtc="2024-09-11T23:53:00Z">
        <w:r w:rsidRPr="00740349">
          <w:tab/>
          <w:t>(1)</w:t>
        </w:r>
        <w:r w:rsidRPr="00740349">
          <w:tab/>
          <w:t xml:space="preserve">For the purposes of this Schedule, the following are </w:t>
        </w:r>
        <w:r w:rsidR="004A2AC2" w:rsidRPr="00740349">
          <w:rPr>
            <w:b/>
            <w:i/>
          </w:rPr>
          <w:t>excluded</w:t>
        </w:r>
        <w:r w:rsidRPr="00740349">
          <w:rPr>
            <w:b/>
            <w:i/>
          </w:rPr>
          <w:t xml:space="preserve"> dissemination</w:t>
        </w:r>
        <w:r w:rsidRPr="00740349">
          <w:t>:</w:t>
        </w:r>
      </w:ins>
    </w:p>
    <w:p w14:paraId="0A7BD381" w14:textId="77777777" w:rsidR="00702BB9" w:rsidRPr="00740349" w:rsidRDefault="00702BB9" w:rsidP="00740349">
      <w:pPr>
        <w:pStyle w:val="paragraph"/>
        <w:rPr>
          <w:ins w:id="792" w:author="Author" w:date="2024-09-12T09:53:00Z" w16du:dateUtc="2024-09-11T23:53:00Z"/>
        </w:rPr>
      </w:pPr>
      <w:ins w:id="793" w:author="Author" w:date="2024-09-12T09:53:00Z" w16du:dateUtc="2024-09-11T23:53:00Z">
        <w:r w:rsidRPr="00740349">
          <w:tab/>
          <w:t>(a)</w:t>
        </w:r>
        <w:r w:rsidRPr="00740349">
          <w:tab/>
          <w:t xml:space="preserve">dissemination of content </w:t>
        </w:r>
        <w:r w:rsidR="00F47D6A" w:rsidRPr="00740349">
          <w:t xml:space="preserve">that </w:t>
        </w:r>
        <w:r w:rsidR="0059389E" w:rsidRPr="00740349">
          <w:t>w</w:t>
        </w:r>
        <w:r w:rsidR="00F47D6A" w:rsidRPr="00740349">
          <w:t xml:space="preserve">ould reasonably be regarded as </w:t>
        </w:r>
        <w:r w:rsidRPr="00740349">
          <w:t>parody or satire;</w:t>
        </w:r>
      </w:ins>
    </w:p>
    <w:p w14:paraId="4B6DBA5A" w14:textId="77777777" w:rsidR="00702BB9" w:rsidRPr="00740349" w:rsidRDefault="00702BB9" w:rsidP="00740349">
      <w:pPr>
        <w:pStyle w:val="paragraph"/>
        <w:rPr>
          <w:ins w:id="794" w:author="Author" w:date="2024-09-12T09:53:00Z" w16du:dateUtc="2024-09-11T23:53:00Z"/>
        </w:rPr>
      </w:pPr>
      <w:ins w:id="795" w:author="Author" w:date="2024-09-12T09:53:00Z" w16du:dateUtc="2024-09-11T23:53:00Z">
        <w:r w:rsidRPr="00740349">
          <w:tab/>
          <w:t>(b)</w:t>
        </w:r>
        <w:r w:rsidRPr="00740349">
          <w:tab/>
          <w:t>dissemination of professional news content;</w:t>
        </w:r>
      </w:ins>
    </w:p>
    <w:p w14:paraId="4B92FB44" w14:textId="77777777" w:rsidR="00704BB5" w:rsidRPr="00740349" w:rsidRDefault="00704BB5" w:rsidP="00740349">
      <w:pPr>
        <w:pStyle w:val="paragraph"/>
        <w:rPr>
          <w:ins w:id="796" w:author="Author" w:date="2024-09-12T09:53:00Z" w16du:dateUtc="2024-09-11T23:53:00Z"/>
        </w:rPr>
      </w:pPr>
      <w:ins w:id="797" w:author="Author" w:date="2024-09-12T09:53:00Z" w16du:dateUtc="2024-09-11T23:53:00Z">
        <w:r w:rsidRPr="00740349">
          <w:tab/>
          <w:t>(c)</w:t>
        </w:r>
        <w:r w:rsidRPr="00740349">
          <w:tab/>
          <w:t>reasonable dissemination of content for any academic, artistic, scientific or religious purpose</w:t>
        </w:r>
        <w:r w:rsidR="00373153" w:rsidRPr="00740349">
          <w:t>.</w:t>
        </w:r>
      </w:ins>
    </w:p>
    <w:p w14:paraId="60BE411C" w14:textId="77777777" w:rsidR="00702BB9" w:rsidRPr="00740349" w:rsidRDefault="00702BB9" w:rsidP="00740349">
      <w:pPr>
        <w:pStyle w:val="subsection"/>
        <w:rPr>
          <w:ins w:id="798" w:author="Author" w:date="2024-09-12T09:53:00Z" w16du:dateUtc="2024-09-11T23:53:00Z"/>
        </w:rPr>
      </w:pPr>
      <w:ins w:id="799" w:author="Author" w:date="2024-09-12T09:53:00Z" w16du:dateUtc="2024-09-11T23:53:00Z">
        <w:r w:rsidRPr="00740349">
          <w:tab/>
          <w:t>(2)</w:t>
        </w:r>
        <w:r w:rsidRPr="00740349">
          <w:tab/>
          <w:t xml:space="preserve">For the purposes of this Schedule, </w:t>
        </w:r>
        <w:r w:rsidRPr="00740349">
          <w:rPr>
            <w:b/>
            <w:i/>
          </w:rPr>
          <w:t>professional news content</w:t>
        </w:r>
        <w:r w:rsidRPr="00740349">
          <w:t xml:space="preserve"> is news content produced by a person who:</w:t>
        </w:r>
      </w:ins>
    </w:p>
    <w:p w14:paraId="7DD4AE1A" w14:textId="77777777" w:rsidR="00702BB9" w:rsidRPr="00740349" w:rsidRDefault="00702BB9" w:rsidP="00740349">
      <w:pPr>
        <w:pStyle w:val="paragraph"/>
        <w:rPr>
          <w:ins w:id="800" w:author="Author" w:date="2024-09-12T09:53:00Z" w16du:dateUtc="2024-09-11T23:53:00Z"/>
        </w:rPr>
      </w:pPr>
      <w:ins w:id="801" w:author="Author" w:date="2024-09-12T09:53:00Z" w16du:dateUtc="2024-09-11T23:53:00Z">
        <w:r w:rsidRPr="00740349">
          <w:tab/>
          <w:t>(a)</w:t>
        </w:r>
        <w:r w:rsidRPr="00740349">
          <w:tab/>
          <w:t>produces, and publishes online, news content in any of the following formats:</w:t>
        </w:r>
      </w:ins>
    </w:p>
    <w:p w14:paraId="632820F7" w14:textId="77777777" w:rsidR="00702BB9" w:rsidRPr="00740349" w:rsidRDefault="00702BB9" w:rsidP="00740349">
      <w:pPr>
        <w:pStyle w:val="paragraphsub"/>
        <w:rPr>
          <w:ins w:id="802" w:author="Author" w:date="2024-09-12T09:53:00Z" w16du:dateUtc="2024-09-11T23:53:00Z"/>
        </w:rPr>
      </w:pPr>
      <w:ins w:id="803" w:author="Author" w:date="2024-09-12T09:53:00Z" w16du:dateUtc="2024-09-11T23:53:00Z">
        <w:r w:rsidRPr="00740349">
          <w:tab/>
          <w:t>(i)</w:t>
        </w:r>
        <w:r w:rsidRPr="00740349">
          <w:tab/>
          <w:t>a newspaper;</w:t>
        </w:r>
      </w:ins>
    </w:p>
    <w:p w14:paraId="158597F2" w14:textId="77777777" w:rsidR="00702BB9" w:rsidRPr="00740349" w:rsidRDefault="00702BB9" w:rsidP="00740349">
      <w:pPr>
        <w:pStyle w:val="paragraphsub"/>
        <w:rPr>
          <w:ins w:id="804" w:author="Author" w:date="2024-09-12T09:53:00Z" w16du:dateUtc="2024-09-11T23:53:00Z"/>
        </w:rPr>
      </w:pPr>
      <w:ins w:id="805" w:author="Author" w:date="2024-09-12T09:53:00Z" w16du:dateUtc="2024-09-11T23:53:00Z">
        <w:r w:rsidRPr="00740349">
          <w:tab/>
          <w:t>(ii)</w:t>
        </w:r>
        <w:r w:rsidRPr="00740349">
          <w:tab/>
          <w:t>a magazine;</w:t>
        </w:r>
      </w:ins>
    </w:p>
    <w:p w14:paraId="4122EE30" w14:textId="77777777" w:rsidR="00702BB9" w:rsidRPr="00740349" w:rsidRDefault="00702BB9" w:rsidP="00740349">
      <w:pPr>
        <w:pStyle w:val="paragraphsub"/>
        <w:rPr>
          <w:ins w:id="806" w:author="Author" w:date="2024-09-12T09:53:00Z" w16du:dateUtc="2024-09-11T23:53:00Z"/>
        </w:rPr>
      </w:pPr>
      <w:ins w:id="807" w:author="Author" w:date="2024-09-12T09:53:00Z" w16du:dateUtc="2024-09-11T23:53:00Z">
        <w:r w:rsidRPr="00740349">
          <w:lastRenderedPageBreak/>
          <w:tab/>
          <w:t>(iii)</w:t>
        </w:r>
        <w:r w:rsidRPr="00740349">
          <w:tab/>
          <w:t>a television program or channel;</w:t>
        </w:r>
      </w:ins>
    </w:p>
    <w:p w14:paraId="74188804" w14:textId="77777777" w:rsidR="00702BB9" w:rsidRPr="00740349" w:rsidRDefault="00702BB9" w:rsidP="00740349">
      <w:pPr>
        <w:pStyle w:val="paragraphsub"/>
        <w:rPr>
          <w:ins w:id="808" w:author="Author" w:date="2024-09-12T09:53:00Z" w16du:dateUtc="2024-09-11T23:53:00Z"/>
        </w:rPr>
      </w:pPr>
      <w:ins w:id="809" w:author="Author" w:date="2024-09-12T09:53:00Z" w16du:dateUtc="2024-09-11T23:53:00Z">
        <w:r w:rsidRPr="00740349">
          <w:tab/>
          <w:t>(iv)</w:t>
        </w:r>
        <w:r w:rsidRPr="00740349">
          <w:tab/>
          <w:t>a radio program or channel;</w:t>
        </w:r>
      </w:ins>
    </w:p>
    <w:p w14:paraId="6C2706D3" w14:textId="77777777" w:rsidR="00702BB9" w:rsidRPr="00740349" w:rsidRDefault="00702BB9" w:rsidP="00740349">
      <w:pPr>
        <w:pStyle w:val="paragraphsub"/>
        <w:rPr>
          <w:ins w:id="810" w:author="Author" w:date="2024-09-12T09:53:00Z" w16du:dateUtc="2024-09-11T23:53:00Z"/>
        </w:rPr>
      </w:pPr>
      <w:ins w:id="811" w:author="Author" w:date="2024-09-12T09:53:00Z" w16du:dateUtc="2024-09-11T23:53:00Z">
        <w:r w:rsidRPr="00740349">
          <w:tab/>
          <w:t>(v)</w:t>
        </w:r>
        <w:r w:rsidRPr="00740349">
          <w:tab/>
          <w:t>a website or part of a website;</w:t>
        </w:r>
      </w:ins>
    </w:p>
    <w:p w14:paraId="303DB2C8" w14:textId="77777777" w:rsidR="00702BB9" w:rsidRPr="00740349" w:rsidRDefault="00702BB9" w:rsidP="00740349">
      <w:pPr>
        <w:pStyle w:val="paragraphsub"/>
        <w:rPr>
          <w:ins w:id="812" w:author="Author" w:date="2024-09-12T09:53:00Z" w16du:dateUtc="2024-09-11T23:53:00Z"/>
        </w:rPr>
      </w:pPr>
      <w:ins w:id="813" w:author="Author" w:date="2024-09-12T09:53:00Z" w16du:dateUtc="2024-09-11T23:53:00Z">
        <w:r w:rsidRPr="00740349">
          <w:tab/>
          <w:t>(vi)</w:t>
        </w:r>
        <w:r w:rsidRPr="00740349">
          <w:tab/>
          <w:t xml:space="preserve">a program of </w:t>
        </w:r>
        <w:r w:rsidR="007225D3" w:rsidRPr="00740349">
          <w:t>audio, visual (animated or otherwise) or audio</w:t>
        </w:r>
        <w:r w:rsidR="00740349">
          <w:noBreakHyphen/>
        </w:r>
        <w:r w:rsidR="007225D3" w:rsidRPr="00740349">
          <w:t xml:space="preserve">visual content </w:t>
        </w:r>
        <w:r w:rsidRPr="00740349">
          <w:t>designed to be distributed over the internet;</w:t>
        </w:r>
        <w:r w:rsidR="00ED2D19" w:rsidRPr="00740349">
          <w:t xml:space="preserve"> and</w:t>
        </w:r>
      </w:ins>
    </w:p>
    <w:p w14:paraId="4A006C4F" w14:textId="77777777" w:rsidR="00702BB9" w:rsidRPr="00740349" w:rsidRDefault="00702BB9" w:rsidP="00740349">
      <w:pPr>
        <w:pStyle w:val="paragraph"/>
        <w:rPr>
          <w:moveTo w:id="814" w:author="Author" w:date="2024-09-12T09:53:00Z" w16du:dateUtc="2024-09-11T23:53:00Z"/>
        </w:rPr>
      </w:pPr>
      <w:ins w:id="815" w:author="Author" w:date="2024-09-12T09:53:00Z" w16du:dateUtc="2024-09-11T23:53:00Z">
        <w:r w:rsidRPr="00740349">
          <w:tab/>
          <w:t>(b)</w:t>
        </w:r>
        <w:r w:rsidRPr="00740349">
          <w:tab/>
        </w:r>
      </w:ins>
      <w:moveToRangeStart w:id="816" w:author="Author" w:date="2024-09-12T09:53:00Z" w:name="move177027237"/>
      <w:moveTo w:id="817" w:author="Author" w:date="2024-09-12T09:53:00Z" w16du:dateUtc="2024-09-11T23:53:00Z">
        <w:r w:rsidRPr="00740349">
          <w:t>is subject to any of the following:</w:t>
        </w:r>
      </w:moveTo>
    </w:p>
    <w:p w14:paraId="0D4801BF" w14:textId="77777777" w:rsidR="00702BB9" w:rsidRPr="00740349" w:rsidRDefault="00702BB9" w:rsidP="00740349">
      <w:pPr>
        <w:pStyle w:val="paragraphsub"/>
        <w:rPr>
          <w:moveTo w:id="818" w:author="Author" w:date="2024-09-12T09:53:00Z" w16du:dateUtc="2024-09-11T23:53:00Z"/>
        </w:rPr>
      </w:pPr>
      <w:moveTo w:id="819" w:author="Author" w:date="2024-09-12T09:53:00Z" w16du:dateUtc="2024-09-11T23:53:00Z">
        <w:r w:rsidRPr="00740349">
          <w:tab/>
          <w:t>(i)</w:t>
        </w:r>
        <w:r w:rsidRPr="00740349">
          <w:tab/>
          <w:t>the rules of the Australian Press Council Standards of Practice or the Independent Media Council Code of Conduct;</w:t>
        </w:r>
      </w:moveTo>
    </w:p>
    <w:p w14:paraId="1E77B735" w14:textId="77777777" w:rsidR="00702BB9" w:rsidRPr="00740349" w:rsidRDefault="00702BB9" w:rsidP="00740349">
      <w:pPr>
        <w:pStyle w:val="paragraphsub"/>
        <w:rPr>
          <w:moveTo w:id="820" w:author="Author" w:date="2024-09-12T09:53:00Z" w16du:dateUtc="2024-09-11T23:53:00Z"/>
        </w:rPr>
      </w:pPr>
      <w:moveTo w:id="821" w:author="Author" w:date="2024-09-12T09:53:00Z" w16du:dateUtc="2024-09-11T23:53:00Z">
        <w:r w:rsidRPr="00740349">
          <w:tab/>
          <w:t>(ii)</w:t>
        </w:r>
        <w:r w:rsidRPr="00740349">
          <w:tab/>
          <w:t>the rules of the Commercial Television Industry Code of Practice, the Commercial Radio Code of Practice or the Subscription Broadcast Television Codes of Practice;</w:t>
        </w:r>
      </w:moveTo>
    </w:p>
    <w:p w14:paraId="71BC3648" w14:textId="77777777" w:rsidR="00702BB9" w:rsidRPr="00740349" w:rsidRDefault="00702BB9" w:rsidP="00740349">
      <w:pPr>
        <w:pStyle w:val="paragraphsub"/>
        <w:rPr>
          <w:moveTo w:id="822" w:author="Author" w:date="2024-09-12T09:53:00Z" w16du:dateUtc="2024-09-11T23:53:00Z"/>
        </w:rPr>
      </w:pPr>
      <w:moveTo w:id="823" w:author="Author" w:date="2024-09-12T09:53:00Z" w16du:dateUtc="2024-09-11T23:53:00Z">
        <w:r w:rsidRPr="00740349">
          <w:tab/>
          <w:t>(iii)</w:t>
        </w:r>
        <w:r w:rsidRPr="00740349">
          <w:tab/>
          <w:t xml:space="preserve">rules of a code of practice mentioned in paragraph 8(1)(e) of the </w:t>
        </w:r>
        <w:r w:rsidRPr="00740349">
          <w:rPr>
            <w:i/>
          </w:rPr>
          <w:t>Australian Broadcasting Corporation Act 1983</w:t>
        </w:r>
        <w:r w:rsidRPr="00740349">
          <w:t xml:space="preserve"> or </w:t>
        </w:r>
        <w:r w:rsidR="00700160" w:rsidRPr="00740349">
          <w:t>paragraph 1</w:t>
        </w:r>
        <w:r w:rsidRPr="00740349">
          <w:t xml:space="preserve">0(1)(j) of the </w:t>
        </w:r>
        <w:r w:rsidRPr="00740349">
          <w:rPr>
            <w:i/>
          </w:rPr>
          <w:t>Special Broadcasting Service Act 1991</w:t>
        </w:r>
        <w:r w:rsidRPr="00740349">
          <w:t>;</w:t>
        </w:r>
      </w:moveTo>
    </w:p>
    <w:p w14:paraId="5C7B53AD" w14:textId="77777777" w:rsidR="00702BB9" w:rsidRPr="00740349" w:rsidRDefault="00702BB9" w:rsidP="00740349">
      <w:pPr>
        <w:pStyle w:val="paragraphsub"/>
        <w:rPr>
          <w:ins w:id="824" w:author="Author" w:date="2024-09-12T09:53:00Z" w16du:dateUtc="2024-09-11T23:53:00Z"/>
        </w:rPr>
      </w:pPr>
      <w:moveTo w:id="825" w:author="Author" w:date="2024-09-12T09:53:00Z" w16du:dateUtc="2024-09-11T23:53:00Z">
        <w:r w:rsidRPr="00740349">
          <w:tab/>
          <w:t>(iv)</w:t>
        </w:r>
        <w:r w:rsidRPr="00740349">
          <w:tab/>
          <w:t xml:space="preserve">rules or internal editorial standards that are analogous to the rules mentioned in </w:t>
        </w:r>
        <w:r w:rsidR="00F84BCE" w:rsidRPr="00740349">
          <w:t>sub</w:t>
        </w:r>
        <w:r w:rsidR="00B83758" w:rsidRPr="00740349">
          <w:t>paragraph (</w:t>
        </w:r>
        <w:r w:rsidRPr="00740349">
          <w:t xml:space="preserve">i), (ii) or (iii) </w:t>
        </w:r>
      </w:moveTo>
      <w:moveToRangeEnd w:id="816"/>
      <w:ins w:id="826" w:author="Author" w:date="2024-09-12T09:53:00Z" w16du:dateUtc="2024-09-11T23:53:00Z">
        <w:r w:rsidR="006973B2" w:rsidRPr="00740349">
          <w:t xml:space="preserve">of this paragraph </w:t>
        </w:r>
        <w:r w:rsidRPr="00740349">
          <w:t>to the extent that they relate to the provision of quality journalism;</w:t>
        </w:r>
      </w:ins>
    </w:p>
    <w:p w14:paraId="024606DE" w14:textId="77777777" w:rsidR="00702BB9" w:rsidRPr="00740349" w:rsidRDefault="00702BB9" w:rsidP="00740349">
      <w:pPr>
        <w:pStyle w:val="paragraphsub"/>
        <w:rPr>
          <w:ins w:id="827" w:author="Author" w:date="2024-09-12T09:53:00Z" w16du:dateUtc="2024-09-11T23:53:00Z"/>
        </w:rPr>
      </w:pPr>
      <w:ins w:id="828" w:author="Author" w:date="2024-09-12T09:53:00Z" w16du:dateUtc="2024-09-11T23:53:00Z">
        <w:r w:rsidRPr="00740349">
          <w:tab/>
          <w:t>(v)</w:t>
        </w:r>
        <w:r w:rsidRPr="00740349">
          <w:tab/>
          <w:t>rules specified for the purposes of this paragraph in the digital platform rules; and</w:t>
        </w:r>
      </w:ins>
    </w:p>
    <w:p w14:paraId="53821F28" w14:textId="77777777" w:rsidR="00702BB9" w:rsidRPr="00740349" w:rsidRDefault="00702BB9" w:rsidP="00740349">
      <w:pPr>
        <w:pStyle w:val="paragraph"/>
        <w:rPr>
          <w:ins w:id="829" w:author="Author" w:date="2024-09-12T09:53:00Z" w16du:dateUtc="2024-09-11T23:53:00Z"/>
        </w:rPr>
      </w:pPr>
      <w:ins w:id="830" w:author="Author" w:date="2024-09-12T09:53:00Z" w16du:dateUtc="2024-09-11T23:53:00Z">
        <w:r w:rsidRPr="00740349">
          <w:tab/>
          <w:t>(c)</w:t>
        </w:r>
        <w:r w:rsidRPr="00740349">
          <w:tab/>
          <w:t>has editorial independence from the subjects of the person’s news coverage.</w:t>
        </w:r>
      </w:ins>
    </w:p>
    <w:p w14:paraId="41F21754" w14:textId="77777777" w:rsidR="00702BB9" w:rsidRPr="00740349" w:rsidRDefault="00702BB9" w:rsidP="00740349">
      <w:pPr>
        <w:pStyle w:val="subsection"/>
        <w:rPr>
          <w:moveTo w:id="831" w:author="Author" w:date="2024-09-12T09:53:00Z" w16du:dateUtc="2024-09-11T23:53:00Z"/>
        </w:rPr>
      </w:pPr>
      <w:ins w:id="832" w:author="Author" w:date="2024-09-12T09:53:00Z" w16du:dateUtc="2024-09-11T23:53:00Z">
        <w:r w:rsidRPr="00740349">
          <w:tab/>
          <w:t>(3)</w:t>
        </w:r>
        <w:r w:rsidRPr="00740349">
          <w:tab/>
          <w:t xml:space="preserve">For the purposes of this Schedule, </w:t>
        </w:r>
        <w:r w:rsidRPr="00740349">
          <w:rPr>
            <w:b/>
            <w:i/>
          </w:rPr>
          <w:t>news content</w:t>
        </w:r>
        <w:r w:rsidRPr="00740349">
          <w:t xml:space="preserve"> is</w:t>
        </w:r>
      </w:ins>
      <w:moveToRangeStart w:id="833" w:author="Author" w:date="2024-09-12T09:53:00Z" w:name="move177027236"/>
      <w:moveTo w:id="834" w:author="Author" w:date="2024-09-12T09:53:00Z" w16du:dateUtc="2024-09-11T23:53:00Z">
        <w:r w:rsidRPr="00740349">
          <w:t xml:space="preserve"> content that reports, investigates or explains any of the following:</w:t>
        </w:r>
      </w:moveTo>
    </w:p>
    <w:p w14:paraId="7F75BB2B" w14:textId="77777777" w:rsidR="00702BB9" w:rsidRPr="00740349" w:rsidRDefault="00702BB9" w:rsidP="00740349">
      <w:pPr>
        <w:pStyle w:val="paragraph"/>
        <w:rPr>
          <w:moveTo w:id="835" w:author="Author" w:date="2024-09-12T09:53:00Z" w16du:dateUtc="2024-09-11T23:53:00Z"/>
        </w:rPr>
      </w:pPr>
      <w:moveTo w:id="836" w:author="Author" w:date="2024-09-12T09:53:00Z" w16du:dateUtc="2024-09-11T23:53:00Z">
        <w:r w:rsidRPr="00740349">
          <w:tab/>
          <w:t>(a)</w:t>
        </w:r>
        <w:r w:rsidRPr="00740349">
          <w:tab/>
          <w:t>issues or events that are relevant in engaging persons in public debate and in informing democratic decision</w:t>
        </w:r>
        <w:r w:rsidR="00740349">
          <w:noBreakHyphen/>
        </w:r>
        <w:r w:rsidRPr="00740349">
          <w:t>making;</w:t>
        </w:r>
      </w:moveTo>
    </w:p>
    <w:p w14:paraId="629A4FAA" w14:textId="77777777" w:rsidR="00702BB9" w:rsidRPr="00740349" w:rsidRDefault="00702BB9" w:rsidP="00740349">
      <w:pPr>
        <w:pStyle w:val="paragraph"/>
        <w:rPr>
          <w:moveTo w:id="837" w:author="Author" w:date="2024-09-12T09:53:00Z" w16du:dateUtc="2024-09-11T23:53:00Z"/>
        </w:rPr>
      </w:pPr>
      <w:moveTo w:id="838" w:author="Author" w:date="2024-09-12T09:53:00Z" w16du:dateUtc="2024-09-11T23:53:00Z">
        <w:r w:rsidRPr="00740349">
          <w:tab/>
          <w:t>(b)</w:t>
        </w:r>
        <w:r w:rsidRPr="00740349">
          <w:tab/>
          <w:t>current issues or events of public significance for persons at a local, regional, national or international level;</w:t>
        </w:r>
      </w:moveTo>
    </w:p>
    <w:p w14:paraId="54EF0E17" w14:textId="77777777" w:rsidR="00702BB9" w:rsidRPr="00740349" w:rsidRDefault="00702BB9" w:rsidP="00740349">
      <w:pPr>
        <w:pStyle w:val="paragraph"/>
        <w:rPr>
          <w:moveTo w:id="839" w:author="Author" w:date="2024-09-12T09:53:00Z" w16du:dateUtc="2024-09-11T23:53:00Z"/>
        </w:rPr>
      </w:pPr>
      <w:moveTo w:id="840" w:author="Author" w:date="2024-09-12T09:53:00Z" w16du:dateUtc="2024-09-11T23:53:00Z">
        <w:r w:rsidRPr="00740349">
          <w:tab/>
          <w:t>(c)</w:t>
        </w:r>
        <w:r w:rsidRPr="00740349">
          <w:tab/>
          <w:t>current issues or events of interest to persons.</w:t>
        </w:r>
      </w:moveTo>
    </w:p>
    <w:p w14:paraId="71FC6052" w14:textId="77777777" w:rsidR="00D30E6B" w:rsidRPr="00740349" w:rsidRDefault="00C41607" w:rsidP="00740349">
      <w:pPr>
        <w:pStyle w:val="ActHead3"/>
        <w:rPr>
          <w:ins w:id="841" w:author="Author" w:date="2024-09-12T09:53:00Z" w16du:dateUtc="2024-09-11T23:53:00Z"/>
        </w:rPr>
      </w:pPr>
      <w:bookmarkStart w:id="842" w:name="_Toc176247008"/>
      <w:bookmarkStart w:id="843" w:name="_Toc136528148"/>
      <w:moveToRangeEnd w:id="833"/>
      <w:r w:rsidRPr="009C0505">
        <w:rPr>
          <w:rStyle w:val="CharDivNo"/>
        </w:rPr>
        <w:lastRenderedPageBreak/>
        <w:t>Division 2</w:t>
      </w:r>
      <w:r w:rsidR="00D30E6B" w:rsidRPr="00740349">
        <w:t>—</w:t>
      </w:r>
      <w:ins w:id="844" w:author="Author" w:date="2024-09-12T09:53:00Z" w16du:dateUtc="2024-09-11T23:53:00Z">
        <w:r w:rsidR="00AA76C4" w:rsidRPr="009C0505">
          <w:rPr>
            <w:rStyle w:val="CharDivText"/>
          </w:rPr>
          <w:t>Transparency</w:t>
        </w:r>
        <w:bookmarkEnd w:id="842"/>
      </w:ins>
    </w:p>
    <w:p w14:paraId="7A080D11" w14:textId="77777777" w:rsidR="00220861" w:rsidRPr="00740349" w:rsidRDefault="00220861" w:rsidP="00740349">
      <w:pPr>
        <w:pStyle w:val="ActHead4"/>
        <w:rPr>
          <w:ins w:id="845" w:author="Author" w:date="2024-09-12T09:53:00Z" w16du:dateUtc="2024-09-11T23:53:00Z"/>
        </w:rPr>
      </w:pPr>
      <w:bookmarkStart w:id="846" w:name="_Toc176247009"/>
      <w:ins w:id="847" w:author="Author" w:date="2024-09-12T09:53:00Z" w16du:dateUtc="2024-09-11T23:53:00Z">
        <w:r w:rsidRPr="009C0505">
          <w:rPr>
            <w:rStyle w:val="CharSubdNo"/>
          </w:rPr>
          <w:t>Subdivision A</w:t>
        </w:r>
        <w:r w:rsidRPr="00740349">
          <w:t>—</w:t>
        </w:r>
        <w:r w:rsidRPr="009C0505">
          <w:rPr>
            <w:rStyle w:val="CharSubdText"/>
          </w:rPr>
          <w:t>Publication</w:t>
        </w:r>
        <w:bookmarkEnd w:id="846"/>
      </w:ins>
    </w:p>
    <w:p w14:paraId="21EA38F1" w14:textId="77777777" w:rsidR="00220861" w:rsidRPr="00740349" w:rsidRDefault="00CD4CD9" w:rsidP="00740349">
      <w:pPr>
        <w:pStyle w:val="ActHead5"/>
        <w:rPr>
          <w:ins w:id="848" w:author="Author" w:date="2024-09-12T09:53:00Z" w16du:dateUtc="2024-09-11T23:53:00Z"/>
        </w:rPr>
      </w:pPr>
      <w:bookmarkStart w:id="849" w:name="_Toc176247010"/>
      <w:ins w:id="850" w:author="Author" w:date="2024-09-12T09:53:00Z" w16du:dateUtc="2024-09-11T23:53:00Z">
        <w:r w:rsidRPr="009C0505">
          <w:rPr>
            <w:rStyle w:val="CharSectno"/>
          </w:rPr>
          <w:t>17</w:t>
        </w:r>
        <w:r w:rsidR="00220861" w:rsidRPr="00740349">
          <w:t xml:space="preserve">  Digital communications platform provider must publish information</w:t>
        </w:r>
        <w:bookmarkEnd w:id="849"/>
      </w:ins>
    </w:p>
    <w:p w14:paraId="31974174" w14:textId="77777777" w:rsidR="00220861" w:rsidRPr="00740349" w:rsidRDefault="00220861" w:rsidP="00740349">
      <w:pPr>
        <w:pStyle w:val="SubsectionHead"/>
        <w:rPr>
          <w:ins w:id="851" w:author="Author" w:date="2024-09-12T09:53:00Z" w16du:dateUtc="2024-09-11T23:53:00Z"/>
        </w:rPr>
      </w:pPr>
      <w:bookmarkStart w:id="852" w:name="_Hlk173336350"/>
      <w:ins w:id="853" w:author="Author" w:date="2024-09-12T09:53:00Z" w16du:dateUtc="2024-09-11T23:53:00Z">
        <w:r w:rsidRPr="00740349">
          <w:t>Making information available to the public</w:t>
        </w:r>
      </w:ins>
    </w:p>
    <w:p w14:paraId="12B6D90F" w14:textId="77777777" w:rsidR="00220861" w:rsidRPr="00740349" w:rsidRDefault="00220861" w:rsidP="00740349">
      <w:pPr>
        <w:pStyle w:val="subsection"/>
        <w:rPr>
          <w:ins w:id="854" w:author="Author" w:date="2024-09-12T09:53:00Z" w16du:dateUtc="2024-09-11T23:53:00Z"/>
        </w:rPr>
      </w:pPr>
      <w:ins w:id="855" w:author="Author" w:date="2024-09-12T09:53:00Z" w16du:dateUtc="2024-09-11T23:53:00Z">
        <w:r w:rsidRPr="00740349">
          <w:tab/>
          <w:t>(1)</w:t>
        </w:r>
        <w:r w:rsidRPr="00740349">
          <w:tab/>
          <w:t>A digital communications platform provider of a digital communications platform must ensure that the following information is accessible to the public on its website and to end</w:t>
        </w:r>
        <w:r w:rsidR="00740349">
          <w:noBreakHyphen/>
        </w:r>
        <w:r w:rsidRPr="00740349">
          <w:t>users on the platform:</w:t>
        </w:r>
      </w:ins>
    </w:p>
    <w:p w14:paraId="0BB1C6BB" w14:textId="77777777" w:rsidR="00692558" w:rsidRPr="00740349" w:rsidRDefault="00820ACF" w:rsidP="00740349">
      <w:pPr>
        <w:pStyle w:val="paragraph"/>
        <w:rPr>
          <w:ins w:id="856" w:author="Author" w:date="2024-09-12T09:53:00Z" w16du:dateUtc="2024-09-11T23:53:00Z"/>
        </w:rPr>
      </w:pPr>
      <w:ins w:id="857" w:author="Author" w:date="2024-09-12T09:53:00Z" w16du:dateUtc="2024-09-11T23:53:00Z">
        <w:r w:rsidRPr="00740349">
          <w:tab/>
          <w:t>(a)</w:t>
        </w:r>
        <w:r w:rsidRPr="00740349">
          <w:tab/>
        </w:r>
        <w:r w:rsidR="002556AA" w:rsidRPr="00740349">
          <w:t>a report</w:t>
        </w:r>
        <w:r w:rsidR="00C0371D" w:rsidRPr="00740349">
          <w:t xml:space="preserve"> that meets </w:t>
        </w:r>
        <w:r w:rsidR="00C82551" w:rsidRPr="00740349">
          <w:t xml:space="preserve">the requirements (if any) prescribed by the </w:t>
        </w:r>
        <w:r w:rsidR="00B604D2" w:rsidRPr="00740349">
          <w:t xml:space="preserve">digital platform </w:t>
        </w:r>
        <w:r w:rsidR="00C82551" w:rsidRPr="00740349">
          <w:t xml:space="preserve">rules on </w:t>
        </w:r>
        <w:r w:rsidRPr="00740349">
          <w:t xml:space="preserve">the outcomes of </w:t>
        </w:r>
        <w:r w:rsidR="002912FE" w:rsidRPr="00740349">
          <w:t xml:space="preserve">an assessment by </w:t>
        </w:r>
        <w:r w:rsidR="00C82551" w:rsidRPr="00740349">
          <w:t>the provider</w:t>
        </w:r>
        <w:r w:rsidR="002912FE" w:rsidRPr="00740349">
          <w:t xml:space="preserve"> </w:t>
        </w:r>
        <w:r w:rsidRPr="00740349">
          <w:t>of risks relating to misinformation and disinformation on the platform</w:t>
        </w:r>
        <w:r w:rsidR="00692558" w:rsidRPr="00740349">
          <w:t>, including:</w:t>
        </w:r>
      </w:ins>
    </w:p>
    <w:p w14:paraId="3E21A2D7" w14:textId="77777777" w:rsidR="00692558" w:rsidRPr="00740349" w:rsidRDefault="00692558" w:rsidP="00740349">
      <w:pPr>
        <w:pStyle w:val="paragraphsub"/>
        <w:rPr>
          <w:ins w:id="858" w:author="Author" w:date="2024-09-12T09:53:00Z" w16du:dateUtc="2024-09-11T23:53:00Z"/>
        </w:rPr>
      </w:pPr>
      <w:ins w:id="859" w:author="Author" w:date="2024-09-12T09:53:00Z" w16du:dateUtc="2024-09-11T23:53:00Z">
        <w:r w:rsidRPr="00740349">
          <w:tab/>
          <w:t>(i)</w:t>
        </w:r>
        <w:r w:rsidRPr="00740349">
          <w:tab/>
        </w:r>
        <w:r w:rsidR="002A5DE6" w:rsidRPr="00740349">
          <w:t xml:space="preserve">risks arising from </w:t>
        </w:r>
        <w:r w:rsidRPr="00740349">
          <w:t>the design or functioning of the platform;</w:t>
        </w:r>
        <w:r w:rsidR="002A5DE6" w:rsidRPr="00740349">
          <w:t xml:space="preserve"> and</w:t>
        </w:r>
      </w:ins>
    </w:p>
    <w:p w14:paraId="2B70E0B5" w14:textId="77777777" w:rsidR="00820ACF" w:rsidRPr="00740349" w:rsidRDefault="00692558" w:rsidP="00740349">
      <w:pPr>
        <w:pStyle w:val="paragraphsub"/>
        <w:rPr>
          <w:ins w:id="860" w:author="Author" w:date="2024-09-12T09:53:00Z" w16du:dateUtc="2024-09-11T23:53:00Z"/>
        </w:rPr>
      </w:pPr>
      <w:ins w:id="861" w:author="Author" w:date="2024-09-12T09:53:00Z" w16du:dateUtc="2024-09-11T23:53:00Z">
        <w:r w:rsidRPr="00740349">
          <w:tab/>
          <w:t>(ii)</w:t>
        </w:r>
        <w:r w:rsidRPr="00740349">
          <w:tab/>
        </w:r>
        <w:r w:rsidR="002A5DE6" w:rsidRPr="00740349">
          <w:t xml:space="preserve">risks arising from </w:t>
        </w:r>
        <w:r w:rsidRPr="00740349">
          <w:t>the use of the platform by end</w:t>
        </w:r>
        <w:r w:rsidR="00740349">
          <w:noBreakHyphen/>
        </w:r>
        <w:r w:rsidRPr="00740349">
          <w:t>users</w:t>
        </w:r>
        <w:r w:rsidR="00820ACF" w:rsidRPr="00740349">
          <w:t>;</w:t>
        </w:r>
      </w:ins>
    </w:p>
    <w:p w14:paraId="246947FD" w14:textId="77777777" w:rsidR="001429F3" w:rsidRPr="00740349" w:rsidRDefault="001429F3" w:rsidP="00740349">
      <w:pPr>
        <w:pStyle w:val="paragraph"/>
        <w:rPr>
          <w:ins w:id="862" w:author="Author" w:date="2024-09-12T09:53:00Z" w16du:dateUtc="2024-09-11T23:53:00Z"/>
        </w:rPr>
      </w:pPr>
      <w:ins w:id="863" w:author="Author" w:date="2024-09-12T09:53:00Z" w16du:dateUtc="2024-09-11T23:53:00Z">
        <w:r w:rsidRPr="00740349">
          <w:tab/>
          <w:t>(</w:t>
        </w:r>
        <w:r w:rsidR="00443AD9" w:rsidRPr="00740349">
          <w:t>b</w:t>
        </w:r>
        <w:r w:rsidRPr="00740349">
          <w:t>)</w:t>
        </w:r>
        <w:r w:rsidRPr="00740349">
          <w:tab/>
          <w:t>either:</w:t>
        </w:r>
      </w:ins>
    </w:p>
    <w:p w14:paraId="75FB6C47" w14:textId="77777777" w:rsidR="001429F3" w:rsidRPr="00740349" w:rsidRDefault="001429F3" w:rsidP="00740349">
      <w:pPr>
        <w:pStyle w:val="paragraphsub"/>
        <w:rPr>
          <w:ins w:id="864" w:author="Author" w:date="2024-09-12T09:53:00Z" w16du:dateUtc="2024-09-11T23:53:00Z"/>
        </w:rPr>
      </w:pPr>
      <w:ins w:id="865" w:author="Author" w:date="2024-09-12T09:53:00Z" w16du:dateUtc="2024-09-11T23:53:00Z">
        <w:r w:rsidRPr="00740349">
          <w:tab/>
          <w:t>(i)</w:t>
        </w:r>
        <w:r w:rsidRPr="00740349">
          <w:tab/>
          <w:t>the provider’s</w:t>
        </w:r>
        <w:r w:rsidR="00A86A48" w:rsidRPr="00740349">
          <w:t xml:space="preserve"> current</w:t>
        </w:r>
        <w:r w:rsidRPr="00740349">
          <w:t xml:space="preserve"> policy in relation to misinformation and disinformation on the platform; or</w:t>
        </w:r>
      </w:ins>
    </w:p>
    <w:p w14:paraId="4975E8E9" w14:textId="77777777" w:rsidR="001429F3" w:rsidRPr="00740349" w:rsidRDefault="001429F3" w:rsidP="00740349">
      <w:pPr>
        <w:pStyle w:val="paragraphsub"/>
        <w:rPr>
          <w:ins w:id="866" w:author="Author" w:date="2024-09-12T09:53:00Z" w16du:dateUtc="2024-09-11T23:53:00Z"/>
        </w:rPr>
      </w:pPr>
      <w:ins w:id="867" w:author="Author" w:date="2024-09-12T09:53:00Z" w16du:dateUtc="2024-09-11T23:53:00Z">
        <w:r w:rsidRPr="00740349">
          <w:tab/>
          <w:t>(ii)</w:t>
        </w:r>
        <w:r w:rsidRPr="00740349">
          <w:tab/>
          <w:t xml:space="preserve">information on the provider’s </w:t>
        </w:r>
        <w:r w:rsidR="00A86A48" w:rsidRPr="00740349">
          <w:t xml:space="preserve">current </w:t>
        </w:r>
        <w:r w:rsidR="00CE59D3" w:rsidRPr="00740349">
          <w:t xml:space="preserve">policy </w:t>
        </w:r>
        <w:r w:rsidRPr="00740349">
          <w:t>approach in relation to misinformation and disinformation on the platform;</w:t>
        </w:r>
      </w:ins>
    </w:p>
    <w:p w14:paraId="4B751C11" w14:textId="77777777" w:rsidR="00820C5D" w:rsidRPr="00740349" w:rsidRDefault="00820C5D" w:rsidP="00740349">
      <w:pPr>
        <w:pStyle w:val="paragraph"/>
        <w:rPr>
          <w:ins w:id="868" w:author="Author" w:date="2024-09-12T09:53:00Z" w16du:dateUtc="2024-09-11T23:53:00Z"/>
        </w:rPr>
      </w:pPr>
      <w:ins w:id="869" w:author="Author" w:date="2024-09-12T09:53:00Z" w16du:dateUtc="2024-09-11T23:53:00Z">
        <w:r w:rsidRPr="00740349">
          <w:tab/>
          <w:t>(</w:t>
        </w:r>
        <w:r w:rsidR="00443AD9" w:rsidRPr="00740349">
          <w:t>c</w:t>
        </w:r>
        <w:r w:rsidRPr="00740349">
          <w:t>)</w:t>
        </w:r>
        <w:r w:rsidRPr="00740349">
          <w:tab/>
          <w:t xml:space="preserve">a </w:t>
        </w:r>
        <w:r w:rsidR="00EA1E1B" w:rsidRPr="00740349">
          <w:t xml:space="preserve">current </w:t>
        </w:r>
        <w:r w:rsidR="00E3268C" w:rsidRPr="00740349">
          <w:t xml:space="preserve">media literacy </w:t>
        </w:r>
        <w:r w:rsidR="00EA1E1B" w:rsidRPr="00740349">
          <w:t>p</w:t>
        </w:r>
        <w:r w:rsidRPr="00740349">
          <w:t>lan</w:t>
        </w:r>
        <w:r w:rsidR="00E3268C" w:rsidRPr="00740349">
          <w:t xml:space="preserve"> for the platform</w:t>
        </w:r>
        <w:r w:rsidRPr="00740349">
          <w:t>;</w:t>
        </w:r>
      </w:ins>
    </w:p>
    <w:p w14:paraId="66C2A7D1" w14:textId="77777777" w:rsidR="00220861" w:rsidRPr="00740349" w:rsidRDefault="00220861" w:rsidP="00740349">
      <w:pPr>
        <w:pStyle w:val="paragraph"/>
        <w:rPr>
          <w:ins w:id="870" w:author="Author" w:date="2024-09-12T09:53:00Z" w16du:dateUtc="2024-09-11T23:53:00Z"/>
        </w:rPr>
      </w:pPr>
      <w:ins w:id="871" w:author="Author" w:date="2024-09-12T09:53:00Z" w16du:dateUtc="2024-09-11T23:53:00Z">
        <w:r w:rsidRPr="00740349">
          <w:tab/>
          <w:t>(</w:t>
        </w:r>
        <w:r w:rsidR="00443AD9" w:rsidRPr="00740349">
          <w:t>d</w:t>
        </w:r>
        <w:r w:rsidRPr="00740349">
          <w:t>)</w:t>
        </w:r>
        <w:r w:rsidRPr="00740349">
          <w:tab/>
          <w:t>information (other than source code) specified in the digital platform rules.</w:t>
        </w:r>
      </w:ins>
    </w:p>
    <w:bookmarkEnd w:id="852"/>
    <w:p w14:paraId="54ACEF7D" w14:textId="77777777" w:rsidR="00443AD9" w:rsidRPr="00740349" w:rsidRDefault="00443AD9" w:rsidP="00740349">
      <w:pPr>
        <w:pStyle w:val="subsection"/>
        <w:rPr>
          <w:ins w:id="872" w:author="Author" w:date="2024-09-12T09:53:00Z" w16du:dateUtc="2024-09-11T23:53:00Z"/>
        </w:rPr>
      </w:pPr>
      <w:ins w:id="873" w:author="Author" w:date="2024-09-12T09:53:00Z" w16du:dateUtc="2024-09-11T23:53:00Z">
        <w:r w:rsidRPr="00740349">
          <w:tab/>
          <w:t>(2)</w:t>
        </w:r>
        <w:r w:rsidRPr="00740349">
          <w:tab/>
        </w:r>
        <w:r w:rsidR="00F83170" w:rsidRPr="00740349">
          <w:t xml:space="preserve">If the provider updates its assessment of risks relating to misinformation and disinformation on the platform, </w:t>
        </w:r>
        <w:r w:rsidR="00B83758" w:rsidRPr="00740349">
          <w:t>paragraph (</w:t>
        </w:r>
        <w:r w:rsidRPr="00740349">
          <w:t>1)(a)</w:t>
        </w:r>
        <w:r w:rsidR="00F83170" w:rsidRPr="00740349">
          <w:t xml:space="preserve"> applies in relation to the most recent assessment.</w:t>
        </w:r>
      </w:ins>
    </w:p>
    <w:p w14:paraId="096C8433" w14:textId="77777777" w:rsidR="00220861" w:rsidRPr="00740349" w:rsidRDefault="00220861" w:rsidP="00740349">
      <w:pPr>
        <w:pStyle w:val="subsection"/>
        <w:rPr>
          <w:ins w:id="874" w:author="Author" w:date="2024-09-12T09:53:00Z" w16du:dateUtc="2024-09-11T23:53:00Z"/>
        </w:rPr>
      </w:pPr>
      <w:ins w:id="875" w:author="Author" w:date="2024-09-12T09:53:00Z" w16du:dateUtc="2024-09-11T23:53:00Z">
        <w:r w:rsidRPr="00740349">
          <w:tab/>
          <w:t>(</w:t>
        </w:r>
        <w:r w:rsidR="00DA2949" w:rsidRPr="00740349">
          <w:t>3</w:t>
        </w:r>
        <w:r w:rsidRPr="00740349">
          <w:t>)</w:t>
        </w:r>
        <w:r w:rsidRPr="00740349">
          <w:tab/>
          <w:t xml:space="preserve">However, </w:t>
        </w:r>
        <w:r w:rsidR="00B83758" w:rsidRPr="00740349">
          <w:t>subclause (</w:t>
        </w:r>
        <w:r w:rsidRPr="00740349">
          <w:t>1) does not apply in relation to:</w:t>
        </w:r>
      </w:ins>
    </w:p>
    <w:p w14:paraId="231860AF" w14:textId="77777777" w:rsidR="00220861" w:rsidRPr="00740349" w:rsidRDefault="00220861" w:rsidP="00740349">
      <w:pPr>
        <w:pStyle w:val="paragraph"/>
        <w:rPr>
          <w:ins w:id="876" w:author="Author" w:date="2024-09-12T09:53:00Z" w16du:dateUtc="2024-09-11T23:53:00Z"/>
        </w:rPr>
      </w:pPr>
      <w:ins w:id="877" w:author="Author" w:date="2024-09-12T09:53:00Z" w16du:dateUtc="2024-09-11T23:53:00Z">
        <w:r w:rsidRPr="00740349">
          <w:tab/>
          <w:t>(a)</w:t>
        </w:r>
        <w:r w:rsidRPr="00740349">
          <w:tab/>
          <w:t>protected information; or</w:t>
        </w:r>
      </w:ins>
    </w:p>
    <w:p w14:paraId="7941F057" w14:textId="77777777" w:rsidR="00220861" w:rsidRPr="00740349" w:rsidRDefault="00220861" w:rsidP="00740349">
      <w:pPr>
        <w:pStyle w:val="paragraph"/>
        <w:rPr>
          <w:ins w:id="878" w:author="Author" w:date="2024-09-12T09:53:00Z" w16du:dateUtc="2024-09-11T23:53:00Z"/>
        </w:rPr>
      </w:pPr>
      <w:ins w:id="879" w:author="Author" w:date="2024-09-12T09:53:00Z" w16du:dateUtc="2024-09-11T23:53:00Z">
        <w:r w:rsidRPr="00740349">
          <w:tab/>
          <w:t>(b)</w:t>
        </w:r>
        <w:r w:rsidRPr="00740349">
          <w:tab/>
          <w:t xml:space="preserve">personal information (within the meaning of the </w:t>
        </w:r>
        <w:r w:rsidRPr="00740349">
          <w:rPr>
            <w:i/>
          </w:rPr>
          <w:t>Privacy Act 1988</w:t>
        </w:r>
        <w:r w:rsidRPr="00740349">
          <w:t>); or</w:t>
        </w:r>
      </w:ins>
    </w:p>
    <w:p w14:paraId="71AE207B" w14:textId="77777777" w:rsidR="00220861" w:rsidRPr="00740349" w:rsidRDefault="00220861" w:rsidP="00740349">
      <w:pPr>
        <w:pStyle w:val="paragraph"/>
        <w:rPr>
          <w:ins w:id="880" w:author="Author" w:date="2024-09-12T09:53:00Z" w16du:dateUtc="2024-09-11T23:53:00Z"/>
        </w:rPr>
      </w:pPr>
      <w:ins w:id="881" w:author="Author" w:date="2024-09-12T09:53:00Z" w16du:dateUtc="2024-09-11T23:53:00Z">
        <w:r w:rsidRPr="00740349">
          <w:lastRenderedPageBreak/>
          <w:tab/>
          <w:t>(c)</w:t>
        </w:r>
        <w:r w:rsidRPr="00740349">
          <w:tab/>
          <w:t>any information the disclosure of which the provider reasonably considers might:</w:t>
        </w:r>
      </w:ins>
    </w:p>
    <w:p w14:paraId="4020F7A9" w14:textId="77777777" w:rsidR="00220861" w:rsidRPr="00740349" w:rsidRDefault="00220861" w:rsidP="00740349">
      <w:pPr>
        <w:pStyle w:val="paragraphsub"/>
        <w:rPr>
          <w:ins w:id="882" w:author="Author" w:date="2024-09-12T09:53:00Z" w16du:dateUtc="2024-09-11T23:53:00Z"/>
        </w:rPr>
      </w:pPr>
      <w:ins w:id="883" w:author="Author" w:date="2024-09-12T09:53:00Z" w16du:dateUtc="2024-09-11T23:53:00Z">
        <w:r w:rsidRPr="00740349">
          <w:tab/>
          <w:t>(i)</w:t>
        </w:r>
        <w:r w:rsidRPr="00740349">
          <w:tab/>
          <w:t>cause a significant security vulnerability for the platform; or</w:t>
        </w:r>
      </w:ins>
    </w:p>
    <w:p w14:paraId="4BC9D44D" w14:textId="77777777" w:rsidR="00220861" w:rsidRPr="00740349" w:rsidRDefault="00220861" w:rsidP="00740349">
      <w:pPr>
        <w:pStyle w:val="paragraphsub"/>
        <w:rPr>
          <w:ins w:id="884" w:author="Author" w:date="2024-09-12T09:53:00Z" w16du:dateUtc="2024-09-11T23:53:00Z"/>
        </w:rPr>
      </w:pPr>
      <w:ins w:id="885" w:author="Author" w:date="2024-09-12T09:53:00Z" w16du:dateUtc="2024-09-11T23:53:00Z">
        <w:r w:rsidRPr="00740349">
          <w:tab/>
          <w:t>(ii)</w:t>
        </w:r>
        <w:r w:rsidRPr="00740349">
          <w:tab/>
          <w:t>increase misinformation or disinformation.</w:t>
        </w:r>
      </w:ins>
    </w:p>
    <w:p w14:paraId="18E279DF" w14:textId="77777777" w:rsidR="00220861" w:rsidRPr="00740349" w:rsidRDefault="00220861" w:rsidP="00740349">
      <w:pPr>
        <w:pStyle w:val="SubsectionHead"/>
        <w:rPr>
          <w:ins w:id="886" w:author="Author" w:date="2024-09-12T09:53:00Z" w16du:dateUtc="2024-09-11T23:53:00Z"/>
        </w:rPr>
      </w:pPr>
      <w:ins w:id="887" w:author="Author" w:date="2024-09-12T09:53:00Z" w16du:dateUtc="2024-09-11T23:53:00Z">
        <w:r w:rsidRPr="00740349">
          <w:t>Making information available to the ACMA</w:t>
        </w:r>
      </w:ins>
    </w:p>
    <w:p w14:paraId="436A2911" w14:textId="77777777" w:rsidR="00220861" w:rsidRPr="00740349" w:rsidRDefault="00220861" w:rsidP="00740349">
      <w:pPr>
        <w:pStyle w:val="subsection"/>
        <w:rPr>
          <w:ins w:id="888" w:author="Author" w:date="2024-09-12T09:53:00Z" w16du:dateUtc="2024-09-11T23:53:00Z"/>
        </w:rPr>
      </w:pPr>
      <w:ins w:id="889" w:author="Author" w:date="2024-09-12T09:53:00Z" w16du:dateUtc="2024-09-11T23:53:00Z">
        <w:r w:rsidRPr="00740349">
          <w:tab/>
          <w:t>(</w:t>
        </w:r>
        <w:r w:rsidR="00DA2949" w:rsidRPr="00740349">
          <w:t>4</w:t>
        </w:r>
        <w:r w:rsidRPr="00740349">
          <w:t>)</w:t>
        </w:r>
        <w:r w:rsidRPr="00740349">
          <w:tab/>
          <w:t xml:space="preserve">If a digital communications platform provider of a digital communications platform fails to comply with </w:t>
        </w:r>
        <w:r w:rsidR="00B83758" w:rsidRPr="00740349">
          <w:t>subclause (</w:t>
        </w:r>
        <w:r w:rsidRPr="00740349">
          <w:t xml:space="preserve">1) (or would have failed to comply with </w:t>
        </w:r>
        <w:r w:rsidR="00B83758" w:rsidRPr="00740349">
          <w:t>subclause (</w:t>
        </w:r>
        <w:r w:rsidRPr="00740349">
          <w:t xml:space="preserve">1) if </w:t>
        </w:r>
        <w:r w:rsidR="00B83758" w:rsidRPr="00740349">
          <w:t>subclause (</w:t>
        </w:r>
        <w:r w:rsidR="00DA2949" w:rsidRPr="00740349">
          <w:t>3</w:t>
        </w:r>
        <w:r w:rsidRPr="00740349">
          <w:t>) were disregarded) in relation to particular information, the provider must give the ACMA, within 60 days after the failure:</w:t>
        </w:r>
      </w:ins>
    </w:p>
    <w:p w14:paraId="5AB64ED6" w14:textId="77777777" w:rsidR="00220861" w:rsidRPr="00740349" w:rsidRDefault="00220861" w:rsidP="00740349">
      <w:pPr>
        <w:pStyle w:val="paragraph"/>
        <w:rPr>
          <w:ins w:id="890" w:author="Author" w:date="2024-09-12T09:53:00Z" w16du:dateUtc="2024-09-11T23:53:00Z"/>
        </w:rPr>
      </w:pPr>
      <w:ins w:id="891" w:author="Author" w:date="2024-09-12T09:53:00Z" w16du:dateUtc="2024-09-11T23:53:00Z">
        <w:r w:rsidRPr="00740349">
          <w:tab/>
          <w:t>(a)</w:t>
        </w:r>
        <w:r w:rsidRPr="00740349">
          <w:tab/>
          <w:t>a copy of the information; and</w:t>
        </w:r>
      </w:ins>
    </w:p>
    <w:p w14:paraId="1EFB4388" w14:textId="77777777" w:rsidR="00220861" w:rsidRPr="00740349" w:rsidRDefault="00220861" w:rsidP="00740349">
      <w:pPr>
        <w:pStyle w:val="paragraph"/>
        <w:rPr>
          <w:ins w:id="892" w:author="Author" w:date="2024-09-12T09:53:00Z" w16du:dateUtc="2024-09-11T23:53:00Z"/>
        </w:rPr>
      </w:pPr>
      <w:ins w:id="893" w:author="Author" w:date="2024-09-12T09:53:00Z" w16du:dateUtc="2024-09-11T23:53:00Z">
        <w:r w:rsidRPr="00740349">
          <w:tab/>
          <w:t>(b)</w:t>
        </w:r>
        <w:r w:rsidRPr="00740349">
          <w:tab/>
          <w:t>a statement of the reason why the provider has not ensured the information is accessible to the public on its website and to end</w:t>
        </w:r>
        <w:r w:rsidR="00740349">
          <w:noBreakHyphen/>
        </w:r>
        <w:r w:rsidRPr="00740349">
          <w:t>users on the platform.</w:t>
        </w:r>
      </w:ins>
    </w:p>
    <w:p w14:paraId="285A7F71" w14:textId="77777777" w:rsidR="00220861" w:rsidRPr="00740349" w:rsidRDefault="00220861" w:rsidP="00740349">
      <w:pPr>
        <w:pStyle w:val="subsection"/>
        <w:rPr>
          <w:ins w:id="894" w:author="Author" w:date="2024-09-12T09:53:00Z" w16du:dateUtc="2024-09-11T23:53:00Z"/>
        </w:rPr>
      </w:pPr>
      <w:ins w:id="895" w:author="Author" w:date="2024-09-12T09:53:00Z" w16du:dateUtc="2024-09-11T23:53:00Z">
        <w:r w:rsidRPr="00740349">
          <w:tab/>
          <w:t>(</w:t>
        </w:r>
        <w:r w:rsidR="00DA2949" w:rsidRPr="00740349">
          <w:t>5</w:t>
        </w:r>
        <w:r w:rsidRPr="00740349">
          <w:t>)</w:t>
        </w:r>
        <w:r w:rsidRPr="00740349">
          <w:tab/>
          <w:t xml:space="preserve">Without limiting </w:t>
        </w:r>
        <w:r w:rsidR="00B83758" w:rsidRPr="00740349">
          <w:t>subclause (</w:t>
        </w:r>
        <w:r w:rsidR="00DA2949" w:rsidRPr="00740349">
          <w:t>4</w:t>
        </w:r>
        <w:r w:rsidRPr="00740349">
          <w:t>), the provider may notify the ACMA that the information contains protected information. The notice must identify which information is protected information and explain why.</w:t>
        </w:r>
      </w:ins>
    </w:p>
    <w:p w14:paraId="32D7CD05" w14:textId="77777777" w:rsidR="00220861" w:rsidRPr="00740349" w:rsidRDefault="00220861" w:rsidP="00740349">
      <w:pPr>
        <w:pStyle w:val="notetext"/>
        <w:rPr>
          <w:ins w:id="896" w:author="Author" w:date="2024-09-12T09:53:00Z" w16du:dateUtc="2024-09-11T23:53:00Z"/>
        </w:rPr>
      </w:pPr>
      <w:ins w:id="897" w:author="Author" w:date="2024-09-12T09:53:00Z" w16du:dateUtc="2024-09-11T23:53:00Z">
        <w:r w:rsidRPr="00740349">
          <w:t>Note:</w:t>
        </w:r>
        <w:r w:rsidRPr="00740349">
          <w:tab/>
          <w:t xml:space="preserve">Limitations apply to publication of protected information under </w:t>
        </w:r>
        <w:r w:rsidR="00700160" w:rsidRPr="00740349">
          <w:t>clause 3</w:t>
        </w:r>
        <w:r w:rsidR="00CD4CD9" w:rsidRPr="00740349">
          <w:t>8</w:t>
        </w:r>
        <w:r w:rsidRPr="00740349">
          <w:t xml:space="preserve"> (see </w:t>
        </w:r>
        <w:r w:rsidR="00700160" w:rsidRPr="00740349">
          <w:t>clauses 3</w:t>
        </w:r>
        <w:r w:rsidR="00CD4CD9" w:rsidRPr="00740349">
          <w:t>9</w:t>
        </w:r>
        <w:r w:rsidR="00A95205" w:rsidRPr="00740349">
          <w:t xml:space="preserve"> and </w:t>
        </w:r>
        <w:r w:rsidR="00CD4CD9" w:rsidRPr="00740349">
          <w:t>40</w:t>
        </w:r>
        <w:r w:rsidRPr="00740349">
          <w:t>).</w:t>
        </w:r>
      </w:ins>
    </w:p>
    <w:p w14:paraId="1BE110C9" w14:textId="77777777" w:rsidR="00220861" w:rsidRPr="00740349" w:rsidRDefault="00220861" w:rsidP="00740349">
      <w:pPr>
        <w:pStyle w:val="SubsectionHead"/>
        <w:rPr>
          <w:ins w:id="898" w:author="Author" w:date="2024-09-12T09:53:00Z" w16du:dateUtc="2024-09-11T23:53:00Z"/>
        </w:rPr>
      </w:pPr>
      <w:ins w:id="899" w:author="Author" w:date="2024-09-12T09:53:00Z" w16du:dateUtc="2024-09-11T23:53:00Z">
        <w:r w:rsidRPr="00740349">
          <w:t>Civil penalty provisions</w:t>
        </w:r>
      </w:ins>
    </w:p>
    <w:p w14:paraId="244DABF0" w14:textId="77777777" w:rsidR="00220861" w:rsidRPr="00740349" w:rsidRDefault="00220861" w:rsidP="00740349">
      <w:pPr>
        <w:pStyle w:val="subsection"/>
        <w:rPr>
          <w:ins w:id="900" w:author="Author" w:date="2024-09-12T09:53:00Z" w16du:dateUtc="2024-09-11T23:53:00Z"/>
        </w:rPr>
      </w:pPr>
      <w:ins w:id="901" w:author="Author" w:date="2024-09-12T09:53:00Z" w16du:dateUtc="2024-09-11T23:53:00Z">
        <w:r w:rsidRPr="00740349">
          <w:tab/>
          <w:t>(</w:t>
        </w:r>
        <w:r w:rsidR="00DA2949" w:rsidRPr="00740349">
          <w:t>6</w:t>
        </w:r>
        <w:r w:rsidRPr="00740349">
          <w:t>)</w:t>
        </w:r>
        <w:r w:rsidRPr="00740349">
          <w:tab/>
          <w:t>Subclauses (1) and (</w:t>
        </w:r>
        <w:r w:rsidR="00DA2949" w:rsidRPr="00740349">
          <w:t>4</w:t>
        </w:r>
        <w:r w:rsidRPr="00740349">
          <w:t>) are civil penalty provisions.</w:t>
        </w:r>
      </w:ins>
    </w:p>
    <w:p w14:paraId="52C9E383" w14:textId="77777777" w:rsidR="00220861" w:rsidRPr="00740349" w:rsidRDefault="00CD4CD9" w:rsidP="00740349">
      <w:pPr>
        <w:pStyle w:val="ActHead5"/>
        <w:rPr>
          <w:ins w:id="902" w:author="Author" w:date="2024-09-12T09:53:00Z" w16du:dateUtc="2024-09-11T23:53:00Z"/>
        </w:rPr>
      </w:pPr>
      <w:bookmarkStart w:id="903" w:name="_Toc176247011"/>
      <w:ins w:id="904" w:author="Author" w:date="2024-09-12T09:53:00Z" w16du:dateUtc="2024-09-11T23:53:00Z">
        <w:r w:rsidRPr="009C0505">
          <w:rPr>
            <w:rStyle w:val="CharSectno"/>
          </w:rPr>
          <w:t>18</w:t>
        </w:r>
        <w:r w:rsidR="00220861" w:rsidRPr="00740349">
          <w:t xml:space="preserve">  Remedial directions—contravention of requirement to publish information</w:t>
        </w:r>
        <w:bookmarkEnd w:id="903"/>
      </w:ins>
    </w:p>
    <w:p w14:paraId="262A03D0" w14:textId="77777777" w:rsidR="00220861" w:rsidRPr="00740349" w:rsidRDefault="00220861" w:rsidP="00740349">
      <w:pPr>
        <w:pStyle w:val="subsection"/>
        <w:rPr>
          <w:ins w:id="905" w:author="Author" w:date="2024-09-12T09:53:00Z" w16du:dateUtc="2024-09-11T23:53:00Z"/>
        </w:rPr>
      </w:pPr>
      <w:ins w:id="906" w:author="Author" w:date="2024-09-12T09:53:00Z" w16du:dateUtc="2024-09-11T23:53:00Z">
        <w:r w:rsidRPr="00740349">
          <w:tab/>
          <w:t>(1)</w:t>
        </w:r>
        <w:r w:rsidRPr="00740349">
          <w:tab/>
          <w:t xml:space="preserve">This clause applies if the ACMA is satisfied that a digital communications platform provider has contravened, or is contravening, </w:t>
        </w:r>
        <w:r w:rsidR="00700160" w:rsidRPr="00740349">
          <w:t>subclause 1</w:t>
        </w:r>
        <w:r w:rsidR="00CD4CD9" w:rsidRPr="00740349">
          <w:t>7</w:t>
        </w:r>
        <w:r w:rsidRPr="00740349">
          <w:t>(1) or (</w:t>
        </w:r>
        <w:r w:rsidR="00DA2949" w:rsidRPr="00740349">
          <w:t>4</w:t>
        </w:r>
        <w:r w:rsidRPr="00740349">
          <w:t>).</w:t>
        </w:r>
      </w:ins>
    </w:p>
    <w:p w14:paraId="34E119A1" w14:textId="77777777" w:rsidR="00220861" w:rsidRPr="00740349" w:rsidRDefault="00220861" w:rsidP="00740349">
      <w:pPr>
        <w:pStyle w:val="subsection"/>
        <w:rPr>
          <w:ins w:id="907" w:author="Author" w:date="2024-09-12T09:53:00Z" w16du:dateUtc="2024-09-11T23:53:00Z"/>
        </w:rPr>
      </w:pPr>
      <w:ins w:id="908" w:author="Author" w:date="2024-09-12T09:53:00Z" w16du:dateUtc="2024-09-11T23:53:00Z">
        <w:r w:rsidRPr="00740349">
          <w:tab/>
          <w:t>(2)</w:t>
        </w:r>
        <w:r w:rsidRPr="00740349">
          <w:tab/>
          <w:t xml:space="preserve">The ACMA may give the provider a written direction requiring the provider to take specified action directed towards ensuring that the provider does not contravene </w:t>
        </w:r>
        <w:r w:rsidR="00700160" w:rsidRPr="00740349">
          <w:t>subclause 1</w:t>
        </w:r>
        <w:r w:rsidR="00CD4CD9" w:rsidRPr="00740349">
          <w:t>7</w:t>
        </w:r>
        <w:r w:rsidRPr="00740349">
          <w:t>(1) or (</w:t>
        </w:r>
        <w:r w:rsidR="00DA2949" w:rsidRPr="00740349">
          <w:t>4</w:t>
        </w:r>
        <w:r w:rsidRPr="00740349">
          <w:t xml:space="preserve">), or is unlikely to contravene </w:t>
        </w:r>
        <w:r w:rsidR="00700160" w:rsidRPr="00740349">
          <w:t>subclause 1</w:t>
        </w:r>
        <w:r w:rsidR="00CD4CD9" w:rsidRPr="00740349">
          <w:t>7</w:t>
        </w:r>
        <w:r w:rsidRPr="00740349">
          <w:t>(1) or (</w:t>
        </w:r>
        <w:r w:rsidR="00DA2949" w:rsidRPr="00740349">
          <w:t>4</w:t>
        </w:r>
        <w:r w:rsidRPr="00740349">
          <w:t>), in the future.</w:t>
        </w:r>
      </w:ins>
    </w:p>
    <w:p w14:paraId="3AA111E0" w14:textId="77777777" w:rsidR="00220861" w:rsidRPr="00740349" w:rsidRDefault="00220861" w:rsidP="00740349">
      <w:pPr>
        <w:pStyle w:val="subsection"/>
        <w:rPr>
          <w:ins w:id="909" w:author="Author" w:date="2024-09-12T09:53:00Z" w16du:dateUtc="2024-09-11T23:53:00Z"/>
        </w:rPr>
      </w:pPr>
      <w:ins w:id="910" w:author="Author" w:date="2024-09-12T09:53:00Z" w16du:dateUtc="2024-09-11T23:53:00Z">
        <w:r w:rsidRPr="00740349">
          <w:lastRenderedPageBreak/>
          <w:tab/>
          <w:t>(3)</w:t>
        </w:r>
        <w:r w:rsidRPr="00740349">
          <w:tab/>
          <w:t xml:space="preserve">A digital communications platform provider must not contravene a direction under </w:t>
        </w:r>
        <w:r w:rsidR="00B83758" w:rsidRPr="00740349">
          <w:t>subclause (</w:t>
        </w:r>
        <w:r w:rsidRPr="00740349">
          <w:t>2).</w:t>
        </w:r>
      </w:ins>
    </w:p>
    <w:p w14:paraId="503796CA" w14:textId="77777777" w:rsidR="00220861" w:rsidRPr="00740349" w:rsidRDefault="00220861" w:rsidP="00740349">
      <w:pPr>
        <w:pStyle w:val="subsection"/>
        <w:rPr>
          <w:ins w:id="911" w:author="Author" w:date="2024-09-12T09:53:00Z" w16du:dateUtc="2024-09-11T23:53:00Z"/>
        </w:rPr>
      </w:pPr>
      <w:ins w:id="912" w:author="Author" w:date="2024-09-12T09:53:00Z" w16du:dateUtc="2024-09-11T23:53:00Z">
        <w:r w:rsidRPr="00740349">
          <w:tab/>
          <w:t>(4)</w:t>
        </w:r>
        <w:r w:rsidRPr="00740349">
          <w:tab/>
          <w:t>Subclause (3) is a civil penalty provision.</w:t>
        </w:r>
      </w:ins>
    </w:p>
    <w:p w14:paraId="7FA0AA1B" w14:textId="77777777" w:rsidR="00F71C83" w:rsidRPr="00740349" w:rsidRDefault="00F71C83" w:rsidP="00740349">
      <w:pPr>
        <w:pStyle w:val="ActHead4"/>
        <w:rPr>
          <w:ins w:id="913" w:author="Author" w:date="2024-09-12T09:53:00Z" w16du:dateUtc="2024-09-11T23:53:00Z"/>
        </w:rPr>
      </w:pPr>
      <w:bookmarkStart w:id="914" w:name="_Toc176247012"/>
      <w:ins w:id="915" w:author="Author" w:date="2024-09-12T09:53:00Z" w16du:dateUtc="2024-09-11T23:53:00Z">
        <w:r w:rsidRPr="009C0505">
          <w:rPr>
            <w:rStyle w:val="CharSubdNo"/>
          </w:rPr>
          <w:t xml:space="preserve">Subdivision </w:t>
        </w:r>
        <w:r w:rsidR="00820C5D" w:rsidRPr="009C0505">
          <w:rPr>
            <w:rStyle w:val="CharSubdNo"/>
          </w:rPr>
          <w:t>B</w:t>
        </w:r>
        <w:r w:rsidRPr="00740349">
          <w:t>—</w:t>
        </w:r>
        <w:r w:rsidRPr="009C0505">
          <w:rPr>
            <w:rStyle w:val="CharSubdText"/>
          </w:rPr>
          <w:t>Risk management</w:t>
        </w:r>
        <w:bookmarkEnd w:id="914"/>
      </w:ins>
    </w:p>
    <w:p w14:paraId="51AACF22" w14:textId="77777777" w:rsidR="00B76D6A" w:rsidRPr="00740349" w:rsidRDefault="00CD4CD9" w:rsidP="00740349">
      <w:pPr>
        <w:pStyle w:val="ActHead5"/>
        <w:rPr>
          <w:ins w:id="916" w:author="Author" w:date="2024-09-12T09:53:00Z" w16du:dateUtc="2024-09-11T23:53:00Z"/>
        </w:rPr>
      </w:pPr>
      <w:bookmarkStart w:id="917" w:name="_Toc176247013"/>
      <w:ins w:id="918" w:author="Author" w:date="2024-09-12T09:53:00Z" w16du:dateUtc="2024-09-11T23:53:00Z">
        <w:r w:rsidRPr="009C0505">
          <w:rPr>
            <w:rStyle w:val="CharSectno"/>
          </w:rPr>
          <w:t>19</w:t>
        </w:r>
        <w:r w:rsidR="00B76D6A" w:rsidRPr="00740349">
          <w:t xml:space="preserve">  ACMA may make digital platform rules in relation to </w:t>
        </w:r>
        <w:r w:rsidR="007171F0" w:rsidRPr="00740349">
          <w:t>risk management</w:t>
        </w:r>
        <w:bookmarkEnd w:id="917"/>
      </w:ins>
    </w:p>
    <w:p w14:paraId="20D938F9" w14:textId="77777777" w:rsidR="00420044" w:rsidRPr="00740349" w:rsidRDefault="00EF0EF6" w:rsidP="00740349">
      <w:pPr>
        <w:pStyle w:val="subsection"/>
        <w:rPr>
          <w:ins w:id="919" w:author="Author" w:date="2024-09-12T09:53:00Z" w16du:dateUtc="2024-09-11T23:53:00Z"/>
        </w:rPr>
      </w:pPr>
      <w:ins w:id="920" w:author="Author" w:date="2024-09-12T09:53:00Z" w16du:dateUtc="2024-09-11T23:53:00Z">
        <w:r w:rsidRPr="00740349">
          <w:tab/>
        </w:r>
        <w:r w:rsidR="00B76D6A" w:rsidRPr="00740349">
          <w:tab/>
          <w:t xml:space="preserve">The digital platform rules may </w:t>
        </w:r>
        <w:r w:rsidR="00420044" w:rsidRPr="00740349">
          <w:t>require:</w:t>
        </w:r>
      </w:ins>
    </w:p>
    <w:p w14:paraId="486B7855" w14:textId="77777777" w:rsidR="002042FE" w:rsidRPr="00740349" w:rsidRDefault="00420044" w:rsidP="00740349">
      <w:pPr>
        <w:pStyle w:val="paragraph"/>
        <w:rPr>
          <w:ins w:id="921" w:author="Author" w:date="2024-09-12T09:53:00Z" w16du:dateUtc="2024-09-11T23:53:00Z"/>
        </w:rPr>
      </w:pPr>
      <w:ins w:id="922" w:author="Author" w:date="2024-09-12T09:53:00Z" w16du:dateUtc="2024-09-11T23:53:00Z">
        <w:r w:rsidRPr="00740349">
          <w:tab/>
          <w:t>(a)</w:t>
        </w:r>
        <w:r w:rsidRPr="00740349">
          <w:tab/>
        </w:r>
        <w:r w:rsidR="002042FE" w:rsidRPr="00740349">
          <w:t xml:space="preserve">digital communications platform providers </w:t>
        </w:r>
        <w:r w:rsidRPr="00740349">
          <w:t xml:space="preserve">to </w:t>
        </w:r>
        <w:r w:rsidR="00510EEF" w:rsidRPr="00740349">
          <w:t xml:space="preserve">update their </w:t>
        </w:r>
        <w:r w:rsidRPr="00740349">
          <w:t>assessment</w:t>
        </w:r>
        <w:r w:rsidR="00510EEF" w:rsidRPr="00740349">
          <w:t>s</w:t>
        </w:r>
        <w:r w:rsidRPr="00740349">
          <w:t xml:space="preserve"> of risks </w:t>
        </w:r>
        <w:r w:rsidR="002042FE" w:rsidRPr="00740349">
          <w:t>relating to misinformation and disinformation on digital communications platforms</w:t>
        </w:r>
        <w:r w:rsidR="00DB7D28" w:rsidRPr="00740349">
          <w:t xml:space="preserve"> </w:t>
        </w:r>
        <w:r w:rsidR="006E611D" w:rsidRPr="00740349">
          <w:t>they provide</w:t>
        </w:r>
        <w:r w:rsidR="00D27F92" w:rsidRPr="00740349">
          <w:t>,</w:t>
        </w:r>
        <w:r w:rsidR="006E611D" w:rsidRPr="00740349">
          <w:t xml:space="preserve"> </w:t>
        </w:r>
        <w:r w:rsidR="00DB7D28" w:rsidRPr="00740349">
          <w:t>at times, or</w:t>
        </w:r>
        <w:r w:rsidR="007027FC" w:rsidRPr="00740349">
          <w:t xml:space="preserve"> in circumstances</w:t>
        </w:r>
        <w:r w:rsidR="00DB7D28" w:rsidRPr="00740349">
          <w:t xml:space="preserve">, </w:t>
        </w:r>
        <w:r w:rsidR="007027FC" w:rsidRPr="00740349">
          <w:t>specified in the rules</w:t>
        </w:r>
        <w:r w:rsidRPr="00740349">
          <w:t>;</w:t>
        </w:r>
        <w:r w:rsidR="003F0EF5" w:rsidRPr="00740349">
          <w:t xml:space="preserve"> and</w:t>
        </w:r>
      </w:ins>
    </w:p>
    <w:p w14:paraId="5DF4207B" w14:textId="77777777" w:rsidR="00420044" w:rsidRPr="00740349" w:rsidRDefault="00420044" w:rsidP="00740349">
      <w:pPr>
        <w:pStyle w:val="paragraph"/>
        <w:rPr>
          <w:ins w:id="923" w:author="Author" w:date="2024-09-12T09:53:00Z" w16du:dateUtc="2024-09-11T23:53:00Z"/>
        </w:rPr>
      </w:pPr>
      <w:ins w:id="924" w:author="Author" w:date="2024-09-12T09:53:00Z" w16du:dateUtc="2024-09-11T23:53:00Z">
        <w:r w:rsidRPr="00740349">
          <w:tab/>
          <w:t>(b)</w:t>
        </w:r>
        <w:r w:rsidRPr="00740349">
          <w:tab/>
        </w:r>
        <w:r w:rsidR="00113100" w:rsidRPr="00740349">
          <w:t xml:space="preserve">those risk assessments </w:t>
        </w:r>
        <w:r w:rsidR="00B37345" w:rsidRPr="00740349">
          <w:t xml:space="preserve">to </w:t>
        </w:r>
        <w:r w:rsidR="000440EE" w:rsidRPr="00740349">
          <w:t>cover</w:t>
        </w:r>
        <w:r w:rsidR="00C526DE" w:rsidRPr="00740349">
          <w:t xml:space="preserve"> </w:t>
        </w:r>
        <w:r w:rsidR="00B37345" w:rsidRPr="00740349">
          <w:t>specified matters;</w:t>
        </w:r>
        <w:r w:rsidR="001764C6" w:rsidRPr="00740349">
          <w:t xml:space="preserve"> and</w:t>
        </w:r>
      </w:ins>
    </w:p>
    <w:p w14:paraId="798EF316" w14:textId="77777777" w:rsidR="007027FC" w:rsidRPr="00740349" w:rsidRDefault="007027FC" w:rsidP="00740349">
      <w:pPr>
        <w:pStyle w:val="paragraph"/>
        <w:rPr>
          <w:ins w:id="925" w:author="Author" w:date="2024-09-12T09:53:00Z" w16du:dateUtc="2024-09-11T23:53:00Z"/>
        </w:rPr>
      </w:pPr>
      <w:ins w:id="926" w:author="Author" w:date="2024-09-12T09:53:00Z" w16du:dateUtc="2024-09-11T23:53:00Z">
        <w:r w:rsidRPr="00740349">
          <w:tab/>
          <w:t>(c)</w:t>
        </w:r>
        <w:r w:rsidRPr="00740349">
          <w:tab/>
          <w:t xml:space="preserve">digital communications platform providers to </w:t>
        </w:r>
        <w:r w:rsidR="00DB7D28" w:rsidRPr="00740349">
          <w:t xml:space="preserve">have </w:t>
        </w:r>
        <w:r w:rsidRPr="00740349">
          <w:t>management plans for risks relating to misinformation and disinformation on digital communications platforms; and</w:t>
        </w:r>
      </w:ins>
    </w:p>
    <w:p w14:paraId="7C107C1D" w14:textId="77777777" w:rsidR="00DB7D28" w:rsidRPr="00740349" w:rsidRDefault="0005353D" w:rsidP="00740349">
      <w:pPr>
        <w:pStyle w:val="paragraph"/>
        <w:rPr>
          <w:ins w:id="927" w:author="Author" w:date="2024-09-12T09:53:00Z" w16du:dateUtc="2024-09-11T23:53:00Z"/>
        </w:rPr>
      </w:pPr>
      <w:ins w:id="928" w:author="Author" w:date="2024-09-12T09:53:00Z" w16du:dateUtc="2024-09-11T23:53:00Z">
        <w:r w:rsidRPr="00740349">
          <w:tab/>
          <w:t>(</w:t>
        </w:r>
        <w:r w:rsidR="00DB7D28" w:rsidRPr="00740349">
          <w:t>d</w:t>
        </w:r>
        <w:r w:rsidRPr="00740349">
          <w:t>)</w:t>
        </w:r>
        <w:r w:rsidRPr="00740349">
          <w:tab/>
        </w:r>
        <w:r w:rsidR="00DB7D28" w:rsidRPr="00740349">
          <w:t>those risk management plans to be prepared at times, or in circumstances, specified in the rules; and</w:t>
        </w:r>
      </w:ins>
    </w:p>
    <w:p w14:paraId="1F765EBF" w14:textId="77777777" w:rsidR="00B37345" w:rsidRPr="00740349" w:rsidRDefault="00B37345" w:rsidP="00740349">
      <w:pPr>
        <w:pStyle w:val="paragraph"/>
        <w:rPr>
          <w:ins w:id="929" w:author="Author" w:date="2024-09-12T09:53:00Z" w16du:dateUtc="2024-09-11T23:53:00Z"/>
        </w:rPr>
      </w:pPr>
      <w:ins w:id="930" w:author="Author" w:date="2024-09-12T09:53:00Z" w16du:dateUtc="2024-09-11T23:53:00Z">
        <w:r w:rsidRPr="00740349">
          <w:tab/>
          <w:t>(</w:t>
        </w:r>
        <w:r w:rsidR="00DB7D28" w:rsidRPr="00740349">
          <w:t>e</w:t>
        </w:r>
        <w:r w:rsidRPr="00740349">
          <w:t>)</w:t>
        </w:r>
        <w:r w:rsidRPr="00740349">
          <w:tab/>
        </w:r>
        <w:r w:rsidR="00113100" w:rsidRPr="00740349">
          <w:t xml:space="preserve">those </w:t>
        </w:r>
        <w:r w:rsidRPr="00740349">
          <w:t xml:space="preserve">risk management plans </w:t>
        </w:r>
        <w:r w:rsidR="00113100" w:rsidRPr="00740349">
          <w:t xml:space="preserve">to </w:t>
        </w:r>
        <w:r w:rsidR="00FA3509" w:rsidRPr="00740349">
          <w:t xml:space="preserve">state </w:t>
        </w:r>
        <w:r w:rsidR="00265904" w:rsidRPr="00740349">
          <w:t>the steps (if any) being taken</w:t>
        </w:r>
        <w:r w:rsidR="00EF0EF6" w:rsidRPr="00740349">
          <w:t xml:space="preserve"> by digital communications platform provider</w:t>
        </w:r>
        <w:r w:rsidR="00A03ACF" w:rsidRPr="00740349">
          <w:t>s</w:t>
        </w:r>
        <w:r w:rsidR="00EF0EF6" w:rsidRPr="00740349">
          <w:t xml:space="preserve"> in relation to risks </w:t>
        </w:r>
        <w:r w:rsidR="00A03ACF" w:rsidRPr="00740349">
          <w:t>identified by provider</w:t>
        </w:r>
        <w:r w:rsidR="001608D0" w:rsidRPr="00740349">
          <w:t>s</w:t>
        </w:r>
        <w:r w:rsidR="00A03ACF" w:rsidRPr="00740349">
          <w:t xml:space="preserve"> or </w:t>
        </w:r>
        <w:r w:rsidR="00EF0EF6" w:rsidRPr="00740349">
          <w:t>specified in the rules.</w:t>
        </w:r>
      </w:ins>
    </w:p>
    <w:p w14:paraId="1B1D82C1" w14:textId="77777777" w:rsidR="00B76D6A" w:rsidRPr="00740349" w:rsidRDefault="00CD4CD9" w:rsidP="00740349">
      <w:pPr>
        <w:pStyle w:val="ActHead5"/>
        <w:rPr>
          <w:ins w:id="931" w:author="Author" w:date="2024-09-12T09:53:00Z" w16du:dateUtc="2024-09-11T23:53:00Z"/>
        </w:rPr>
      </w:pPr>
      <w:bookmarkStart w:id="932" w:name="_Toc176247014"/>
      <w:ins w:id="933" w:author="Author" w:date="2024-09-12T09:53:00Z" w16du:dateUtc="2024-09-11T23:53:00Z">
        <w:r w:rsidRPr="009C0505">
          <w:rPr>
            <w:rStyle w:val="CharSectno"/>
          </w:rPr>
          <w:t>20</w:t>
        </w:r>
        <w:r w:rsidR="00B76D6A" w:rsidRPr="00740349">
          <w:t xml:space="preserve">  Compliance with digital platform rules regarding </w:t>
        </w:r>
        <w:r w:rsidR="00D314EF" w:rsidRPr="00740349">
          <w:t>risk management</w:t>
        </w:r>
        <w:bookmarkEnd w:id="932"/>
      </w:ins>
    </w:p>
    <w:p w14:paraId="562DF6E3" w14:textId="77777777" w:rsidR="00B76D6A" w:rsidRPr="00740349" w:rsidRDefault="00B76D6A" w:rsidP="00740349">
      <w:pPr>
        <w:pStyle w:val="subsection"/>
        <w:rPr>
          <w:ins w:id="934" w:author="Author" w:date="2024-09-12T09:53:00Z" w16du:dateUtc="2024-09-11T23:53:00Z"/>
        </w:rPr>
      </w:pPr>
      <w:ins w:id="935" w:author="Author" w:date="2024-09-12T09:53:00Z" w16du:dateUtc="2024-09-11T23:53:00Z">
        <w:r w:rsidRPr="00740349">
          <w:tab/>
          <w:t>(1)</w:t>
        </w:r>
        <w:r w:rsidRPr="00740349">
          <w:tab/>
          <w:t xml:space="preserve">A digital communications platform provider must not contravene digital platform rules made for the purposes of </w:t>
        </w:r>
        <w:r w:rsidR="00700160" w:rsidRPr="00740349">
          <w:t>clause 1</w:t>
        </w:r>
        <w:r w:rsidR="00CD4CD9" w:rsidRPr="00740349">
          <w:t>9</w:t>
        </w:r>
        <w:r w:rsidRPr="00740349">
          <w:t>.</w:t>
        </w:r>
      </w:ins>
    </w:p>
    <w:p w14:paraId="3C6534F6" w14:textId="77777777" w:rsidR="00B76D6A" w:rsidRPr="00740349" w:rsidRDefault="00B76D6A" w:rsidP="00740349">
      <w:pPr>
        <w:pStyle w:val="subsection"/>
        <w:rPr>
          <w:ins w:id="936" w:author="Author" w:date="2024-09-12T09:53:00Z" w16du:dateUtc="2024-09-11T23:53:00Z"/>
        </w:rPr>
      </w:pPr>
      <w:ins w:id="937" w:author="Author" w:date="2024-09-12T09:53:00Z" w16du:dateUtc="2024-09-11T23:53:00Z">
        <w:r w:rsidRPr="00740349">
          <w:tab/>
          <w:t>(2)</w:t>
        </w:r>
        <w:r w:rsidRPr="00740349">
          <w:tab/>
          <w:t>Subclause (1) is a civil penalty provision.</w:t>
        </w:r>
      </w:ins>
    </w:p>
    <w:p w14:paraId="11AD9AAF" w14:textId="77777777" w:rsidR="00B76D6A" w:rsidRPr="00740349" w:rsidRDefault="00CD4CD9" w:rsidP="00740349">
      <w:pPr>
        <w:pStyle w:val="ActHead5"/>
        <w:rPr>
          <w:ins w:id="938" w:author="Author" w:date="2024-09-12T09:53:00Z" w16du:dateUtc="2024-09-11T23:53:00Z"/>
        </w:rPr>
      </w:pPr>
      <w:bookmarkStart w:id="939" w:name="_Toc176247015"/>
      <w:ins w:id="940" w:author="Author" w:date="2024-09-12T09:53:00Z" w16du:dateUtc="2024-09-11T23:53:00Z">
        <w:r w:rsidRPr="009C0505">
          <w:rPr>
            <w:rStyle w:val="CharSectno"/>
          </w:rPr>
          <w:t>21</w:t>
        </w:r>
        <w:r w:rsidR="00B76D6A" w:rsidRPr="00740349">
          <w:t xml:space="preserve">  Remedial directions—contravention of digital platform rules regarding </w:t>
        </w:r>
        <w:r w:rsidR="006910A4" w:rsidRPr="00740349">
          <w:t>risk management</w:t>
        </w:r>
        <w:bookmarkEnd w:id="939"/>
      </w:ins>
    </w:p>
    <w:p w14:paraId="4C13F2D5" w14:textId="77777777" w:rsidR="00B76D6A" w:rsidRPr="00740349" w:rsidRDefault="00B76D6A" w:rsidP="00740349">
      <w:pPr>
        <w:pStyle w:val="subsection"/>
        <w:rPr>
          <w:ins w:id="941" w:author="Author" w:date="2024-09-12T09:53:00Z" w16du:dateUtc="2024-09-11T23:53:00Z"/>
        </w:rPr>
      </w:pPr>
      <w:ins w:id="942" w:author="Author" w:date="2024-09-12T09:53:00Z" w16du:dateUtc="2024-09-11T23:53:00Z">
        <w:r w:rsidRPr="00740349">
          <w:tab/>
          <w:t>(1)</w:t>
        </w:r>
        <w:r w:rsidRPr="00740349">
          <w:tab/>
          <w:t xml:space="preserve">This clause applies if the ACMA is satisfied that a digital communications platform provider has contravened, or is </w:t>
        </w:r>
        <w:r w:rsidRPr="00740349">
          <w:lastRenderedPageBreak/>
          <w:t xml:space="preserve">contravening, digital platform rules made for the purposes of </w:t>
        </w:r>
        <w:r w:rsidR="00700160" w:rsidRPr="00740349">
          <w:t>clause 1</w:t>
        </w:r>
        <w:r w:rsidR="00CD4CD9" w:rsidRPr="00740349">
          <w:t>9</w:t>
        </w:r>
        <w:r w:rsidRPr="00740349">
          <w:t>.</w:t>
        </w:r>
      </w:ins>
    </w:p>
    <w:p w14:paraId="3457A541" w14:textId="77777777" w:rsidR="00B76D6A" w:rsidRPr="00740349" w:rsidRDefault="00B76D6A" w:rsidP="00740349">
      <w:pPr>
        <w:pStyle w:val="subsection"/>
        <w:rPr>
          <w:ins w:id="943" w:author="Author" w:date="2024-09-12T09:53:00Z" w16du:dateUtc="2024-09-11T23:53:00Z"/>
        </w:rPr>
      </w:pPr>
      <w:ins w:id="944" w:author="Author" w:date="2024-09-12T09:53:00Z" w16du:dateUtc="2024-09-11T23:53:00Z">
        <w:r w:rsidRPr="00740349">
          <w:tab/>
          <w:t>(2)</w:t>
        </w:r>
        <w:r w:rsidRPr="00740349">
          <w:tab/>
          <w:t xml:space="preserve">The ACMA may give the provider a written direction requiring the provider to take specified action directed towards ensuring that the provider does not contravene digital platform rules made for the purposes of </w:t>
        </w:r>
        <w:r w:rsidR="00700160" w:rsidRPr="00740349">
          <w:t>clause 1</w:t>
        </w:r>
        <w:r w:rsidR="00CD4CD9" w:rsidRPr="00740349">
          <w:t>9</w:t>
        </w:r>
        <w:r w:rsidRPr="00740349">
          <w:t>, or is unlikely to contravene those rules, in the future.</w:t>
        </w:r>
      </w:ins>
    </w:p>
    <w:p w14:paraId="216B7A38" w14:textId="77777777" w:rsidR="00B76D6A" w:rsidRPr="00740349" w:rsidRDefault="00B76D6A" w:rsidP="00740349">
      <w:pPr>
        <w:pStyle w:val="subsection"/>
        <w:rPr>
          <w:ins w:id="945" w:author="Author" w:date="2024-09-12T09:53:00Z" w16du:dateUtc="2024-09-11T23:53:00Z"/>
        </w:rPr>
      </w:pPr>
      <w:ins w:id="946" w:author="Author" w:date="2024-09-12T09:53:00Z" w16du:dateUtc="2024-09-11T23:53:00Z">
        <w:r w:rsidRPr="00740349">
          <w:tab/>
          <w:t>(3)</w:t>
        </w:r>
        <w:r w:rsidRPr="00740349">
          <w:tab/>
          <w:t xml:space="preserve">A digital communications platform provider must not contravene a direction under </w:t>
        </w:r>
        <w:r w:rsidR="00B83758" w:rsidRPr="00740349">
          <w:t>subclause (</w:t>
        </w:r>
        <w:r w:rsidRPr="00740349">
          <w:t>2).</w:t>
        </w:r>
      </w:ins>
    </w:p>
    <w:p w14:paraId="333C7463" w14:textId="77777777" w:rsidR="00B76D6A" w:rsidRPr="00740349" w:rsidRDefault="00B76D6A" w:rsidP="00740349">
      <w:pPr>
        <w:pStyle w:val="subsection"/>
        <w:rPr>
          <w:ins w:id="947" w:author="Author" w:date="2024-09-12T09:53:00Z" w16du:dateUtc="2024-09-11T23:53:00Z"/>
        </w:rPr>
      </w:pPr>
      <w:ins w:id="948" w:author="Author" w:date="2024-09-12T09:53:00Z" w16du:dateUtc="2024-09-11T23:53:00Z">
        <w:r w:rsidRPr="00740349">
          <w:tab/>
          <w:t>(4)</w:t>
        </w:r>
        <w:r w:rsidRPr="00740349">
          <w:tab/>
          <w:t>Subclause (3) is a civil penalty provision.</w:t>
        </w:r>
      </w:ins>
    </w:p>
    <w:p w14:paraId="3149BCBA" w14:textId="77777777" w:rsidR="0002673D" w:rsidRPr="00740349" w:rsidRDefault="0002673D" w:rsidP="00740349">
      <w:pPr>
        <w:pStyle w:val="ActHead4"/>
        <w:rPr>
          <w:ins w:id="949" w:author="Author" w:date="2024-09-12T09:53:00Z" w16du:dateUtc="2024-09-11T23:53:00Z"/>
        </w:rPr>
      </w:pPr>
      <w:bookmarkStart w:id="950" w:name="_Toc176247016"/>
      <w:ins w:id="951" w:author="Author" w:date="2024-09-12T09:53:00Z" w16du:dateUtc="2024-09-11T23:53:00Z">
        <w:r w:rsidRPr="009C0505">
          <w:rPr>
            <w:rStyle w:val="CharSubdNo"/>
          </w:rPr>
          <w:t>Subdivision C</w:t>
        </w:r>
        <w:r w:rsidRPr="00740349">
          <w:t>—</w:t>
        </w:r>
        <w:r w:rsidRPr="009C0505">
          <w:rPr>
            <w:rStyle w:val="CharSubdText"/>
          </w:rPr>
          <w:t>Media literacy plan</w:t>
        </w:r>
        <w:bookmarkEnd w:id="950"/>
      </w:ins>
    </w:p>
    <w:p w14:paraId="74D9FF56" w14:textId="77777777" w:rsidR="009955A5" w:rsidRPr="00740349" w:rsidRDefault="00CD4CD9" w:rsidP="00740349">
      <w:pPr>
        <w:pStyle w:val="ActHead5"/>
        <w:rPr>
          <w:ins w:id="952" w:author="Author" w:date="2024-09-12T09:53:00Z" w16du:dateUtc="2024-09-11T23:53:00Z"/>
        </w:rPr>
      </w:pPr>
      <w:bookmarkStart w:id="953" w:name="_Toc176247017"/>
      <w:ins w:id="954" w:author="Author" w:date="2024-09-12T09:53:00Z" w16du:dateUtc="2024-09-11T23:53:00Z">
        <w:r w:rsidRPr="009C0505">
          <w:rPr>
            <w:rStyle w:val="CharSectno"/>
          </w:rPr>
          <w:t>22</w:t>
        </w:r>
        <w:r w:rsidR="009955A5" w:rsidRPr="00740349">
          <w:t xml:space="preserve">  ACMA may make digital platform rules in relation to media literacy plan</w:t>
        </w:r>
        <w:bookmarkEnd w:id="953"/>
      </w:ins>
    </w:p>
    <w:p w14:paraId="6A25894A" w14:textId="77777777" w:rsidR="006E611D" w:rsidRPr="00740349" w:rsidRDefault="006E611D" w:rsidP="00740349">
      <w:pPr>
        <w:pStyle w:val="subsection"/>
        <w:rPr>
          <w:ins w:id="955" w:author="Author" w:date="2024-09-12T09:53:00Z" w16du:dateUtc="2024-09-11T23:53:00Z"/>
        </w:rPr>
      </w:pPr>
      <w:ins w:id="956" w:author="Author" w:date="2024-09-12T09:53:00Z" w16du:dateUtc="2024-09-11T23:53:00Z">
        <w:r w:rsidRPr="00740349">
          <w:tab/>
        </w:r>
        <w:r w:rsidRPr="00740349">
          <w:tab/>
          <w:t>The digital platform rules may require:</w:t>
        </w:r>
      </w:ins>
    </w:p>
    <w:p w14:paraId="3D10D03F" w14:textId="77777777" w:rsidR="006E611D" w:rsidRPr="00740349" w:rsidRDefault="006E611D" w:rsidP="00740349">
      <w:pPr>
        <w:pStyle w:val="paragraph"/>
        <w:rPr>
          <w:ins w:id="957" w:author="Author" w:date="2024-09-12T09:53:00Z" w16du:dateUtc="2024-09-11T23:53:00Z"/>
        </w:rPr>
      </w:pPr>
      <w:ins w:id="958" w:author="Author" w:date="2024-09-12T09:53:00Z" w16du:dateUtc="2024-09-11T23:53:00Z">
        <w:r w:rsidRPr="00740349">
          <w:tab/>
          <w:t>(a)</w:t>
        </w:r>
        <w:r w:rsidRPr="00740349">
          <w:tab/>
          <w:t xml:space="preserve">digital communications platform providers </w:t>
        </w:r>
        <w:r w:rsidR="00021F76" w:rsidRPr="00740349">
          <w:t>to update media literacy plan</w:t>
        </w:r>
        <w:r w:rsidR="00611813" w:rsidRPr="00740349">
          <w:t>s</w:t>
        </w:r>
        <w:r w:rsidR="00021F76" w:rsidRPr="00740349">
          <w:t xml:space="preserve"> for the </w:t>
        </w:r>
        <w:r w:rsidR="00C27A44" w:rsidRPr="00740349">
          <w:t xml:space="preserve">digital communications </w:t>
        </w:r>
        <w:r w:rsidR="00021F76" w:rsidRPr="00740349">
          <w:t>platform</w:t>
        </w:r>
        <w:r w:rsidR="00611813" w:rsidRPr="00740349">
          <w:t>s</w:t>
        </w:r>
        <w:r w:rsidR="00C27A44" w:rsidRPr="00740349">
          <w:t xml:space="preserve"> they provide</w:t>
        </w:r>
        <w:r w:rsidR="00403D94" w:rsidRPr="00740349">
          <w:t>,</w:t>
        </w:r>
        <w:r w:rsidR="00C27A44" w:rsidRPr="00740349">
          <w:t xml:space="preserve"> at time</w:t>
        </w:r>
        <w:r w:rsidR="00403D94" w:rsidRPr="00740349">
          <w:t>s</w:t>
        </w:r>
        <w:r w:rsidR="00C27A44" w:rsidRPr="00740349">
          <w:t>, or in circumstances, specified in the rules; and</w:t>
        </w:r>
      </w:ins>
    </w:p>
    <w:p w14:paraId="4911DE19" w14:textId="77777777" w:rsidR="00C27A44" w:rsidRPr="00740349" w:rsidRDefault="00C27A44" w:rsidP="00740349">
      <w:pPr>
        <w:pStyle w:val="paragraph"/>
        <w:rPr>
          <w:ins w:id="959" w:author="Author" w:date="2024-09-12T09:53:00Z" w16du:dateUtc="2024-09-11T23:53:00Z"/>
        </w:rPr>
      </w:pPr>
      <w:ins w:id="960" w:author="Author" w:date="2024-09-12T09:53:00Z" w16du:dateUtc="2024-09-11T23:53:00Z">
        <w:r w:rsidRPr="00740349">
          <w:tab/>
          <w:t>(</w:t>
        </w:r>
        <w:r w:rsidR="00B9706A" w:rsidRPr="00740349">
          <w:t>b</w:t>
        </w:r>
        <w:r w:rsidRPr="00740349">
          <w:t>)</w:t>
        </w:r>
        <w:r w:rsidRPr="00740349">
          <w:tab/>
        </w:r>
        <w:r w:rsidR="004C691C" w:rsidRPr="00740349">
          <w:t xml:space="preserve">those media literacy plans to state the media literacy tools </w:t>
        </w:r>
        <w:r w:rsidR="003564A6" w:rsidRPr="00740349">
          <w:t xml:space="preserve">being </w:t>
        </w:r>
        <w:r w:rsidR="004C691C" w:rsidRPr="00740349">
          <w:t>used by digital co</w:t>
        </w:r>
        <w:r w:rsidR="003564A6" w:rsidRPr="00740349">
          <w:t>mmunications platform providers in relation to risks identified by providers or specified in the rules; and</w:t>
        </w:r>
      </w:ins>
    </w:p>
    <w:p w14:paraId="4D823D6C" w14:textId="77777777" w:rsidR="003564A6" w:rsidRPr="00740349" w:rsidRDefault="003564A6" w:rsidP="00740349">
      <w:pPr>
        <w:pStyle w:val="paragraph"/>
        <w:rPr>
          <w:ins w:id="961" w:author="Author" w:date="2024-09-12T09:53:00Z" w16du:dateUtc="2024-09-11T23:53:00Z"/>
        </w:rPr>
      </w:pPr>
      <w:ins w:id="962" w:author="Author" w:date="2024-09-12T09:53:00Z" w16du:dateUtc="2024-09-11T23:53:00Z">
        <w:r w:rsidRPr="00740349">
          <w:tab/>
          <w:t>(</w:t>
        </w:r>
        <w:r w:rsidR="00B9706A" w:rsidRPr="00740349">
          <w:t>c</w:t>
        </w:r>
        <w:r w:rsidRPr="00740349">
          <w:t>)</w:t>
        </w:r>
        <w:r w:rsidRPr="00740349">
          <w:tab/>
          <w:t xml:space="preserve">digital communications platform providers to give the ACMA assessments of the effectiveness of </w:t>
        </w:r>
        <w:r w:rsidR="00D1399E" w:rsidRPr="00740349">
          <w:t xml:space="preserve">those </w:t>
        </w:r>
        <w:r w:rsidRPr="00740349">
          <w:t xml:space="preserve">media literacy </w:t>
        </w:r>
        <w:r w:rsidR="00D1399E" w:rsidRPr="00740349">
          <w:t>tools</w:t>
        </w:r>
        <w:r w:rsidR="008467C6" w:rsidRPr="00740349">
          <w:t>.</w:t>
        </w:r>
      </w:ins>
    </w:p>
    <w:p w14:paraId="187B37FF" w14:textId="77777777" w:rsidR="009955A5" w:rsidRPr="00740349" w:rsidRDefault="00CD4CD9" w:rsidP="00740349">
      <w:pPr>
        <w:pStyle w:val="ActHead5"/>
        <w:rPr>
          <w:ins w:id="963" w:author="Author" w:date="2024-09-12T09:53:00Z" w16du:dateUtc="2024-09-11T23:53:00Z"/>
        </w:rPr>
      </w:pPr>
      <w:bookmarkStart w:id="964" w:name="_Toc176247018"/>
      <w:ins w:id="965" w:author="Author" w:date="2024-09-12T09:53:00Z" w16du:dateUtc="2024-09-11T23:53:00Z">
        <w:r w:rsidRPr="009C0505">
          <w:rPr>
            <w:rStyle w:val="CharSectno"/>
          </w:rPr>
          <w:t>23</w:t>
        </w:r>
        <w:r w:rsidR="009955A5" w:rsidRPr="00740349">
          <w:t xml:space="preserve">  Compliance with digital platform rules regarding </w:t>
        </w:r>
        <w:r w:rsidR="002611ED" w:rsidRPr="00740349">
          <w:t>media literacy plan</w:t>
        </w:r>
        <w:bookmarkEnd w:id="964"/>
      </w:ins>
    </w:p>
    <w:p w14:paraId="4A1FEA5B" w14:textId="77777777" w:rsidR="009955A5" w:rsidRPr="00740349" w:rsidRDefault="009955A5" w:rsidP="00740349">
      <w:pPr>
        <w:pStyle w:val="subsection"/>
        <w:rPr>
          <w:ins w:id="966" w:author="Author" w:date="2024-09-12T09:53:00Z" w16du:dateUtc="2024-09-11T23:53:00Z"/>
        </w:rPr>
      </w:pPr>
      <w:ins w:id="967" w:author="Author" w:date="2024-09-12T09:53:00Z" w16du:dateUtc="2024-09-11T23:53:00Z">
        <w:r w:rsidRPr="00740349">
          <w:tab/>
          <w:t>(1)</w:t>
        </w:r>
        <w:r w:rsidRPr="00740349">
          <w:tab/>
          <w:t xml:space="preserve">A digital communications platform provider must not contravene digital platform rules made for the purposes of </w:t>
        </w:r>
        <w:r w:rsidR="00700160" w:rsidRPr="00740349">
          <w:t>clause 2</w:t>
        </w:r>
        <w:r w:rsidR="00CD4CD9" w:rsidRPr="00740349">
          <w:t>2</w:t>
        </w:r>
        <w:r w:rsidRPr="00740349">
          <w:t>.</w:t>
        </w:r>
      </w:ins>
    </w:p>
    <w:p w14:paraId="456E9227" w14:textId="77777777" w:rsidR="009955A5" w:rsidRPr="00740349" w:rsidRDefault="009955A5" w:rsidP="00740349">
      <w:pPr>
        <w:pStyle w:val="subsection"/>
        <w:rPr>
          <w:ins w:id="968" w:author="Author" w:date="2024-09-12T09:53:00Z" w16du:dateUtc="2024-09-11T23:53:00Z"/>
        </w:rPr>
      </w:pPr>
      <w:ins w:id="969" w:author="Author" w:date="2024-09-12T09:53:00Z" w16du:dateUtc="2024-09-11T23:53:00Z">
        <w:r w:rsidRPr="00740349">
          <w:tab/>
          <w:t>(2)</w:t>
        </w:r>
        <w:r w:rsidRPr="00740349">
          <w:tab/>
          <w:t>Subclause (1) is a civil penalty provision.</w:t>
        </w:r>
      </w:ins>
    </w:p>
    <w:p w14:paraId="3DE9CDFD" w14:textId="77777777" w:rsidR="009955A5" w:rsidRPr="00740349" w:rsidRDefault="00CD4CD9" w:rsidP="00740349">
      <w:pPr>
        <w:pStyle w:val="ActHead5"/>
        <w:rPr>
          <w:ins w:id="970" w:author="Author" w:date="2024-09-12T09:53:00Z" w16du:dateUtc="2024-09-11T23:53:00Z"/>
        </w:rPr>
      </w:pPr>
      <w:bookmarkStart w:id="971" w:name="_Toc176247019"/>
      <w:ins w:id="972" w:author="Author" w:date="2024-09-12T09:53:00Z" w16du:dateUtc="2024-09-11T23:53:00Z">
        <w:r w:rsidRPr="009C0505">
          <w:rPr>
            <w:rStyle w:val="CharSectno"/>
          </w:rPr>
          <w:lastRenderedPageBreak/>
          <w:t>24</w:t>
        </w:r>
        <w:r w:rsidR="009955A5" w:rsidRPr="00740349">
          <w:t xml:space="preserve">  Remedial directions—contravention of digital platform rules regarding </w:t>
        </w:r>
        <w:r w:rsidR="00002082" w:rsidRPr="00740349">
          <w:t>media literacy plan</w:t>
        </w:r>
        <w:bookmarkEnd w:id="971"/>
      </w:ins>
    </w:p>
    <w:p w14:paraId="4D904B5C" w14:textId="77777777" w:rsidR="009955A5" w:rsidRPr="00740349" w:rsidRDefault="009955A5" w:rsidP="00740349">
      <w:pPr>
        <w:pStyle w:val="subsection"/>
        <w:rPr>
          <w:ins w:id="973" w:author="Author" w:date="2024-09-12T09:53:00Z" w16du:dateUtc="2024-09-11T23:53:00Z"/>
        </w:rPr>
      </w:pPr>
      <w:ins w:id="974" w:author="Author" w:date="2024-09-12T09:53:00Z" w16du:dateUtc="2024-09-11T23:53:00Z">
        <w:r w:rsidRPr="00740349">
          <w:tab/>
          <w:t>(1)</w:t>
        </w:r>
        <w:r w:rsidRPr="00740349">
          <w:tab/>
          <w:t xml:space="preserve">This clause applies if the ACMA is satisfied that a digital communications platform provider has contravened, or is contravening, digital platform rules made for the purposes of </w:t>
        </w:r>
        <w:r w:rsidR="00700160" w:rsidRPr="00740349">
          <w:t>clause 2</w:t>
        </w:r>
        <w:r w:rsidR="00CD4CD9" w:rsidRPr="00740349">
          <w:t>2</w:t>
        </w:r>
        <w:r w:rsidRPr="00740349">
          <w:t>.</w:t>
        </w:r>
      </w:ins>
    </w:p>
    <w:p w14:paraId="33A7EA34" w14:textId="77777777" w:rsidR="009955A5" w:rsidRPr="00740349" w:rsidRDefault="009955A5" w:rsidP="00740349">
      <w:pPr>
        <w:pStyle w:val="subsection"/>
        <w:rPr>
          <w:ins w:id="975" w:author="Author" w:date="2024-09-12T09:53:00Z" w16du:dateUtc="2024-09-11T23:53:00Z"/>
        </w:rPr>
      </w:pPr>
      <w:ins w:id="976" w:author="Author" w:date="2024-09-12T09:53:00Z" w16du:dateUtc="2024-09-11T23:53:00Z">
        <w:r w:rsidRPr="00740349">
          <w:tab/>
          <w:t>(2)</w:t>
        </w:r>
        <w:r w:rsidRPr="00740349">
          <w:tab/>
          <w:t xml:space="preserve">The ACMA may give the provider a written direction requiring the provider to take specified action directed towards ensuring that the provider does not contravene digital platform rules made for the purposes of </w:t>
        </w:r>
        <w:r w:rsidR="00700160" w:rsidRPr="00740349">
          <w:t>clause 2</w:t>
        </w:r>
        <w:r w:rsidR="00CD4CD9" w:rsidRPr="00740349">
          <w:t>2</w:t>
        </w:r>
        <w:r w:rsidRPr="00740349">
          <w:t>, or is unlikely to contravene those rules, in the future.</w:t>
        </w:r>
      </w:ins>
    </w:p>
    <w:p w14:paraId="4BD0A84E" w14:textId="77777777" w:rsidR="009955A5" w:rsidRPr="00740349" w:rsidRDefault="009955A5" w:rsidP="00740349">
      <w:pPr>
        <w:pStyle w:val="subsection"/>
        <w:rPr>
          <w:ins w:id="977" w:author="Author" w:date="2024-09-12T09:53:00Z" w16du:dateUtc="2024-09-11T23:53:00Z"/>
        </w:rPr>
      </w:pPr>
      <w:ins w:id="978" w:author="Author" w:date="2024-09-12T09:53:00Z" w16du:dateUtc="2024-09-11T23:53:00Z">
        <w:r w:rsidRPr="00740349">
          <w:tab/>
          <w:t>(3)</w:t>
        </w:r>
        <w:r w:rsidRPr="00740349">
          <w:tab/>
          <w:t xml:space="preserve">A digital communications platform provider must not contravene a direction under </w:t>
        </w:r>
        <w:r w:rsidR="00B83758" w:rsidRPr="00740349">
          <w:t>subclause (</w:t>
        </w:r>
        <w:r w:rsidRPr="00740349">
          <w:t>2).</w:t>
        </w:r>
      </w:ins>
    </w:p>
    <w:p w14:paraId="1ED582E4" w14:textId="77777777" w:rsidR="009955A5" w:rsidRPr="00740349" w:rsidRDefault="009955A5" w:rsidP="00740349">
      <w:pPr>
        <w:pStyle w:val="subsection"/>
        <w:rPr>
          <w:moveTo w:id="979" w:author="Author" w:date="2024-09-12T09:53:00Z" w16du:dateUtc="2024-09-11T23:53:00Z"/>
        </w:rPr>
      </w:pPr>
      <w:moveToRangeStart w:id="980" w:author="Author" w:date="2024-09-12T09:53:00Z" w:name="move177027243"/>
      <w:moveTo w:id="981" w:author="Author" w:date="2024-09-12T09:53:00Z" w16du:dateUtc="2024-09-11T23:53:00Z">
        <w:r w:rsidRPr="00740349">
          <w:tab/>
          <w:t>(4)</w:t>
        </w:r>
        <w:r w:rsidRPr="00740349">
          <w:tab/>
          <w:t>Subclause (3) is a civil penalty provision.</w:t>
        </w:r>
      </w:moveTo>
    </w:p>
    <w:p w14:paraId="000B3468" w14:textId="77777777" w:rsidR="006A17B9" w:rsidRPr="00740349" w:rsidRDefault="006A17B9" w:rsidP="00740349">
      <w:pPr>
        <w:pStyle w:val="ActHead4"/>
        <w:rPr>
          <w:ins w:id="982" w:author="Author" w:date="2024-09-12T09:53:00Z" w16du:dateUtc="2024-09-11T23:53:00Z"/>
        </w:rPr>
      </w:pPr>
      <w:bookmarkStart w:id="983" w:name="_Toc176247020"/>
      <w:moveToRangeEnd w:id="980"/>
      <w:ins w:id="984" w:author="Author" w:date="2024-09-12T09:53:00Z" w16du:dateUtc="2024-09-11T23:53:00Z">
        <w:r w:rsidRPr="009C0505">
          <w:rPr>
            <w:rStyle w:val="CharSubdNo"/>
          </w:rPr>
          <w:t xml:space="preserve">Subdivision </w:t>
        </w:r>
        <w:r w:rsidR="0002673D" w:rsidRPr="009C0505">
          <w:rPr>
            <w:rStyle w:val="CharSubdNo"/>
          </w:rPr>
          <w:t>D</w:t>
        </w:r>
        <w:r w:rsidRPr="00740349">
          <w:t>—</w:t>
        </w:r>
        <w:r w:rsidRPr="009C0505">
          <w:rPr>
            <w:rStyle w:val="CharSubdText"/>
          </w:rPr>
          <w:t>Complaints</w:t>
        </w:r>
        <w:bookmarkEnd w:id="983"/>
      </w:ins>
    </w:p>
    <w:p w14:paraId="48E62983" w14:textId="77777777" w:rsidR="006A17B9" w:rsidRPr="00740349" w:rsidRDefault="00CD4CD9" w:rsidP="00740349">
      <w:pPr>
        <w:pStyle w:val="ActHead5"/>
        <w:rPr>
          <w:ins w:id="985" w:author="Author" w:date="2024-09-12T09:53:00Z" w16du:dateUtc="2024-09-11T23:53:00Z"/>
        </w:rPr>
      </w:pPr>
      <w:bookmarkStart w:id="986" w:name="_Toc176247021"/>
      <w:ins w:id="987" w:author="Author" w:date="2024-09-12T09:53:00Z" w16du:dateUtc="2024-09-11T23:53:00Z">
        <w:r w:rsidRPr="009C0505">
          <w:rPr>
            <w:rStyle w:val="CharSectno"/>
          </w:rPr>
          <w:t>25</w:t>
        </w:r>
        <w:r w:rsidR="006A17B9" w:rsidRPr="00740349">
          <w:t xml:space="preserve">  ACMA may make digital platform rules in relation to complaints and dispute handling</w:t>
        </w:r>
        <w:bookmarkEnd w:id="986"/>
      </w:ins>
    </w:p>
    <w:p w14:paraId="40D3551E" w14:textId="77777777" w:rsidR="00EC4B16" w:rsidRPr="00740349" w:rsidRDefault="006A17B9" w:rsidP="00740349">
      <w:pPr>
        <w:pStyle w:val="subsection"/>
        <w:rPr>
          <w:ins w:id="988" w:author="Author" w:date="2024-09-12T09:53:00Z" w16du:dateUtc="2024-09-11T23:53:00Z"/>
        </w:rPr>
      </w:pPr>
      <w:ins w:id="989" w:author="Author" w:date="2024-09-12T09:53:00Z" w16du:dateUtc="2024-09-11T23:53:00Z">
        <w:r w:rsidRPr="00740349">
          <w:tab/>
          <w:t>(1)</w:t>
        </w:r>
        <w:r w:rsidRPr="00740349">
          <w:tab/>
          <w:t xml:space="preserve">The digital platform rules may </w:t>
        </w:r>
        <w:r w:rsidR="00EC4B16" w:rsidRPr="00740349">
          <w:t>provide for or in relation to complaints and dispute handling processes for misinformation complaints.</w:t>
        </w:r>
      </w:ins>
    </w:p>
    <w:p w14:paraId="06752ECD" w14:textId="77777777" w:rsidR="00EC4B16" w:rsidRPr="00740349" w:rsidRDefault="00EC4B16" w:rsidP="00740349">
      <w:pPr>
        <w:pStyle w:val="subsection"/>
        <w:rPr>
          <w:ins w:id="990" w:author="Author" w:date="2024-09-12T09:53:00Z" w16du:dateUtc="2024-09-11T23:53:00Z"/>
        </w:rPr>
      </w:pPr>
      <w:ins w:id="991" w:author="Author" w:date="2024-09-12T09:53:00Z" w16du:dateUtc="2024-09-11T23:53:00Z">
        <w:r w:rsidRPr="00740349">
          <w:tab/>
          <w:t>(2)</w:t>
        </w:r>
        <w:r w:rsidRPr="00740349">
          <w:tab/>
          <w:t xml:space="preserve">Without limiting </w:t>
        </w:r>
        <w:r w:rsidR="00B83758" w:rsidRPr="00740349">
          <w:t>subclause (</w:t>
        </w:r>
        <w:r w:rsidRPr="00740349">
          <w:t>1), digital platform rules may require the following:</w:t>
        </w:r>
      </w:ins>
    </w:p>
    <w:p w14:paraId="58912C36" w14:textId="77777777" w:rsidR="00EC4B16" w:rsidRPr="00740349" w:rsidRDefault="00EC4B16" w:rsidP="00740349">
      <w:pPr>
        <w:pStyle w:val="paragraph"/>
        <w:rPr>
          <w:ins w:id="992" w:author="Author" w:date="2024-09-12T09:53:00Z" w16du:dateUtc="2024-09-11T23:53:00Z"/>
        </w:rPr>
      </w:pPr>
      <w:ins w:id="993" w:author="Author" w:date="2024-09-12T09:53:00Z" w16du:dateUtc="2024-09-11T23:53:00Z">
        <w:r w:rsidRPr="00740349">
          <w:tab/>
          <w:t>(a)</w:t>
        </w:r>
        <w:r w:rsidRPr="00740349">
          <w:tab/>
          <w:t>digital commun</w:t>
        </w:r>
        <w:r w:rsidR="006A17B9" w:rsidRPr="00740349">
          <w:t>ications platform providers to implement and maintain complaints and dispute handling processes for misinformation complaints</w:t>
        </w:r>
        <w:r w:rsidRPr="00740349">
          <w:t>;</w:t>
        </w:r>
      </w:ins>
    </w:p>
    <w:p w14:paraId="545A073B" w14:textId="77777777" w:rsidR="006A17B9" w:rsidRPr="00740349" w:rsidRDefault="00EC4B16" w:rsidP="00740349">
      <w:pPr>
        <w:pStyle w:val="paragraph"/>
        <w:rPr>
          <w:ins w:id="994" w:author="Author" w:date="2024-09-12T09:53:00Z" w16du:dateUtc="2024-09-11T23:53:00Z"/>
        </w:rPr>
      </w:pPr>
      <w:ins w:id="995" w:author="Author" w:date="2024-09-12T09:53:00Z" w16du:dateUtc="2024-09-11T23:53:00Z">
        <w:r w:rsidRPr="00740349">
          <w:tab/>
          <w:t>(b)</w:t>
        </w:r>
        <w:r w:rsidRPr="00740349">
          <w:tab/>
        </w:r>
        <w:r w:rsidR="006A17B9" w:rsidRPr="00740349">
          <w:t xml:space="preserve">complaints and dispute handling processes </w:t>
        </w:r>
        <w:r w:rsidR="00E36DD8" w:rsidRPr="00740349">
          <w:t xml:space="preserve">for misinformation complaints </w:t>
        </w:r>
        <w:r w:rsidR="006A17B9" w:rsidRPr="00740349">
          <w:t>to comply with minimum standards</w:t>
        </w:r>
        <w:r w:rsidRPr="00740349">
          <w:t>;</w:t>
        </w:r>
      </w:ins>
    </w:p>
    <w:p w14:paraId="1CD446B1" w14:textId="77777777" w:rsidR="00B82481" w:rsidRPr="00740349" w:rsidRDefault="00EC4B16" w:rsidP="00740349">
      <w:pPr>
        <w:pStyle w:val="paragraph"/>
        <w:rPr>
          <w:ins w:id="996" w:author="Author" w:date="2024-09-12T09:53:00Z" w16du:dateUtc="2024-09-11T23:53:00Z"/>
        </w:rPr>
      </w:pPr>
      <w:ins w:id="997" w:author="Author" w:date="2024-09-12T09:53:00Z" w16du:dateUtc="2024-09-11T23:53:00Z">
        <w:r w:rsidRPr="00740349">
          <w:tab/>
          <w:t>(c)</w:t>
        </w:r>
        <w:r w:rsidRPr="00740349">
          <w:tab/>
          <w:t>publication</w:t>
        </w:r>
        <w:r w:rsidR="00C2593D" w:rsidRPr="00740349">
          <w:t>, or provision to the ACMA,</w:t>
        </w:r>
        <w:r w:rsidRPr="00740349">
          <w:t xml:space="preserve"> of information regarding</w:t>
        </w:r>
        <w:r w:rsidR="00B82481" w:rsidRPr="00740349">
          <w:t>:</w:t>
        </w:r>
      </w:ins>
    </w:p>
    <w:p w14:paraId="16A8A921" w14:textId="77777777" w:rsidR="00B82481" w:rsidRPr="00740349" w:rsidRDefault="00B82481" w:rsidP="00740349">
      <w:pPr>
        <w:pStyle w:val="paragraphsub"/>
        <w:rPr>
          <w:ins w:id="998" w:author="Author" w:date="2024-09-12T09:53:00Z" w16du:dateUtc="2024-09-11T23:53:00Z"/>
        </w:rPr>
      </w:pPr>
      <w:ins w:id="999" w:author="Author" w:date="2024-09-12T09:53:00Z" w16du:dateUtc="2024-09-11T23:53:00Z">
        <w:r w:rsidRPr="00740349">
          <w:tab/>
          <w:t>(i)</w:t>
        </w:r>
        <w:r w:rsidRPr="00740349">
          <w:tab/>
          <w:t>complaints and dispute handling processes</w:t>
        </w:r>
        <w:r w:rsidR="00E36DD8" w:rsidRPr="00740349">
          <w:t xml:space="preserve"> for misinformation complaints</w:t>
        </w:r>
        <w:r w:rsidRPr="00740349">
          <w:t>; and</w:t>
        </w:r>
      </w:ins>
    </w:p>
    <w:p w14:paraId="5F6D0CA3" w14:textId="77777777" w:rsidR="00E76DBD" w:rsidRPr="00740349" w:rsidRDefault="00B82481" w:rsidP="00740349">
      <w:pPr>
        <w:pStyle w:val="paragraphsub"/>
        <w:rPr>
          <w:ins w:id="1000" w:author="Author" w:date="2024-09-12T09:53:00Z" w16du:dateUtc="2024-09-11T23:53:00Z"/>
        </w:rPr>
      </w:pPr>
      <w:ins w:id="1001" w:author="Author" w:date="2024-09-12T09:53:00Z" w16du:dateUtc="2024-09-11T23:53:00Z">
        <w:r w:rsidRPr="00740349">
          <w:tab/>
          <w:t>(ii)</w:t>
        </w:r>
        <w:r w:rsidRPr="00740349">
          <w:tab/>
        </w:r>
        <w:r w:rsidR="009F34C8" w:rsidRPr="00740349">
          <w:t xml:space="preserve">misinformation </w:t>
        </w:r>
        <w:r w:rsidRPr="00740349">
          <w:t>complaints</w:t>
        </w:r>
        <w:r w:rsidR="00E76DBD" w:rsidRPr="00740349">
          <w:t>; and</w:t>
        </w:r>
      </w:ins>
    </w:p>
    <w:p w14:paraId="758AA526" w14:textId="77777777" w:rsidR="00EC4B16" w:rsidRPr="00740349" w:rsidRDefault="00E76DBD" w:rsidP="00740349">
      <w:pPr>
        <w:pStyle w:val="paragraphsub"/>
        <w:rPr>
          <w:ins w:id="1002" w:author="Author" w:date="2024-09-12T09:53:00Z" w16du:dateUtc="2024-09-11T23:53:00Z"/>
        </w:rPr>
      </w:pPr>
      <w:ins w:id="1003" w:author="Author" w:date="2024-09-12T09:53:00Z" w16du:dateUtc="2024-09-11T23:53:00Z">
        <w:r w:rsidRPr="00740349">
          <w:lastRenderedPageBreak/>
          <w:tab/>
          <w:t>(iii)</w:t>
        </w:r>
        <w:r w:rsidRPr="00740349">
          <w:tab/>
          <w:t xml:space="preserve">responses to </w:t>
        </w:r>
        <w:r w:rsidR="009F34C8" w:rsidRPr="00740349">
          <w:t xml:space="preserve">misinformation </w:t>
        </w:r>
        <w:r w:rsidRPr="00740349">
          <w:t>complaints</w:t>
        </w:r>
        <w:r w:rsidR="00EC4B16" w:rsidRPr="00740349">
          <w:t>.</w:t>
        </w:r>
      </w:ins>
    </w:p>
    <w:p w14:paraId="62EE9E23" w14:textId="77777777" w:rsidR="00C2593D" w:rsidRPr="00740349" w:rsidRDefault="001F5996" w:rsidP="00740349">
      <w:pPr>
        <w:pStyle w:val="subsection"/>
        <w:rPr>
          <w:ins w:id="1004" w:author="Author" w:date="2024-09-12T09:53:00Z" w16du:dateUtc="2024-09-11T23:53:00Z"/>
        </w:rPr>
      </w:pPr>
      <w:ins w:id="1005" w:author="Author" w:date="2024-09-12T09:53:00Z" w16du:dateUtc="2024-09-11T23:53:00Z">
        <w:r w:rsidRPr="00740349">
          <w:tab/>
          <w:t>(3)</w:t>
        </w:r>
        <w:r w:rsidRPr="00740349">
          <w:tab/>
          <w:t xml:space="preserve">However, digital platform rules made for the purposes of this clause must not require a digital communications platform provider </w:t>
        </w:r>
        <w:r w:rsidR="00E36DD8" w:rsidRPr="00740349">
          <w:t xml:space="preserve">of a digital communications platform </w:t>
        </w:r>
        <w:r w:rsidRPr="00740349">
          <w:t>to publish:</w:t>
        </w:r>
      </w:ins>
    </w:p>
    <w:p w14:paraId="77357DF4" w14:textId="77777777" w:rsidR="00C2593D" w:rsidRPr="00740349" w:rsidRDefault="00C2593D" w:rsidP="00740349">
      <w:pPr>
        <w:pStyle w:val="paragraph"/>
        <w:rPr>
          <w:ins w:id="1006" w:author="Author" w:date="2024-09-12T09:53:00Z" w16du:dateUtc="2024-09-11T23:53:00Z"/>
        </w:rPr>
      </w:pPr>
      <w:ins w:id="1007" w:author="Author" w:date="2024-09-12T09:53:00Z" w16du:dateUtc="2024-09-11T23:53:00Z">
        <w:r w:rsidRPr="00740349">
          <w:tab/>
          <w:t>(a)</w:t>
        </w:r>
        <w:r w:rsidRPr="00740349">
          <w:tab/>
          <w:t>protected information; or</w:t>
        </w:r>
      </w:ins>
    </w:p>
    <w:p w14:paraId="5A2DE04B" w14:textId="77777777" w:rsidR="00C2593D" w:rsidRPr="00740349" w:rsidRDefault="00C2593D" w:rsidP="00740349">
      <w:pPr>
        <w:pStyle w:val="paragraph"/>
        <w:rPr>
          <w:ins w:id="1008" w:author="Author" w:date="2024-09-12T09:53:00Z" w16du:dateUtc="2024-09-11T23:53:00Z"/>
        </w:rPr>
      </w:pPr>
      <w:ins w:id="1009" w:author="Author" w:date="2024-09-12T09:53:00Z" w16du:dateUtc="2024-09-11T23:53:00Z">
        <w:r w:rsidRPr="00740349">
          <w:tab/>
          <w:t>(b)</w:t>
        </w:r>
        <w:r w:rsidRPr="00740349">
          <w:tab/>
          <w:t xml:space="preserve">personal information (within the meaning of the </w:t>
        </w:r>
        <w:r w:rsidRPr="00740349">
          <w:rPr>
            <w:i/>
          </w:rPr>
          <w:t>Privacy Act 1988</w:t>
        </w:r>
        <w:r w:rsidRPr="00740349">
          <w:t>); or</w:t>
        </w:r>
      </w:ins>
    </w:p>
    <w:p w14:paraId="2D027164" w14:textId="77777777" w:rsidR="00C2593D" w:rsidRPr="00740349" w:rsidRDefault="00C2593D" w:rsidP="00740349">
      <w:pPr>
        <w:pStyle w:val="paragraph"/>
        <w:rPr>
          <w:ins w:id="1010" w:author="Author" w:date="2024-09-12T09:53:00Z" w16du:dateUtc="2024-09-11T23:53:00Z"/>
        </w:rPr>
      </w:pPr>
      <w:ins w:id="1011" w:author="Author" w:date="2024-09-12T09:53:00Z" w16du:dateUtc="2024-09-11T23:53:00Z">
        <w:r w:rsidRPr="00740349">
          <w:tab/>
          <w:t>(c)</w:t>
        </w:r>
        <w:r w:rsidRPr="00740349">
          <w:tab/>
          <w:t>any information the disclosure of which the provider reasonably considers might:</w:t>
        </w:r>
      </w:ins>
    </w:p>
    <w:p w14:paraId="51C4E27E" w14:textId="77777777" w:rsidR="00C2593D" w:rsidRPr="00740349" w:rsidRDefault="00C2593D" w:rsidP="00740349">
      <w:pPr>
        <w:pStyle w:val="paragraphsub"/>
        <w:rPr>
          <w:ins w:id="1012" w:author="Author" w:date="2024-09-12T09:53:00Z" w16du:dateUtc="2024-09-11T23:53:00Z"/>
        </w:rPr>
      </w:pPr>
      <w:ins w:id="1013" w:author="Author" w:date="2024-09-12T09:53:00Z" w16du:dateUtc="2024-09-11T23:53:00Z">
        <w:r w:rsidRPr="00740349">
          <w:tab/>
          <w:t>(i)</w:t>
        </w:r>
        <w:r w:rsidRPr="00740349">
          <w:tab/>
          <w:t>cause a significant security vulnerability for the platform; or</w:t>
        </w:r>
      </w:ins>
    </w:p>
    <w:p w14:paraId="0931DB76" w14:textId="77777777" w:rsidR="00C2593D" w:rsidRPr="00740349" w:rsidRDefault="00C2593D" w:rsidP="00740349">
      <w:pPr>
        <w:pStyle w:val="paragraphsub"/>
        <w:rPr>
          <w:ins w:id="1014" w:author="Author" w:date="2024-09-12T09:53:00Z" w16du:dateUtc="2024-09-11T23:53:00Z"/>
        </w:rPr>
      </w:pPr>
      <w:ins w:id="1015" w:author="Author" w:date="2024-09-12T09:53:00Z" w16du:dateUtc="2024-09-11T23:53:00Z">
        <w:r w:rsidRPr="00740349">
          <w:tab/>
          <w:t>(ii)</w:t>
        </w:r>
        <w:r w:rsidRPr="00740349">
          <w:tab/>
          <w:t>increase misinformation or disinformation.</w:t>
        </w:r>
      </w:ins>
    </w:p>
    <w:p w14:paraId="58BCEF9E" w14:textId="77777777" w:rsidR="006A17B9" w:rsidRPr="00740349" w:rsidRDefault="00CD4CD9" w:rsidP="00740349">
      <w:pPr>
        <w:pStyle w:val="ActHead5"/>
        <w:rPr>
          <w:ins w:id="1016" w:author="Author" w:date="2024-09-12T09:53:00Z" w16du:dateUtc="2024-09-11T23:53:00Z"/>
        </w:rPr>
      </w:pPr>
      <w:bookmarkStart w:id="1017" w:name="_Toc176247022"/>
      <w:ins w:id="1018" w:author="Author" w:date="2024-09-12T09:53:00Z" w16du:dateUtc="2024-09-11T23:53:00Z">
        <w:r w:rsidRPr="009C0505">
          <w:rPr>
            <w:rStyle w:val="CharSectno"/>
          </w:rPr>
          <w:t>26</w:t>
        </w:r>
        <w:r w:rsidR="006A17B9" w:rsidRPr="00740349">
          <w:t xml:space="preserve">  Compliance with digital platform rules regarding complaints and dispute handling</w:t>
        </w:r>
        <w:bookmarkEnd w:id="1017"/>
      </w:ins>
    </w:p>
    <w:p w14:paraId="6341719D" w14:textId="77777777" w:rsidR="006A17B9" w:rsidRPr="00740349" w:rsidRDefault="006A17B9" w:rsidP="00740349">
      <w:pPr>
        <w:pStyle w:val="subsection"/>
        <w:rPr>
          <w:ins w:id="1019" w:author="Author" w:date="2024-09-12T09:53:00Z" w16du:dateUtc="2024-09-11T23:53:00Z"/>
        </w:rPr>
      </w:pPr>
      <w:ins w:id="1020" w:author="Author" w:date="2024-09-12T09:53:00Z" w16du:dateUtc="2024-09-11T23:53:00Z">
        <w:r w:rsidRPr="00740349">
          <w:tab/>
          <w:t>(1)</w:t>
        </w:r>
        <w:r w:rsidRPr="00740349">
          <w:tab/>
          <w:t xml:space="preserve">A digital communications platform provider must not contravene digital platform rules made for the purposes of </w:t>
        </w:r>
        <w:r w:rsidR="00700160" w:rsidRPr="00740349">
          <w:t>clause 2</w:t>
        </w:r>
        <w:r w:rsidR="00CD4CD9" w:rsidRPr="00740349">
          <w:t>5</w:t>
        </w:r>
        <w:r w:rsidRPr="00740349">
          <w:t>.</w:t>
        </w:r>
      </w:ins>
    </w:p>
    <w:p w14:paraId="60B07F7B" w14:textId="77777777" w:rsidR="006A17B9" w:rsidRPr="00740349" w:rsidRDefault="006A17B9" w:rsidP="00740349">
      <w:pPr>
        <w:pStyle w:val="subsection"/>
        <w:rPr>
          <w:ins w:id="1021" w:author="Author" w:date="2024-09-12T09:53:00Z" w16du:dateUtc="2024-09-11T23:53:00Z"/>
        </w:rPr>
      </w:pPr>
      <w:ins w:id="1022" w:author="Author" w:date="2024-09-12T09:53:00Z" w16du:dateUtc="2024-09-11T23:53:00Z">
        <w:r w:rsidRPr="00740349">
          <w:tab/>
          <w:t>(2)</w:t>
        </w:r>
        <w:r w:rsidRPr="00740349">
          <w:tab/>
          <w:t>Subclause (1) is a civil penalty provision.</w:t>
        </w:r>
      </w:ins>
    </w:p>
    <w:p w14:paraId="6E177DA7" w14:textId="77777777" w:rsidR="006A17B9" w:rsidRPr="00740349" w:rsidRDefault="00CD4CD9" w:rsidP="00740349">
      <w:pPr>
        <w:pStyle w:val="ActHead5"/>
        <w:rPr>
          <w:ins w:id="1023" w:author="Author" w:date="2024-09-12T09:53:00Z" w16du:dateUtc="2024-09-11T23:53:00Z"/>
        </w:rPr>
      </w:pPr>
      <w:bookmarkStart w:id="1024" w:name="_Toc176247023"/>
      <w:ins w:id="1025" w:author="Author" w:date="2024-09-12T09:53:00Z" w16du:dateUtc="2024-09-11T23:53:00Z">
        <w:r w:rsidRPr="009C0505">
          <w:rPr>
            <w:rStyle w:val="CharSectno"/>
          </w:rPr>
          <w:t>27</w:t>
        </w:r>
        <w:r w:rsidR="006A17B9" w:rsidRPr="00740349">
          <w:t xml:space="preserve">  Remedial directions—contravention of digital platform rules regarding complaints and dispute handling</w:t>
        </w:r>
        <w:bookmarkEnd w:id="1024"/>
      </w:ins>
    </w:p>
    <w:p w14:paraId="163C660F" w14:textId="77777777" w:rsidR="006A17B9" w:rsidRPr="00740349" w:rsidRDefault="006A17B9" w:rsidP="00740349">
      <w:pPr>
        <w:pStyle w:val="subsection"/>
        <w:rPr>
          <w:ins w:id="1026" w:author="Author" w:date="2024-09-12T09:53:00Z" w16du:dateUtc="2024-09-11T23:53:00Z"/>
        </w:rPr>
      </w:pPr>
      <w:ins w:id="1027" w:author="Author" w:date="2024-09-12T09:53:00Z" w16du:dateUtc="2024-09-11T23:53:00Z">
        <w:r w:rsidRPr="00740349">
          <w:tab/>
          <w:t>(1)</w:t>
        </w:r>
        <w:r w:rsidRPr="00740349">
          <w:tab/>
          <w:t xml:space="preserve">This clause applies if the ACMA is satisfied that a digital communications platform provider has contravened, or is contravening, digital platform rules made for the purposes of </w:t>
        </w:r>
        <w:r w:rsidR="00700160" w:rsidRPr="00740349">
          <w:t>clause 2</w:t>
        </w:r>
        <w:r w:rsidR="00CD4CD9" w:rsidRPr="00740349">
          <w:t>5</w:t>
        </w:r>
        <w:r w:rsidRPr="00740349">
          <w:t>.</w:t>
        </w:r>
      </w:ins>
    </w:p>
    <w:p w14:paraId="262400A1" w14:textId="77777777" w:rsidR="006A17B9" w:rsidRPr="00740349" w:rsidRDefault="006A17B9" w:rsidP="00740349">
      <w:pPr>
        <w:pStyle w:val="subsection"/>
        <w:rPr>
          <w:ins w:id="1028" w:author="Author" w:date="2024-09-12T09:53:00Z" w16du:dateUtc="2024-09-11T23:53:00Z"/>
        </w:rPr>
      </w:pPr>
      <w:ins w:id="1029" w:author="Author" w:date="2024-09-12T09:53:00Z" w16du:dateUtc="2024-09-11T23:53:00Z">
        <w:r w:rsidRPr="00740349">
          <w:tab/>
          <w:t>(2)</w:t>
        </w:r>
        <w:r w:rsidRPr="00740349">
          <w:tab/>
          <w:t xml:space="preserve">The ACMA may give the provider a written direction requiring the provider to take specified action directed towards ensuring that the provider does not contravene digital platform rules made for the purposes of </w:t>
        </w:r>
        <w:r w:rsidR="00700160" w:rsidRPr="00740349">
          <w:t>clause 2</w:t>
        </w:r>
        <w:r w:rsidR="00CD4CD9" w:rsidRPr="00740349">
          <w:t>5</w:t>
        </w:r>
        <w:r w:rsidRPr="00740349">
          <w:t>, or is unlikely to contravene those rules, in the future.</w:t>
        </w:r>
      </w:ins>
    </w:p>
    <w:p w14:paraId="4E38D649" w14:textId="77777777" w:rsidR="006A17B9" w:rsidRPr="00740349" w:rsidRDefault="006A17B9" w:rsidP="00740349">
      <w:pPr>
        <w:pStyle w:val="subsection"/>
        <w:rPr>
          <w:ins w:id="1030" w:author="Author" w:date="2024-09-12T09:53:00Z" w16du:dateUtc="2024-09-11T23:53:00Z"/>
        </w:rPr>
      </w:pPr>
      <w:ins w:id="1031" w:author="Author" w:date="2024-09-12T09:53:00Z" w16du:dateUtc="2024-09-11T23:53:00Z">
        <w:r w:rsidRPr="00740349">
          <w:tab/>
          <w:t>(3)</w:t>
        </w:r>
        <w:r w:rsidRPr="00740349">
          <w:tab/>
          <w:t xml:space="preserve">A digital communications platform provider must not contravene a direction under </w:t>
        </w:r>
        <w:r w:rsidR="00B83758" w:rsidRPr="00740349">
          <w:t>subclause (</w:t>
        </w:r>
        <w:r w:rsidRPr="00740349">
          <w:t>2).</w:t>
        </w:r>
      </w:ins>
    </w:p>
    <w:p w14:paraId="75819864" w14:textId="77777777" w:rsidR="006A17B9" w:rsidRPr="00740349" w:rsidRDefault="006A17B9" w:rsidP="00740349">
      <w:pPr>
        <w:pStyle w:val="subsection"/>
        <w:rPr>
          <w:ins w:id="1032" w:author="Author" w:date="2024-09-12T09:53:00Z" w16du:dateUtc="2024-09-11T23:53:00Z"/>
        </w:rPr>
      </w:pPr>
      <w:ins w:id="1033" w:author="Author" w:date="2024-09-12T09:53:00Z" w16du:dateUtc="2024-09-11T23:53:00Z">
        <w:r w:rsidRPr="00740349">
          <w:tab/>
          <w:t>(4)</w:t>
        </w:r>
        <w:r w:rsidRPr="00740349">
          <w:tab/>
          <w:t>Subclause (3) is a civil penalty provision.</w:t>
        </w:r>
      </w:ins>
    </w:p>
    <w:p w14:paraId="07C0276C" w14:textId="77777777" w:rsidR="006A17B9" w:rsidRPr="00740349" w:rsidRDefault="006A17B9" w:rsidP="00740349">
      <w:pPr>
        <w:pStyle w:val="ActHead4"/>
        <w:rPr>
          <w:ins w:id="1034" w:author="Author" w:date="2024-09-12T09:53:00Z" w16du:dateUtc="2024-09-11T23:53:00Z"/>
        </w:rPr>
      </w:pPr>
      <w:bookmarkStart w:id="1035" w:name="_Toc176247024"/>
      <w:ins w:id="1036" w:author="Author" w:date="2024-09-12T09:53:00Z" w16du:dateUtc="2024-09-11T23:53:00Z">
        <w:r w:rsidRPr="009C0505">
          <w:rPr>
            <w:rStyle w:val="CharSubdNo"/>
          </w:rPr>
          <w:lastRenderedPageBreak/>
          <w:t>Subdivision E</w:t>
        </w:r>
        <w:r w:rsidRPr="00740349">
          <w:t>—</w:t>
        </w:r>
        <w:r w:rsidR="00DD53A1" w:rsidRPr="009C0505">
          <w:rPr>
            <w:rStyle w:val="CharSubdText"/>
          </w:rPr>
          <w:t>Miscellaneous</w:t>
        </w:r>
        <w:bookmarkEnd w:id="1035"/>
      </w:ins>
    </w:p>
    <w:p w14:paraId="71B50DB5" w14:textId="77777777" w:rsidR="00DD53A1" w:rsidRPr="00740349" w:rsidRDefault="00CD4CD9" w:rsidP="00740349">
      <w:pPr>
        <w:pStyle w:val="ActHead5"/>
        <w:rPr>
          <w:ins w:id="1037" w:author="Author" w:date="2024-09-12T09:53:00Z" w16du:dateUtc="2024-09-11T23:53:00Z"/>
        </w:rPr>
      </w:pPr>
      <w:bookmarkStart w:id="1038" w:name="_Toc176247025"/>
      <w:ins w:id="1039" w:author="Author" w:date="2024-09-12T09:53:00Z" w16du:dateUtc="2024-09-11T23:53:00Z">
        <w:r w:rsidRPr="009C0505">
          <w:rPr>
            <w:rStyle w:val="CharSectno"/>
          </w:rPr>
          <w:t>28</w:t>
        </w:r>
        <w:r w:rsidR="00DD53A1" w:rsidRPr="00740349">
          <w:t xml:space="preserve">  Delayed </w:t>
        </w:r>
        <w:r w:rsidR="00E36DD8" w:rsidRPr="00740349">
          <w:t>start of requirements in this Division</w:t>
        </w:r>
        <w:bookmarkEnd w:id="1038"/>
      </w:ins>
    </w:p>
    <w:p w14:paraId="49DBD0CA" w14:textId="77777777" w:rsidR="00DD53A1" w:rsidRPr="00740349" w:rsidRDefault="00DD53A1" w:rsidP="00740349">
      <w:pPr>
        <w:pStyle w:val="subsection"/>
        <w:rPr>
          <w:ins w:id="1040" w:author="Author" w:date="2024-09-12T09:53:00Z" w16du:dateUtc="2024-09-11T23:53:00Z"/>
        </w:rPr>
      </w:pPr>
      <w:ins w:id="1041" w:author="Author" w:date="2024-09-12T09:53:00Z" w16du:dateUtc="2024-09-11T23:53:00Z">
        <w:r w:rsidRPr="00740349">
          <w:tab/>
        </w:r>
        <w:r w:rsidRPr="00740349">
          <w:tab/>
          <w:t>Subdivisions A to D do not apply in relation to a digital communications platform provider until the end of the period of 6 months starting on the day this Schedule commences.</w:t>
        </w:r>
      </w:ins>
    </w:p>
    <w:p w14:paraId="10E5AEED" w14:textId="77777777" w:rsidR="006A17B9" w:rsidRPr="00740349" w:rsidRDefault="00CD4CD9" w:rsidP="00740349">
      <w:pPr>
        <w:pStyle w:val="ActHead5"/>
        <w:rPr>
          <w:ins w:id="1042" w:author="Author" w:date="2024-09-12T09:53:00Z" w16du:dateUtc="2024-09-11T23:53:00Z"/>
        </w:rPr>
      </w:pPr>
      <w:bookmarkStart w:id="1043" w:name="_Toc176247026"/>
      <w:ins w:id="1044" w:author="Author" w:date="2024-09-12T09:53:00Z" w16du:dateUtc="2024-09-11T23:53:00Z">
        <w:r w:rsidRPr="009C0505">
          <w:rPr>
            <w:rStyle w:val="CharSectno"/>
          </w:rPr>
          <w:t>29</w:t>
        </w:r>
        <w:r w:rsidR="006A17B9" w:rsidRPr="00740349">
          <w:t xml:space="preserve">  Exemptions from this Division</w:t>
        </w:r>
        <w:bookmarkEnd w:id="1043"/>
      </w:ins>
    </w:p>
    <w:p w14:paraId="56746FE5" w14:textId="77777777" w:rsidR="006A17B9" w:rsidRPr="00740349" w:rsidRDefault="006A17B9" w:rsidP="00740349">
      <w:pPr>
        <w:pStyle w:val="subsection"/>
        <w:rPr>
          <w:ins w:id="1045" w:author="Author" w:date="2024-09-12T09:53:00Z" w16du:dateUtc="2024-09-11T23:53:00Z"/>
        </w:rPr>
      </w:pPr>
      <w:ins w:id="1046" w:author="Author" w:date="2024-09-12T09:53:00Z" w16du:dateUtc="2024-09-11T23:53:00Z">
        <w:r w:rsidRPr="00740349">
          <w:tab/>
        </w:r>
        <w:r w:rsidRPr="00740349">
          <w:tab/>
        </w:r>
        <w:r w:rsidR="003E4B5D" w:rsidRPr="00740349">
          <w:t xml:space="preserve">Subdivisions A to D do </w:t>
        </w:r>
        <w:r w:rsidRPr="00740349">
          <w:t>not apply in relation to a digital communications platform specified in the digital platform rules as exempt from this Division.</w:t>
        </w:r>
      </w:ins>
    </w:p>
    <w:p w14:paraId="4BF58E11" w14:textId="77777777" w:rsidR="00B77206" w:rsidRPr="00740349" w:rsidRDefault="00C71AE0" w:rsidP="00740349">
      <w:pPr>
        <w:pStyle w:val="ActHead3"/>
        <w:rPr>
          <w:ins w:id="1047" w:author="Author" w:date="2024-09-12T09:53:00Z" w16du:dateUtc="2024-09-11T23:53:00Z"/>
        </w:rPr>
      </w:pPr>
      <w:bookmarkStart w:id="1048" w:name="_Toc176247027"/>
      <w:ins w:id="1049" w:author="Author" w:date="2024-09-12T09:53:00Z" w16du:dateUtc="2024-09-11T23:53:00Z">
        <w:r w:rsidRPr="009C0505">
          <w:rPr>
            <w:rStyle w:val="CharDivNo"/>
          </w:rPr>
          <w:t>Division 3</w:t>
        </w:r>
        <w:r w:rsidR="004040FB" w:rsidRPr="00740349">
          <w:t>—</w:t>
        </w:r>
        <w:r w:rsidR="00BA5BB3" w:rsidRPr="009C0505">
          <w:rPr>
            <w:rStyle w:val="CharDivText"/>
          </w:rPr>
          <w:t>Information</w:t>
        </w:r>
        <w:bookmarkEnd w:id="1048"/>
      </w:ins>
    </w:p>
    <w:p w14:paraId="2657EEE7" w14:textId="77777777" w:rsidR="004040FB" w:rsidRPr="00740349" w:rsidRDefault="003965E9" w:rsidP="00740349">
      <w:pPr>
        <w:pStyle w:val="ActHead4"/>
      </w:pPr>
      <w:bookmarkStart w:id="1050" w:name="_Toc176247028"/>
      <w:ins w:id="1051" w:author="Author" w:date="2024-09-12T09:53:00Z" w16du:dateUtc="2024-09-11T23:53:00Z">
        <w:r w:rsidRPr="009C0505">
          <w:rPr>
            <w:rStyle w:val="CharSubdNo"/>
          </w:rPr>
          <w:t>Subd</w:t>
        </w:r>
        <w:r w:rsidR="009229A0" w:rsidRPr="009C0505">
          <w:rPr>
            <w:rStyle w:val="CharSubdNo"/>
          </w:rPr>
          <w:t>ivision </w:t>
        </w:r>
        <w:r w:rsidR="000C471E" w:rsidRPr="009C0505">
          <w:rPr>
            <w:rStyle w:val="CharSubdNo"/>
          </w:rPr>
          <w:t>A</w:t>
        </w:r>
        <w:r w:rsidR="00B77206" w:rsidRPr="00740349">
          <w:t>—</w:t>
        </w:r>
      </w:ins>
      <w:r w:rsidR="004040FB" w:rsidRPr="009C0505">
        <w:rPr>
          <w:rStyle w:val="CharSubdText"/>
        </w:rPr>
        <w:t>Record keeping</w:t>
      </w:r>
      <w:r w:rsidR="00B77206" w:rsidRPr="009C0505">
        <w:rPr>
          <w:rStyle w:val="CharSubdText"/>
        </w:rPr>
        <w:t xml:space="preserve"> and reporting</w:t>
      </w:r>
      <w:bookmarkEnd w:id="843"/>
      <w:bookmarkEnd w:id="1050"/>
    </w:p>
    <w:p w14:paraId="1674EDC3" w14:textId="77777777" w:rsidR="00F63F78" w:rsidRPr="00740349" w:rsidRDefault="00CD4CD9" w:rsidP="00740349">
      <w:pPr>
        <w:pStyle w:val="ActHead5"/>
        <w:rPr>
          <w:moveTo w:id="1052" w:author="Author" w:date="2024-09-12T09:53:00Z" w16du:dateUtc="2024-09-11T23:53:00Z"/>
        </w:rPr>
      </w:pPr>
      <w:bookmarkStart w:id="1053" w:name="_Toc176247029"/>
      <w:bookmarkEnd w:id="608"/>
      <w:ins w:id="1054" w:author="Author" w:date="2024-09-12T09:53:00Z" w16du:dateUtc="2024-09-11T23:53:00Z">
        <w:r w:rsidRPr="009C0505">
          <w:rPr>
            <w:rStyle w:val="CharSectno"/>
          </w:rPr>
          <w:t>30</w:t>
        </w:r>
      </w:ins>
      <w:moveToRangeStart w:id="1055" w:author="Author" w:date="2024-09-12T09:53:00Z" w:name="move177027244"/>
      <w:moveTo w:id="1056" w:author="Author" w:date="2024-09-12T09:53:00Z" w16du:dateUtc="2024-09-11T23:53:00Z">
        <w:r w:rsidR="00F63F78" w:rsidRPr="00740349">
          <w:t xml:space="preserve">  ACMA may make digital platform rules in relation to records</w:t>
        </w:r>
        <w:bookmarkEnd w:id="1053"/>
      </w:moveTo>
    </w:p>
    <w:p w14:paraId="1ED1FD27" w14:textId="77777777" w:rsidR="00F63F78" w:rsidRPr="00740349" w:rsidRDefault="00F63F78" w:rsidP="00740349">
      <w:pPr>
        <w:pStyle w:val="SubsectionHead"/>
        <w:rPr>
          <w:moveTo w:id="1057" w:author="Author" w:date="2024-09-12T09:53:00Z" w16du:dateUtc="2024-09-11T23:53:00Z"/>
        </w:rPr>
      </w:pPr>
      <w:moveTo w:id="1058" w:author="Author" w:date="2024-09-12T09:53:00Z" w16du:dateUtc="2024-09-11T23:53:00Z">
        <w:r w:rsidRPr="00740349">
          <w:t>Records</w:t>
        </w:r>
      </w:moveTo>
    </w:p>
    <w:p w14:paraId="700A41C4" w14:textId="77777777" w:rsidR="00F63F78" w:rsidRPr="00740349" w:rsidRDefault="00A80961" w:rsidP="00740349">
      <w:pPr>
        <w:pStyle w:val="ActHead5"/>
        <w:rPr>
          <w:moveFrom w:id="1059" w:author="Author" w:date="2024-09-12T09:53:00Z" w16du:dateUtc="2024-09-11T23:53:00Z"/>
        </w:rPr>
      </w:pPr>
      <w:bookmarkStart w:id="1060" w:name="_Toc136528149"/>
      <w:moveToRangeEnd w:id="1055"/>
      <w:del w:id="1061" w:author="Author" w:date="2024-09-12T09:53:00Z" w16du:dateUtc="2024-09-11T23:53:00Z">
        <w:r w:rsidRPr="00E65593">
          <w:rPr>
            <w:rStyle w:val="CharSectno"/>
          </w:rPr>
          <w:delText>14</w:delText>
        </w:r>
      </w:del>
      <w:moveFromRangeStart w:id="1062" w:author="Author" w:date="2024-09-12T09:53:00Z" w:name="move177027244"/>
      <w:moveFrom w:id="1063" w:author="Author" w:date="2024-09-12T09:53:00Z" w16du:dateUtc="2024-09-11T23:53:00Z">
        <w:r w:rsidR="00F63F78" w:rsidRPr="00740349">
          <w:t xml:space="preserve">  ACMA may make digital platform rules in relation to records</w:t>
        </w:r>
        <w:bookmarkEnd w:id="1060"/>
      </w:moveFrom>
    </w:p>
    <w:p w14:paraId="5489EFF7" w14:textId="77777777" w:rsidR="00F63F78" w:rsidRPr="00740349" w:rsidRDefault="00F63F78" w:rsidP="00740349">
      <w:pPr>
        <w:pStyle w:val="SubsectionHead"/>
        <w:rPr>
          <w:moveFrom w:id="1064" w:author="Author" w:date="2024-09-12T09:53:00Z" w16du:dateUtc="2024-09-11T23:53:00Z"/>
        </w:rPr>
      </w:pPr>
      <w:moveFrom w:id="1065" w:author="Author" w:date="2024-09-12T09:53:00Z" w16du:dateUtc="2024-09-11T23:53:00Z">
        <w:r w:rsidRPr="00740349">
          <w:t>Records</w:t>
        </w:r>
      </w:moveFrom>
    </w:p>
    <w:moveFromRangeEnd w:id="1062"/>
    <w:p w14:paraId="7E92D1DC" w14:textId="77777777" w:rsidR="00F63F78" w:rsidRPr="00570B02" w:rsidRDefault="00F63F78" w:rsidP="00257574">
      <w:pPr>
        <w:pStyle w:val="subsection"/>
        <w:rPr>
          <w:del w:id="1066" w:author="Author" w:date="2024-09-12T09:53:00Z" w16du:dateUtc="2024-09-11T23:53:00Z"/>
        </w:rPr>
      </w:pPr>
      <w:r w:rsidRPr="00740349">
        <w:tab/>
        <w:t>(1)</w:t>
      </w:r>
      <w:r w:rsidRPr="00740349">
        <w:tab/>
        <w:t xml:space="preserve">The digital platform rules may require </w:t>
      </w:r>
      <w:del w:id="1067" w:author="Author" w:date="2024-09-12T09:53:00Z" w16du:dateUtc="2024-09-11T23:53:00Z">
        <w:r w:rsidRPr="00570B02">
          <w:delText xml:space="preserve">a </w:delText>
        </w:r>
      </w:del>
      <w:r w:rsidR="006C2CDE" w:rsidRPr="00740349">
        <w:t xml:space="preserve">digital </w:t>
      </w:r>
      <w:ins w:id="1068" w:author="Author" w:date="2024-09-12T09:53:00Z" w16du:dateUtc="2024-09-11T23:53:00Z">
        <w:r w:rsidR="006C2CDE" w:rsidRPr="00740349">
          <w:t xml:space="preserve">communications </w:t>
        </w:r>
      </w:ins>
      <w:r w:rsidR="006C2CDE" w:rsidRPr="00740349">
        <w:t xml:space="preserve">platform </w:t>
      </w:r>
      <w:del w:id="1069" w:author="Author" w:date="2024-09-12T09:53:00Z" w16du:dateUtc="2024-09-11T23:53:00Z">
        <w:r w:rsidRPr="00570B02">
          <w:delText>provider of:</w:delText>
        </w:r>
      </w:del>
    </w:p>
    <w:p w14:paraId="6189E0A0" w14:textId="77777777" w:rsidR="00F63F78" w:rsidRPr="00570B02" w:rsidRDefault="00F63F78" w:rsidP="00257574">
      <w:pPr>
        <w:pStyle w:val="paragraph"/>
        <w:rPr>
          <w:del w:id="1070" w:author="Author" w:date="2024-09-12T09:53:00Z" w16du:dateUtc="2024-09-11T23:53:00Z"/>
        </w:rPr>
      </w:pPr>
      <w:del w:id="1071" w:author="Author" w:date="2024-09-12T09:53:00Z" w16du:dateUtc="2024-09-11T23:53:00Z">
        <w:r w:rsidRPr="00570B02">
          <w:tab/>
          <w:delText>(a)</w:delText>
        </w:r>
        <w:r w:rsidRPr="00570B02">
          <w:tab/>
          <w:delText>a digital platform service specified in the rules; or</w:delText>
        </w:r>
      </w:del>
    </w:p>
    <w:p w14:paraId="017B5623" w14:textId="77777777" w:rsidR="00F63F78" w:rsidRPr="00570B02" w:rsidRDefault="00F63F78" w:rsidP="00257574">
      <w:pPr>
        <w:pStyle w:val="paragraph"/>
        <w:rPr>
          <w:del w:id="1072" w:author="Author" w:date="2024-09-12T09:53:00Z" w16du:dateUtc="2024-09-11T23:53:00Z"/>
        </w:rPr>
      </w:pPr>
      <w:del w:id="1073" w:author="Author" w:date="2024-09-12T09:53:00Z" w16du:dateUtc="2024-09-11T23:53:00Z">
        <w:r w:rsidRPr="00570B02">
          <w:tab/>
          <w:delText>(b)</w:delText>
        </w:r>
        <w:r w:rsidRPr="00570B02">
          <w:tab/>
          <w:delText>a digital platform service in a class of digital platform services specified in the rules;</w:delText>
        </w:r>
      </w:del>
    </w:p>
    <w:p w14:paraId="78E97431" w14:textId="73A4216D" w:rsidR="00F63F78" w:rsidRPr="00740349" w:rsidRDefault="006C2CDE" w:rsidP="00740349">
      <w:pPr>
        <w:pStyle w:val="subsection"/>
      </w:pPr>
      <w:ins w:id="1074" w:author="Author" w:date="2024-09-12T09:53:00Z" w16du:dateUtc="2024-09-11T23:53:00Z">
        <w:r w:rsidRPr="00740349">
          <w:t>provider</w:t>
        </w:r>
        <w:r w:rsidR="00FD5348" w:rsidRPr="00740349">
          <w:t>s</w:t>
        </w:r>
        <w:r w:rsidR="00F63F78" w:rsidRPr="00740349">
          <w:t xml:space="preserve"> </w:t>
        </w:r>
      </w:ins>
      <w:r w:rsidR="00F63F78" w:rsidRPr="00740349">
        <w:t>to make and retain records relating to the following:</w:t>
      </w:r>
    </w:p>
    <w:p w14:paraId="2F1B7064" w14:textId="66B21F59" w:rsidR="00F63F78" w:rsidRPr="00740349" w:rsidRDefault="00F63F78" w:rsidP="00740349">
      <w:pPr>
        <w:pStyle w:val="paragraph"/>
      </w:pPr>
      <w:r w:rsidRPr="00740349">
        <w:tab/>
        <w:t>(</w:t>
      </w:r>
      <w:del w:id="1075" w:author="Author" w:date="2024-09-12T09:53:00Z" w16du:dateUtc="2024-09-11T23:53:00Z">
        <w:r w:rsidRPr="00570B02">
          <w:delText>c</w:delText>
        </w:r>
      </w:del>
      <w:ins w:id="1076" w:author="Author" w:date="2024-09-12T09:53:00Z" w16du:dateUtc="2024-09-11T23:53:00Z">
        <w:r w:rsidR="00FD5348" w:rsidRPr="00740349">
          <w:t>a</w:t>
        </w:r>
      </w:ins>
      <w:r w:rsidRPr="00740349">
        <w:t>)</w:t>
      </w:r>
      <w:r w:rsidRPr="00740349">
        <w:tab/>
        <w:t xml:space="preserve">misinformation or disinformation on </w:t>
      </w:r>
      <w:del w:id="1077" w:author="Author" w:date="2024-09-12T09:53:00Z" w16du:dateUtc="2024-09-11T23:53:00Z">
        <w:r w:rsidRPr="00570B02">
          <w:delText>the service</w:delText>
        </w:r>
      </w:del>
      <w:ins w:id="1078" w:author="Author" w:date="2024-09-12T09:53:00Z" w16du:dateUtc="2024-09-11T23:53:00Z">
        <w:r w:rsidR="0021497A" w:rsidRPr="00740349">
          <w:t xml:space="preserve">digital communications </w:t>
        </w:r>
        <w:r w:rsidR="00ED68C8" w:rsidRPr="00740349">
          <w:t>platform</w:t>
        </w:r>
        <w:r w:rsidR="0021497A" w:rsidRPr="00740349">
          <w:t>s</w:t>
        </w:r>
      </w:ins>
      <w:r w:rsidRPr="00740349">
        <w:t>;</w:t>
      </w:r>
    </w:p>
    <w:p w14:paraId="4AB37815" w14:textId="35EDB643" w:rsidR="00F63F78" w:rsidRPr="00740349" w:rsidRDefault="00F63F78" w:rsidP="00740349">
      <w:pPr>
        <w:pStyle w:val="paragraph"/>
      </w:pPr>
      <w:r w:rsidRPr="00740349">
        <w:tab/>
        <w:t>(</w:t>
      </w:r>
      <w:del w:id="1079" w:author="Author" w:date="2024-09-12T09:53:00Z" w16du:dateUtc="2024-09-11T23:53:00Z">
        <w:r w:rsidRPr="00570B02">
          <w:delText>d</w:delText>
        </w:r>
      </w:del>
      <w:ins w:id="1080" w:author="Author" w:date="2024-09-12T09:53:00Z" w16du:dateUtc="2024-09-11T23:53:00Z">
        <w:r w:rsidR="00FD5348" w:rsidRPr="00740349">
          <w:t>b</w:t>
        </w:r>
      </w:ins>
      <w:r w:rsidRPr="00740349">
        <w:t>)</w:t>
      </w:r>
      <w:r w:rsidRPr="00740349">
        <w:tab/>
        <w:t xml:space="preserve">measures implemented by </w:t>
      </w:r>
      <w:del w:id="1081" w:author="Author" w:date="2024-09-12T09:53:00Z" w16du:dateUtc="2024-09-11T23:53:00Z">
        <w:r w:rsidRPr="00570B02">
          <w:delText>the provider</w:delText>
        </w:r>
      </w:del>
      <w:ins w:id="1082" w:author="Author" w:date="2024-09-12T09:53:00Z" w16du:dateUtc="2024-09-11T23:53:00Z">
        <w:r w:rsidR="0021497A" w:rsidRPr="00740349">
          <w:t xml:space="preserve">digital communications platform </w:t>
        </w:r>
        <w:r w:rsidRPr="00740349">
          <w:t>provider</w:t>
        </w:r>
        <w:r w:rsidR="0021497A" w:rsidRPr="00740349">
          <w:t>s</w:t>
        </w:r>
      </w:ins>
      <w:r w:rsidRPr="00740349">
        <w:t xml:space="preserve"> to prevent or respond to misinformation or disinformation on </w:t>
      </w:r>
      <w:del w:id="1083" w:author="Author" w:date="2024-09-12T09:53:00Z" w16du:dateUtc="2024-09-11T23:53:00Z">
        <w:r w:rsidRPr="00570B02">
          <w:delText>the service</w:delText>
        </w:r>
      </w:del>
      <w:ins w:id="1084" w:author="Author" w:date="2024-09-12T09:53:00Z" w16du:dateUtc="2024-09-11T23:53:00Z">
        <w:r w:rsidR="0021497A" w:rsidRPr="00740349">
          <w:t xml:space="preserve">digital communications </w:t>
        </w:r>
        <w:r w:rsidR="00ED68C8" w:rsidRPr="00740349">
          <w:t>platform</w:t>
        </w:r>
        <w:r w:rsidR="000F16A9" w:rsidRPr="00740349">
          <w:t>s</w:t>
        </w:r>
      </w:ins>
      <w:r w:rsidRPr="00740349">
        <w:t>, including the effectiveness of the measures</w:t>
      </w:r>
      <w:del w:id="1085" w:author="Author" w:date="2024-09-12T09:53:00Z" w16du:dateUtc="2024-09-11T23:53:00Z">
        <w:r w:rsidRPr="00570B02">
          <w:delText>;</w:delText>
        </w:r>
      </w:del>
      <w:ins w:id="1086" w:author="Author" w:date="2024-09-12T09:53:00Z" w16du:dateUtc="2024-09-11T23:53:00Z">
        <w:r w:rsidR="003A1004" w:rsidRPr="00740349">
          <w:t>.</w:t>
        </w:r>
      </w:ins>
    </w:p>
    <w:p w14:paraId="7B7602A0" w14:textId="77777777" w:rsidR="00F63F78" w:rsidRPr="00570B02" w:rsidRDefault="00F63F78" w:rsidP="00257574">
      <w:pPr>
        <w:pStyle w:val="paragraph"/>
        <w:rPr>
          <w:del w:id="1087" w:author="Author" w:date="2024-09-12T09:53:00Z" w16du:dateUtc="2024-09-11T23:53:00Z"/>
        </w:rPr>
      </w:pPr>
      <w:del w:id="1088" w:author="Author" w:date="2024-09-12T09:53:00Z" w16du:dateUtc="2024-09-11T23:53:00Z">
        <w:r w:rsidRPr="00570B02">
          <w:lastRenderedPageBreak/>
          <w:tab/>
          <w:delText>(e)</w:delText>
        </w:r>
        <w:r w:rsidRPr="00570B02">
          <w:tab/>
          <w:delText xml:space="preserve">the prevalence of </w:delText>
        </w:r>
        <w:r w:rsidR="00DC3591" w:rsidRPr="00570B02">
          <w:delText xml:space="preserve">content containing </w:delText>
        </w:r>
        <w:r w:rsidRPr="00570B02">
          <w:delText>false, misleading or deceptive</w:delText>
        </w:r>
        <w:r w:rsidR="00DC3591" w:rsidRPr="00570B02">
          <w:delText xml:space="preserve"> information provided on the service (other than excluded content for misinformation purposes)</w:delText>
        </w:r>
        <w:r w:rsidR="00A80961" w:rsidRPr="00570B02">
          <w:delText>.</w:delText>
        </w:r>
      </w:del>
    </w:p>
    <w:p w14:paraId="6212899B" w14:textId="794FAF9B" w:rsidR="00F63F78" w:rsidRPr="00740349" w:rsidRDefault="00F63F78" w:rsidP="00740349">
      <w:pPr>
        <w:pStyle w:val="subsection"/>
      </w:pPr>
      <w:r w:rsidRPr="00740349">
        <w:tab/>
        <w:t>(2)</w:t>
      </w:r>
      <w:r w:rsidRPr="00740349">
        <w:tab/>
        <w:t>Before the ACMA makes a digital platform rule for the purposes of this clause</w:t>
      </w:r>
      <w:del w:id="1089" w:author="Author" w:date="2024-09-12T09:53:00Z" w16du:dateUtc="2024-09-11T23:53:00Z">
        <w:r w:rsidRPr="00570B02">
          <w:delText xml:space="preserve"> in relation to a digital platform service</w:delText>
        </w:r>
      </w:del>
      <w:r w:rsidRPr="00740349">
        <w:t>, the ACMA must consider:</w:t>
      </w:r>
    </w:p>
    <w:p w14:paraId="7C35E030" w14:textId="0110B457" w:rsidR="00F63F78" w:rsidRPr="00740349" w:rsidRDefault="00F63F78" w:rsidP="00740349">
      <w:pPr>
        <w:pStyle w:val="paragraph"/>
      </w:pPr>
      <w:r w:rsidRPr="00740349">
        <w:tab/>
        <w:t>(a)</w:t>
      </w:r>
      <w:r w:rsidRPr="00740349">
        <w:tab/>
        <w:t>the privacy of end</w:t>
      </w:r>
      <w:r w:rsidR="00740349">
        <w:noBreakHyphen/>
      </w:r>
      <w:r w:rsidRPr="00740349">
        <w:t>users</w:t>
      </w:r>
      <w:r w:rsidR="00470952" w:rsidRPr="00740349">
        <w:t xml:space="preserve"> of the </w:t>
      </w:r>
      <w:del w:id="1090" w:author="Author" w:date="2024-09-12T09:53:00Z" w16du:dateUtc="2024-09-11T23:53:00Z">
        <w:r w:rsidRPr="00570B02">
          <w:delText>service</w:delText>
        </w:r>
      </w:del>
      <w:ins w:id="1091" w:author="Author" w:date="2024-09-12T09:53:00Z" w16du:dateUtc="2024-09-11T23:53:00Z">
        <w:r w:rsidR="0021497A" w:rsidRPr="00740349">
          <w:t>digital communications platforms to which the rule relates</w:t>
        </w:r>
      </w:ins>
      <w:r w:rsidRPr="00740349">
        <w:t>; and</w:t>
      </w:r>
    </w:p>
    <w:p w14:paraId="39E68C52" w14:textId="77777777" w:rsidR="00F63F78" w:rsidRPr="00740349" w:rsidRDefault="00F63F78" w:rsidP="00740349">
      <w:pPr>
        <w:pStyle w:val="paragraph"/>
      </w:pPr>
      <w:r w:rsidRPr="00740349">
        <w:tab/>
        <w:t>(b)</w:t>
      </w:r>
      <w:r w:rsidRPr="00740349">
        <w:tab/>
        <w:t xml:space="preserve">whether the rule is required for the performance of the ACMA’s function under </w:t>
      </w:r>
      <w:r w:rsidR="00700160" w:rsidRPr="00740349">
        <w:t>paragraph 1</w:t>
      </w:r>
      <w:r w:rsidRPr="00740349">
        <w:t>0(1)(mb), (mc), (md), (me), (mf)</w:t>
      </w:r>
      <w:r w:rsidR="00DC3591" w:rsidRPr="00740349">
        <w:t xml:space="preserve">, </w:t>
      </w:r>
      <w:r w:rsidRPr="00740349">
        <w:t>(mg)</w:t>
      </w:r>
      <w:r w:rsidR="0055584B" w:rsidRPr="00740349">
        <w:t xml:space="preserve"> </w:t>
      </w:r>
      <w:r w:rsidR="00DC3591" w:rsidRPr="00740349">
        <w:t xml:space="preserve">or (q) </w:t>
      </w:r>
      <w:r w:rsidRPr="00740349">
        <w:t xml:space="preserve">of the </w:t>
      </w:r>
      <w:r w:rsidRPr="00740349">
        <w:rPr>
          <w:i/>
        </w:rPr>
        <w:t>Australian Communications and Media Authority Act 2005</w:t>
      </w:r>
      <w:r w:rsidR="00A80961" w:rsidRPr="00740349">
        <w:t>.</w:t>
      </w:r>
    </w:p>
    <w:p w14:paraId="5CA1FB6E" w14:textId="78E317C9" w:rsidR="00B628BE" w:rsidRPr="00740349" w:rsidRDefault="00F63F78" w:rsidP="00740349">
      <w:pPr>
        <w:pStyle w:val="subsection"/>
      </w:pPr>
      <w:r w:rsidRPr="00740349">
        <w:tab/>
        <w:t>(3)</w:t>
      </w:r>
      <w:r w:rsidRPr="00740349">
        <w:tab/>
        <w:t xml:space="preserve">Digital platform rules made for the purposes of this clause must not require </w:t>
      </w:r>
      <w:r w:rsidR="006C2CDE" w:rsidRPr="00740349">
        <w:t xml:space="preserve">digital </w:t>
      </w:r>
      <w:ins w:id="1092" w:author="Author" w:date="2024-09-12T09:53:00Z" w16du:dateUtc="2024-09-11T23:53:00Z">
        <w:r w:rsidR="006C2CDE" w:rsidRPr="00740349">
          <w:t xml:space="preserve">communications </w:t>
        </w:r>
      </w:ins>
      <w:r w:rsidR="006C2CDE" w:rsidRPr="00740349">
        <w:t>platform provider</w:t>
      </w:r>
      <w:r w:rsidRPr="00740349">
        <w:t>s to make or retain records of</w:t>
      </w:r>
      <w:del w:id="1093" w:author="Author" w:date="2024-09-12T09:53:00Z" w16du:dateUtc="2024-09-11T23:53:00Z">
        <w:r w:rsidRPr="00570B02">
          <w:delText xml:space="preserve"> the content of private messages</w:delText>
        </w:r>
        <w:r w:rsidR="00A80961" w:rsidRPr="00570B02">
          <w:delText>.</w:delText>
        </w:r>
      </w:del>
      <w:ins w:id="1094" w:author="Author" w:date="2024-09-12T09:53:00Z" w16du:dateUtc="2024-09-11T23:53:00Z">
        <w:r w:rsidR="00B628BE" w:rsidRPr="00740349">
          <w:t>:</w:t>
        </w:r>
      </w:ins>
    </w:p>
    <w:p w14:paraId="4D379C67" w14:textId="77777777" w:rsidR="00B628BE" w:rsidRPr="00740349" w:rsidRDefault="00B628BE" w:rsidP="00740349">
      <w:pPr>
        <w:pStyle w:val="paragraph"/>
        <w:rPr>
          <w:ins w:id="1095" w:author="Author" w:date="2024-09-12T09:53:00Z" w16du:dateUtc="2024-09-11T23:53:00Z"/>
        </w:rPr>
      </w:pPr>
      <w:ins w:id="1096" w:author="Author" w:date="2024-09-12T09:53:00Z" w16du:dateUtc="2024-09-11T23:53:00Z">
        <w:r w:rsidRPr="00740349">
          <w:tab/>
          <w:t>(a)</w:t>
        </w:r>
        <w:r w:rsidRPr="00740349">
          <w:tab/>
        </w:r>
        <w:r w:rsidR="00F63F78" w:rsidRPr="00740349">
          <w:t>the content of</w:t>
        </w:r>
        <w:r w:rsidR="0094285D" w:rsidRPr="00740349">
          <w:t xml:space="preserve"> </w:t>
        </w:r>
        <w:r w:rsidR="00F63F78" w:rsidRPr="00740349">
          <w:t>private messages</w:t>
        </w:r>
        <w:r w:rsidRPr="00740349">
          <w:t>;</w:t>
        </w:r>
        <w:r w:rsidR="0094285D" w:rsidRPr="00740349">
          <w:t xml:space="preserve"> or</w:t>
        </w:r>
      </w:ins>
    </w:p>
    <w:p w14:paraId="6977F568" w14:textId="77777777" w:rsidR="00466874" w:rsidRPr="00740349" w:rsidRDefault="00B628BE" w:rsidP="00740349">
      <w:pPr>
        <w:pStyle w:val="paragraph"/>
        <w:rPr>
          <w:ins w:id="1097" w:author="Author" w:date="2024-09-12T09:53:00Z" w16du:dateUtc="2024-09-11T23:53:00Z"/>
        </w:rPr>
      </w:pPr>
      <w:ins w:id="1098" w:author="Author" w:date="2024-09-12T09:53:00Z" w16du:dateUtc="2024-09-11T23:53:00Z">
        <w:r w:rsidRPr="00740349">
          <w:tab/>
          <w:t>(b)</w:t>
        </w:r>
        <w:r w:rsidRPr="00740349">
          <w:tab/>
          <w:t xml:space="preserve">the content of </w:t>
        </w:r>
        <w:r w:rsidR="0094285D" w:rsidRPr="00740349">
          <w:t>VoIP communications.</w:t>
        </w:r>
      </w:ins>
    </w:p>
    <w:p w14:paraId="3A0E7664" w14:textId="77777777" w:rsidR="00F63F78" w:rsidRPr="00740349" w:rsidRDefault="00F63F78" w:rsidP="00740349">
      <w:pPr>
        <w:pStyle w:val="subsection"/>
      </w:pPr>
      <w:r w:rsidRPr="00740349">
        <w:tab/>
        <w:t>(4)</w:t>
      </w:r>
      <w:r w:rsidRPr="00740349">
        <w:tab/>
        <w:t>Digital platform rules may specify the manner and form in which the records are to be made</w:t>
      </w:r>
      <w:r w:rsidR="00A80961" w:rsidRPr="00740349">
        <w:t>.</w:t>
      </w:r>
      <w:r w:rsidRPr="00740349">
        <w:t xml:space="preserve"> Digital platform rules may specify the period for which the records are to be retained</w:t>
      </w:r>
      <w:r w:rsidR="00A80961" w:rsidRPr="00740349">
        <w:t>.</w:t>
      </w:r>
    </w:p>
    <w:p w14:paraId="57E0AB79" w14:textId="77777777" w:rsidR="00F63F78" w:rsidRPr="00740349" w:rsidRDefault="00F63F78" w:rsidP="00740349">
      <w:pPr>
        <w:pStyle w:val="SubsectionHead"/>
      </w:pPr>
      <w:r w:rsidRPr="00740349">
        <w:t>Reporting</w:t>
      </w:r>
    </w:p>
    <w:p w14:paraId="611F364B" w14:textId="3B148457" w:rsidR="00F63F78" w:rsidRPr="00740349" w:rsidRDefault="00F63F78" w:rsidP="00740349">
      <w:pPr>
        <w:pStyle w:val="subsection"/>
      </w:pPr>
      <w:r w:rsidRPr="00740349">
        <w:tab/>
        <w:t>(5)</w:t>
      </w:r>
      <w:r w:rsidRPr="00740349">
        <w:tab/>
        <w:t xml:space="preserve">Digital platform rules may also require </w:t>
      </w:r>
      <w:del w:id="1099" w:author="Author" w:date="2024-09-12T09:53:00Z" w16du:dateUtc="2024-09-11T23:53:00Z">
        <w:r w:rsidRPr="00570B02">
          <w:delText xml:space="preserve">those </w:delText>
        </w:r>
      </w:del>
      <w:r w:rsidR="006C2CDE" w:rsidRPr="00740349">
        <w:t>digital</w:t>
      </w:r>
      <w:ins w:id="1100" w:author="Author" w:date="2024-09-12T09:53:00Z" w16du:dateUtc="2024-09-11T23:53:00Z">
        <w:r w:rsidR="006C2CDE" w:rsidRPr="00740349">
          <w:t xml:space="preserve"> communications</w:t>
        </w:r>
      </w:ins>
      <w:r w:rsidR="006C2CDE" w:rsidRPr="00740349">
        <w:t xml:space="preserve"> platform provider</w:t>
      </w:r>
      <w:r w:rsidRPr="00740349">
        <w:t>s to prepare reports consisting of information contained in the records</w:t>
      </w:r>
      <w:r w:rsidR="00A80961" w:rsidRPr="00740349">
        <w:t>.</w:t>
      </w:r>
    </w:p>
    <w:p w14:paraId="0572C653" w14:textId="1D25C876" w:rsidR="00F63F78" w:rsidRPr="00740349" w:rsidRDefault="00F63F78" w:rsidP="00740349">
      <w:pPr>
        <w:pStyle w:val="subsection"/>
      </w:pPr>
      <w:r w:rsidRPr="00740349">
        <w:tab/>
        <w:t>(6)</w:t>
      </w:r>
      <w:r w:rsidRPr="00740349">
        <w:tab/>
        <w:t xml:space="preserve">Digital platform rules may also require </w:t>
      </w:r>
      <w:del w:id="1101" w:author="Author" w:date="2024-09-12T09:53:00Z" w16du:dateUtc="2024-09-11T23:53:00Z">
        <w:r w:rsidRPr="00570B02">
          <w:delText xml:space="preserve">those </w:delText>
        </w:r>
      </w:del>
      <w:r w:rsidR="006C2CDE" w:rsidRPr="00740349">
        <w:t>digital</w:t>
      </w:r>
      <w:ins w:id="1102" w:author="Author" w:date="2024-09-12T09:53:00Z" w16du:dateUtc="2024-09-11T23:53:00Z">
        <w:r w:rsidR="006C2CDE" w:rsidRPr="00740349">
          <w:t xml:space="preserve"> communications</w:t>
        </w:r>
      </w:ins>
      <w:r w:rsidR="006C2CDE" w:rsidRPr="00740349">
        <w:t xml:space="preserve"> platform provider</w:t>
      </w:r>
      <w:r w:rsidRPr="00740349">
        <w:t>s to give any or all of the reports to the ACMA</w:t>
      </w:r>
      <w:r w:rsidR="00A80961" w:rsidRPr="00740349">
        <w:t>.</w:t>
      </w:r>
    </w:p>
    <w:p w14:paraId="1F2F00EC" w14:textId="77777777" w:rsidR="00F63F78" w:rsidRPr="00740349" w:rsidRDefault="00F63F78" w:rsidP="00740349">
      <w:pPr>
        <w:pStyle w:val="subsection"/>
      </w:pPr>
      <w:r w:rsidRPr="00740349">
        <w:tab/>
        <w:t>(7)</w:t>
      </w:r>
      <w:r w:rsidRPr="00740349">
        <w:tab/>
        <w:t>Digital platform rules may specify the manner and form in which reports are to be prepared</w:t>
      </w:r>
      <w:r w:rsidR="00A80961" w:rsidRPr="00740349">
        <w:t>.</w:t>
      </w:r>
    </w:p>
    <w:p w14:paraId="69431BFF" w14:textId="77777777" w:rsidR="00F63F78" w:rsidRPr="00740349" w:rsidRDefault="00F63F78" w:rsidP="00740349">
      <w:pPr>
        <w:pStyle w:val="subsection"/>
      </w:pPr>
      <w:r w:rsidRPr="00740349">
        <w:tab/>
        <w:t>(8)</w:t>
      </w:r>
      <w:r w:rsidRPr="00740349">
        <w:tab/>
        <w:t>Digital platform rules may provide for:</w:t>
      </w:r>
    </w:p>
    <w:p w14:paraId="4E9603AA" w14:textId="77777777" w:rsidR="00F63F78" w:rsidRPr="00740349" w:rsidRDefault="00F63F78" w:rsidP="00740349">
      <w:pPr>
        <w:pStyle w:val="paragraph"/>
      </w:pPr>
      <w:r w:rsidRPr="00740349">
        <w:tab/>
        <w:t>(a)</w:t>
      </w:r>
      <w:r w:rsidRPr="00740349">
        <w:tab/>
        <w:t>the preparation of reports as and when required by the ACMA; or</w:t>
      </w:r>
    </w:p>
    <w:p w14:paraId="6C177E87" w14:textId="77777777" w:rsidR="00F63F78" w:rsidRPr="00740349" w:rsidRDefault="00F63F78" w:rsidP="00740349">
      <w:pPr>
        <w:pStyle w:val="paragraph"/>
      </w:pPr>
      <w:r w:rsidRPr="00740349">
        <w:tab/>
        <w:t>(b)</w:t>
      </w:r>
      <w:r w:rsidRPr="00740349">
        <w:tab/>
        <w:t>the preparation of periodic reports relating to such regular intervals as are specified in the rules</w:t>
      </w:r>
      <w:r w:rsidR="00A80961" w:rsidRPr="00740349">
        <w:t>.</w:t>
      </w:r>
    </w:p>
    <w:p w14:paraId="5C5DDEDA" w14:textId="77777777" w:rsidR="00F63F78" w:rsidRPr="00740349" w:rsidRDefault="00F63F78" w:rsidP="00740349">
      <w:pPr>
        <w:pStyle w:val="subsection"/>
      </w:pPr>
      <w:r w:rsidRPr="00740349">
        <w:lastRenderedPageBreak/>
        <w:tab/>
        <w:t>(9)</w:t>
      </w:r>
      <w:r w:rsidRPr="00740349">
        <w:tab/>
        <w:t>Digital platform rules may require or permit a report prepared in accordance with the rules to be given to the ACMA, in accordance with specified software requirements and specified authentication requirements:</w:t>
      </w:r>
    </w:p>
    <w:p w14:paraId="183B3AEC" w14:textId="77777777" w:rsidR="00F63F78" w:rsidRPr="00740349" w:rsidRDefault="00F63F78" w:rsidP="00740349">
      <w:pPr>
        <w:pStyle w:val="paragraph"/>
      </w:pPr>
      <w:r w:rsidRPr="00740349">
        <w:tab/>
        <w:t>(a)</w:t>
      </w:r>
      <w:r w:rsidRPr="00740349">
        <w:tab/>
        <w:t xml:space="preserve">on a specified kind of data processing device (within the meaning of the </w:t>
      </w:r>
      <w:r w:rsidRPr="00740349">
        <w:rPr>
          <w:i/>
        </w:rPr>
        <w:t>Telecommunications Act 1997</w:t>
      </w:r>
      <w:r w:rsidRPr="00740349">
        <w:t>); or</w:t>
      </w:r>
    </w:p>
    <w:p w14:paraId="33502E86" w14:textId="77777777" w:rsidR="00F63F78" w:rsidRPr="00740349" w:rsidRDefault="00F63F78" w:rsidP="00740349">
      <w:pPr>
        <w:pStyle w:val="paragraph"/>
      </w:pPr>
      <w:r w:rsidRPr="00740349">
        <w:tab/>
        <w:t>(b)</w:t>
      </w:r>
      <w:r w:rsidRPr="00740349">
        <w:tab/>
        <w:t>by way of a specified kind of electronic transmission</w:t>
      </w:r>
      <w:r w:rsidR="00A80961" w:rsidRPr="00740349">
        <w:t>.</w:t>
      </w:r>
    </w:p>
    <w:p w14:paraId="2615ACC3" w14:textId="77777777" w:rsidR="00373D11" w:rsidRPr="00740349" w:rsidRDefault="00374BA4" w:rsidP="00740349">
      <w:pPr>
        <w:pStyle w:val="SubsectionHead"/>
        <w:rPr>
          <w:ins w:id="1103" w:author="Author" w:date="2024-09-12T09:53:00Z" w16du:dateUtc="2024-09-11T23:53:00Z"/>
        </w:rPr>
      </w:pPr>
      <w:ins w:id="1104" w:author="Author" w:date="2024-09-12T09:53:00Z" w16du:dateUtc="2024-09-11T23:53:00Z">
        <w:r w:rsidRPr="00740349">
          <w:t xml:space="preserve">Source code and </w:t>
        </w:r>
        <w:r w:rsidR="00794359" w:rsidRPr="00740349">
          <w:t xml:space="preserve">protected </w:t>
        </w:r>
        <w:r w:rsidR="00373D11" w:rsidRPr="00740349">
          <w:t>information</w:t>
        </w:r>
      </w:ins>
    </w:p>
    <w:p w14:paraId="289185C4" w14:textId="79A5253F" w:rsidR="00374BA4" w:rsidRPr="00740349" w:rsidRDefault="00374BA4" w:rsidP="00740349">
      <w:pPr>
        <w:pStyle w:val="subsection"/>
        <w:rPr>
          <w:ins w:id="1105" w:author="Author" w:date="2024-09-12T09:53:00Z" w16du:dateUtc="2024-09-11T23:53:00Z"/>
        </w:rPr>
      </w:pPr>
      <w:r w:rsidRPr="00740349">
        <w:tab/>
        <w:t>(10)</w:t>
      </w:r>
      <w:r w:rsidRPr="00740349">
        <w:tab/>
      </w:r>
      <w:del w:id="1106" w:author="Author" w:date="2024-09-12T09:53:00Z" w16du:dateUtc="2024-09-11T23:53:00Z">
        <w:r w:rsidR="00F63F78" w:rsidRPr="00570B02">
          <w:delText>If digital</w:delText>
        </w:r>
      </w:del>
      <w:ins w:id="1107" w:author="Author" w:date="2024-09-12T09:53:00Z" w16du:dateUtc="2024-09-11T23:53:00Z">
        <w:r w:rsidR="00AD2A07" w:rsidRPr="00740349">
          <w:t>Digital</w:t>
        </w:r>
      </w:ins>
      <w:r w:rsidR="00AD2A07" w:rsidRPr="00740349">
        <w:t xml:space="preserve"> platform rules </w:t>
      </w:r>
      <w:ins w:id="1108" w:author="Author" w:date="2024-09-12T09:53:00Z" w16du:dateUtc="2024-09-11T23:53:00Z">
        <w:r w:rsidR="00264A7C" w:rsidRPr="00740349">
          <w:t>must</w:t>
        </w:r>
        <w:r w:rsidR="000C39B0" w:rsidRPr="00740349">
          <w:t xml:space="preserve"> not </w:t>
        </w:r>
      </w:ins>
      <w:r w:rsidR="0081460C" w:rsidRPr="00740349">
        <w:t xml:space="preserve">require </w:t>
      </w:r>
      <w:del w:id="1109" w:author="Author" w:date="2024-09-12T09:53:00Z" w16du:dateUtc="2024-09-11T23:53:00Z">
        <w:r w:rsidR="00F63F78" w:rsidRPr="00570B02">
          <w:delText>a</w:delText>
        </w:r>
      </w:del>
      <w:ins w:id="1110" w:author="Author" w:date="2024-09-12T09:53:00Z" w16du:dateUtc="2024-09-11T23:53:00Z">
        <w:r w:rsidR="0081460C" w:rsidRPr="00740349">
          <w:t>digital communications platform providers to prepare reports containing source code.</w:t>
        </w:r>
      </w:ins>
    </w:p>
    <w:p w14:paraId="71C56A45" w14:textId="7533DC41" w:rsidR="00F63F78" w:rsidRPr="00740349" w:rsidRDefault="00F63F78" w:rsidP="00740349">
      <w:pPr>
        <w:pStyle w:val="subsection"/>
      </w:pPr>
      <w:ins w:id="1111" w:author="Author" w:date="2024-09-12T09:53:00Z" w16du:dateUtc="2024-09-11T23:53:00Z">
        <w:r w:rsidRPr="00740349">
          <w:tab/>
          <w:t>(</w:t>
        </w:r>
        <w:r w:rsidR="00286911" w:rsidRPr="00740349">
          <w:t>11</w:t>
        </w:r>
        <w:r w:rsidRPr="00740349">
          <w:t>)</w:t>
        </w:r>
        <w:r w:rsidRPr="00740349">
          <w:tab/>
        </w:r>
        <w:r w:rsidR="00E525E0" w:rsidRPr="00740349">
          <w:t>A</w:t>
        </w:r>
      </w:ins>
      <w:r w:rsidR="00E525E0" w:rsidRPr="00740349">
        <w:t xml:space="preserve"> digital </w:t>
      </w:r>
      <w:ins w:id="1112" w:author="Author" w:date="2024-09-12T09:53:00Z" w16du:dateUtc="2024-09-11T23:53:00Z">
        <w:r w:rsidR="00E525E0" w:rsidRPr="00740349">
          <w:t xml:space="preserve">communications </w:t>
        </w:r>
      </w:ins>
      <w:r w:rsidR="00E525E0" w:rsidRPr="00740349">
        <w:t xml:space="preserve">platform provider </w:t>
      </w:r>
      <w:del w:id="1113" w:author="Author" w:date="2024-09-12T09:53:00Z" w16du:dateUtc="2024-09-11T23:53:00Z">
        <w:r w:rsidRPr="00570B02">
          <w:delText xml:space="preserve">to give </w:delText>
        </w:r>
      </w:del>
      <w:ins w:id="1114" w:author="Author" w:date="2024-09-12T09:53:00Z" w16du:dateUtc="2024-09-11T23:53:00Z">
        <w:r w:rsidR="00373D11" w:rsidRPr="00740349">
          <w:t xml:space="preserve">may notify </w:t>
        </w:r>
        <w:r w:rsidRPr="00740349">
          <w:t xml:space="preserve">the ACMA </w:t>
        </w:r>
        <w:r w:rsidR="00373D11" w:rsidRPr="00740349">
          <w:t xml:space="preserve">that information in </w:t>
        </w:r>
      </w:ins>
      <w:r w:rsidR="00E525E0" w:rsidRPr="00740349">
        <w:t xml:space="preserve">a </w:t>
      </w:r>
      <w:r w:rsidR="00373D11" w:rsidRPr="00740349">
        <w:t xml:space="preserve">report </w:t>
      </w:r>
      <w:del w:id="1115" w:author="Author" w:date="2024-09-12T09:53:00Z" w16du:dateUtc="2024-09-11T23:53:00Z">
        <w:r w:rsidRPr="00570B02">
          <w:delText>to the ACMA,</w:delText>
        </w:r>
      </w:del>
      <w:ins w:id="1116" w:author="Author" w:date="2024-09-12T09:53:00Z" w16du:dateUtc="2024-09-11T23:53:00Z">
        <w:r w:rsidR="00E525E0" w:rsidRPr="00740349">
          <w:t xml:space="preserve">required </w:t>
        </w:r>
        <w:r w:rsidR="005B62A3" w:rsidRPr="00740349">
          <w:t>by</w:t>
        </w:r>
      </w:ins>
      <w:r w:rsidR="005B62A3" w:rsidRPr="00740349">
        <w:t xml:space="preserve"> the </w:t>
      </w:r>
      <w:ins w:id="1117" w:author="Author" w:date="2024-09-12T09:53:00Z" w16du:dateUtc="2024-09-11T23:53:00Z">
        <w:r w:rsidR="005B62A3" w:rsidRPr="00740349">
          <w:t xml:space="preserve">digital platform </w:t>
        </w:r>
      </w:ins>
      <w:r w:rsidR="005B62A3" w:rsidRPr="00740349">
        <w:t xml:space="preserve">rules </w:t>
      </w:r>
      <w:del w:id="1118" w:author="Author" w:date="2024-09-12T09:53:00Z" w16du:dateUtc="2024-09-11T23:53:00Z">
        <w:r w:rsidRPr="00570B02">
          <w:delText>must allow the provider to:</w:delText>
        </w:r>
      </w:del>
      <w:ins w:id="1119" w:author="Author" w:date="2024-09-12T09:53:00Z" w16du:dateUtc="2024-09-11T23:53:00Z">
        <w:r w:rsidR="00E525E0" w:rsidRPr="00740349">
          <w:t xml:space="preserve">to be given to the ACMA </w:t>
        </w:r>
        <w:r w:rsidR="00373D11" w:rsidRPr="00740349">
          <w:t xml:space="preserve">is </w:t>
        </w:r>
        <w:r w:rsidR="00794359" w:rsidRPr="00740349">
          <w:t xml:space="preserve">protected </w:t>
        </w:r>
        <w:r w:rsidRPr="00740349">
          <w:t>information</w:t>
        </w:r>
        <w:r w:rsidR="00373D11" w:rsidRPr="00740349">
          <w:t>.</w:t>
        </w:r>
        <w:r w:rsidR="00D53DA4" w:rsidRPr="00740349">
          <w:t xml:space="preserve"> The notice must identify which information is </w:t>
        </w:r>
        <w:r w:rsidR="00794359" w:rsidRPr="00740349">
          <w:t xml:space="preserve">protected </w:t>
        </w:r>
        <w:r w:rsidR="00D53DA4" w:rsidRPr="00740349">
          <w:t>information and explain why.</w:t>
        </w:r>
      </w:ins>
    </w:p>
    <w:p w14:paraId="6195937C" w14:textId="77777777" w:rsidR="00F63F78" w:rsidRPr="00570B02" w:rsidRDefault="00F63F78" w:rsidP="00257574">
      <w:pPr>
        <w:pStyle w:val="paragraph"/>
        <w:rPr>
          <w:del w:id="1120" w:author="Author" w:date="2024-09-12T09:53:00Z" w16du:dateUtc="2024-09-11T23:53:00Z"/>
        </w:rPr>
      </w:pPr>
      <w:del w:id="1121" w:author="Author" w:date="2024-09-12T09:53:00Z" w16du:dateUtc="2024-09-11T23:53:00Z">
        <w:r w:rsidRPr="00570B02">
          <w:tab/>
          <w:delText>(a)</w:delText>
        </w:r>
        <w:r w:rsidRPr="00570B02">
          <w:tab/>
          <w:delText>identify to the ACMA any information in the report the publication of which the provider considers could be expected to prejudice materially the commercial interests of a person; and</w:delText>
        </w:r>
      </w:del>
    </w:p>
    <w:p w14:paraId="4247EF36" w14:textId="77777777" w:rsidR="00F63F78" w:rsidRPr="00570B02" w:rsidRDefault="00F63F78" w:rsidP="00257574">
      <w:pPr>
        <w:pStyle w:val="paragraph"/>
        <w:rPr>
          <w:del w:id="1122" w:author="Author" w:date="2024-09-12T09:53:00Z" w16du:dateUtc="2024-09-11T23:53:00Z"/>
        </w:rPr>
      </w:pPr>
      <w:del w:id="1123" w:author="Author" w:date="2024-09-12T09:53:00Z" w16du:dateUtc="2024-09-11T23:53:00Z">
        <w:r w:rsidRPr="00570B02">
          <w:tab/>
          <w:delText>(b)</w:delText>
        </w:r>
        <w:r w:rsidRPr="00570B02">
          <w:tab/>
          <w:delText>provide reasons</w:delText>
        </w:r>
        <w:r w:rsidR="00A80961" w:rsidRPr="00570B02">
          <w:delText>.</w:delText>
        </w:r>
      </w:del>
    </w:p>
    <w:p w14:paraId="3D8AD081" w14:textId="77777777" w:rsidR="00A95205" w:rsidRPr="00740349" w:rsidRDefault="00A95205" w:rsidP="00740349">
      <w:pPr>
        <w:pStyle w:val="notetext"/>
        <w:rPr>
          <w:ins w:id="1124" w:author="Author" w:date="2024-09-12T09:53:00Z" w16du:dateUtc="2024-09-11T23:53:00Z"/>
        </w:rPr>
      </w:pPr>
      <w:bookmarkStart w:id="1125" w:name="_Hlk168391822"/>
      <w:ins w:id="1126" w:author="Author" w:date="2024-09-12T09:53:00Z" w16du:dateUtc="2024-09-11T23:53:00Z">
        <w:r w:rsidRPr="00740349">
          <w:t>Note:</w:t>
        </w:r>
        <w:r w:rsidRPr="00740349">
          <w:tab/>
          <w:t xml:space="preserve">Limitations apply to publication of protected information under </w:t>
        </w:r>
        <w:r w:rsidR="00700160" w:rsidRPr="00740349">
          <w:t>clause 3</w:t>
        </w:r>
        <w:r w:rsidR="00CD4CD9" w:rsidRPr="00740349">
          <w:t>8</w:t>
        </w:r>
        <w:r w:rsidRPr="00740349">
          <w:t xml:space="preserve"> (see </w:t>
        </w:r>
        <w:r w:rsidR="00700160" w:rsidRPr="00740349">
          <w:t>clauses 3</w:t>
        </w:r>
        <w:r w:rsidR="00CD4CD9" w:rsidRPr="00740349">
          <w:t>9</w:t>
        </w:r>
        <w:r w:rsidRPr="00740349">
          <w:t xml:space="preserve"> and </w:t>
        </w:r>
        <w:r w:rsidR="00CD4CD9" w:rsidRPr="00740349">
          <w:t>40</w:t>
        </w:r>
        <w:r w:rsidRPr="00740349">
          <w:t>).</w:t>
        </w:r>
      </w:ins>
    </w:p>
    <w:bookmarkEnd w:id="1125"/>
    <w:p w14:paraId="116DAD06" w14:textId="77777777" w:rsidR="00F63F78" w:rsidRPr="00740349" w:rsidRDefault="00F63F78" w:rsidP="00740349">
      <w:pPr>
        <w:pStyle w:val="SubsectionHead"/>
      </w:pPr>
      <w:r w:rsidRPr="00740349">
        <w:t>Relationship with information</w:t>
      </w:r>
      <w:r w:rsidR="00740349">
        <w:noBreakHyphen/>
      </w:r>
      <w:r w:rsidRPr="00740349">
        <w:t>gathering powers</w:t>
      </w:r>
    </w:p>
    <w:p w14:paraId="37936F96" w14:textId="0988A593" w:rsidR="00F63F78" w:rsidRPr="00740349" w:rsidRDefault="00F63F78" w:rsidP="00740349">
      <w:pPr>
        <w:pStyle w:val="subsection"/>
      </w:pPr>
      <w:r w:rsidRPr="00740349">
        <w:tab/>
        <w:t>(</w:t>
      </w:r>
      <w:del w:id="1127" w:author="Author" w:date="2024-09-12T09:53:00Z" w16du:dateUtc="2024-09-11T23:53:00Z">
        <w:r w:rsidRPr="00570B02">
          <w:delText>11</w:delText>
        </w:r>
      </w:del>
      <w:ins w:id="1128" w:author="Author" w:date="2024-09-12T09:53:00Z" w16du:dateUtc="2024-09-11T23:53:00Z">
        <w:r w:rsidR="00286911" w:rsidRPr="00740349">
          <w:t>12</w:t>
        </w:r>
      </w:ins>
      <w:r w:rsidRPr="00740349">
        <w:t>)</w:t>
      </w:r>
      <w:r w:rsidRPr="00740349">
        <w:tab/>
        <w:t xml:space="preserve">This </w:t>
      </w:r>
      <w:r w:rsidR="004E7CCB" w:rsidRPr="00740349">
        <w:t>clause</w:t>
      </w:r>
      <w:r w:rsidRPr="00740349">
        <w:t xml:space="preserve"> does not limit </w:t>
      </w:r>
      <w:r w:rsidR="00700160" w:rsidRPr="00740349">
        <w:t>clause </w:t>
      </w:r>
      <w:del w:id="1129" w:author="Author" w:date="2024-09-12T09:53:00Z" w16du:dateUtc="2024-09-11T23:53:00Z">
        <w:r w:rsidR="00A80961" w:rsidRPr="00570B02">
          <w:delText>18</w:delText>
        </w:r>
      </w:del>
      <w:ins w:id="1130" w:author="Author" w:date="2024-09-12T09:53:00Z" w16du:dateUtc="2024-09-11T23:53:00Z">
        <w:r w:rsidR="00700160" w:rsidRPr="00740349">
          <w:t>3</w:t>
        </w:r>
        <w:r w:rsidR="00CD4CD9" w:rsidRPr="00740349">
          <w:t>3</w:t>
        </w:r>
      </w:ins>
      <w:r w:rsidRPr="00740349">
        <w:t xml:space="preserve"> or </w:t>
      </w:r>
      <w:del w:id="1131" w:author="Author" w:date="2024-09-12T09:53:00Z" w16du:dateUtc="2024-09-11T23:53:00Z">
        <w:r w:rsidR="00A80961" w:rsidRPr="00570B02">
          <w:delText>19</w:delText>
        </w:r>
      </w:del>
      <w:ins w:id="1132" w:author="Author" w:date="2024-09-12T09:53:00Z" w16du:dateUtc="2024-09-11T23:53:00Z">
        <w:r w:rsidR="00CD4CD9" w:rsidRPr="00740349">
          <w:t>34</w:t>
        </w:r>
      </w:ins>
      <w:r w:rsidRPr="00740349">
        <w:t xml:space="preserve"> (which are about the general information</w:t>
      </w:r>
      <w:r w:rsidR="00740349">
        <w:noBreakHyphen/>
      </w:r>
      <w:r w:rsidRPr="00740349">
        <w:t>gathering powers of the ACMA)</w:t>
      </w:r>
      <w:r w:rsidR="00A80961" w:rsidRPr="00740349">
        <w:t>.</w:t>
      </w:r>
    </w:p>
    <w:p w14:paraId="2E2C8E02" w14:textId="153E0289" w:rsidR="00F63F78" w:rsidRPr="00740349" w:rsidRDefault="00A80961" w:rsidP="00740349">
      <w:pPr>
        <w:pStyle w:val="ActHead5"/>
      </w:pPr>
      <w:bookmarkStart w:id="1133" w:name="_Toc176247030"/>
      <w:bookmarkStart w:id="1134" w:name="_Toc136528150"/>
      <w:del w:id="1135" w:author="Author" w:date="2024-09-12T09:53:00Z" w16du:dateUtc="2024-09-11T23:53:00Z">
        <w:r w:rsidRPr="00E65593">
          <w:rPr>
            <w:rStyle w:val="CharSectno"/>
          </w:rPr>
          <w:delText>15</w:delText>
        </w:r>
      </w:del>
      <w:ins w:id="1136" w:author="Author" w:date="2024-09-12T09:53:00Z" w16du:dateUtc="2024-09-11T23:53:00Z">
        <w:r w:rsidR="00CD4CD9" w:rsidRPr="009C0505">
          <w:rPr>
            <w:rStyle w:val="CharSectno"/>
          </w:rPr>
          <w:t>31</w:t>
        </w:r>
      </w:ins>
      <w:r w:rsidR="00F63F78" w:rsidRPr="00740349">
        <w:t xml:space="preserve">  Compliance with </w:t>
      </w:r>
      <w:del w:id="1137" w:author="Author" w:date="2024-09-12T09:53:00Z" w16du:dateUtc="2024-09-11T23:53:00Z">
        <w:r w:rsidR="00F63F78" w:rsidRPr="00570B02">
          <w:delText xml:space="preserve">the </w:delText>
        </w:r>
      </w:del>
      <w:r w:rsidR="00F63F78" w:rsidRPr="00740349">
        <w:t>digital platform rules</w:t>
      </w:r>
      <w:bookmarkEnd w:id="1134"/>
      <w:ins w:id="1138" w:author="Author" w:date="2024-09-12T09:53:00Z" w16du:dateUtc="2024-09-11T23:53:00Z">
        <w:r w:rsidR="009E1234" w:rsidRPr="00740349">
          <w:t xml:space="preserve"> regarding records and reports</w:t>
        </w:r>
      </w:ins>
      <w:bookmarkEnd w:id="1133"/>
    </w:p>
    <w:p w14:paraId="7E50A542" w14:textId="06F40FA0" w:rsidR="00F63F78" w:rsidRPr="00740349" w:rsidRDefault="00F63F78" w:rsidP="00740349">
      <w:pPr>
        <w:pStyle w:val="subsection"/>
      </w:pPr>
      <w:r w:rsidRPr="00740349">
        <w:tab/>
        <w:t>(1)</w:t>
      </w:r>
      <w:r w:rsidRPr="00740349">
        <w:tab/>
        <w:t xml:space="preserve">A </w:t>
      </w:r>
      <w:r w:rsidR="006C2CDE" w:rsidRPr="00740349">
        <w:t xml:space="preserve">digital </w:t>
      </w:r>
      <w:ins w:id="1139" w:author="Author" w:date="2024-09-12T09:53:00Z" w16du:dateUtc="2024-09-11T23:53:00Z">
        <w:r w:rsidR="006C2CDE" w:rsidRPr="00740349">
          <w:t xml:space="preserve">communications </w:t>
        </w:r>
      </w:ins>
      <w:r w:rsidR="006C2CDE" w:rsidRPr="00740349">
        <w:t>platform provider</w:t>
      </w:r>
      <w:r w:rsidRPr="00740349">
        <w:t xml:space="preserve"> must not contravene digital platform rules made for the purposes of </w:t>
      </w:r>
      <w:r w:rsidR="00700160" w:rsidRPr="00740349">
        <w:t>clause</w:t>
      </w:r>
      <w:del w:id="1140" w:author="Author" w:date="2024-09-12T09:53:00Z" w16du:dateUtc="2024-09-11T23:53:00Z">
        <w:r w:rsidRPr="00570B02">
          <w:delText xml:space="preserve"> </w:delText>
        </w:r>
        <w:r w:rsidR="00A80961" w:rsidRPr="00570B02">
          <w:delText>14</w:delText>
        </w:r>
      </w:del>
      <w:ins w:id="1141" w:author="Author" w:date="2024-09-12T09:53:00Z" w16du:dateUtc="2024-09-11T23:53:00Z">
        <w:r w:rsidR="00700160" w:rsidRPr="00740349">
          <w:t> 3</w:t>
        </w:r>
        <w:r w:rsidR="00CD4CD9" w:rsidRPr="00740349">
          <w:t>0</w:t>
        </w:r>
      </w:ins>
      <w:r w:rsidR="00A80961" w:rsidRPr="00740349">
        <w:t>.</w:t>
      </w:r>
    </w:p>
    <w:p w14:paraId="5C081609" w14:textId="77777777" w:rsidR="00F63F78" w:rsidRPr="00570B02" w:rsidRDefault="00F63F78" w:rsidP="00257574">
      <w:pPr>
        <w:pStyle w:val="SubsectionHead"/>
        <w:rPr>
          <w:del w:id="1142" w:author="Author" w:date="2024-09-12T09:53:00Z" w16du:dateUtc="2024-09-11T23:53:00Z"/>
        </w:rPr>
      </w:pPr>
      <w:del w:id="1143" w:author="Author" w:date="2024-09-12T09:53:00Z" w16du:dateUtc="2024-09-11T23:53:00Z">
        <w:r w:rsidRPr="00570B02">
          <w:delText>Civil penalty provision</w:delText>
        </w:r>
      </w:del>
    </w:p>
    <w:p w14:paraId="76E0E091" w14:textId="77777777" w:rsidR="00F63F78" w:rsidRPr="00740349" w:rsidRDefault="00F63F78" w:rsidP="00740349">
      <w:pPr>
        <w:pStyle w:val="subsection"/>
      </w:pPr>
      <w:r w:rsidRPr="00740349">
        <w:tab/>
        <w:t>(2)</w:t>
      </w:r>
      <w:r w:rsidRPr="00740349">
        <w:tab/>
      </w:r>
      <w:r w:rsidR="00C02542" w:rsidRPr="00740349">
        <w:t>Subclause (</w:t>
      </w:r>
      <w:r w:rsidRPr="00740349">
        <w:t>1) is a civil penalty provision</w:t>
      </w:r>
      <w:r w:rsidR="00A80961" w:rsidRPr="00740349">
        <w:t>.</w:t>
      </w:r>
    </w:p>
    <w:p w14:paraId="3D4237DA" w14:textId="77777777" w:rsidR="00F63F78" w:rsidRPr="00570B02" w:rsidRDefault="00F63F78" w:rsidP="00257574">
      <w:pPr>
        <w:pStyle w:val="subsection"/>
        <w:rPr>
          <w:del w:id="1144" w:author="Author" w:date="2024-09-12T09:53:00Z" w16du:dateUtc="2024-09-11T23:53:00Z"/>
        </w:rPr>
      </w:pPr>
      <w:del w:id="1145" w:author="Author" w:date="2024-09-12T09:53:00Z" w16du:dateUtc="2024-09-11T23:53:00Z">
        <w:r w:rsidRPr="00570B02">
          <w:lastRenderedPageBreak/>
          <w:tab/>
          <w:delText>(3)</w:delText>
        </w:r>
        <w:r w:rsidRPr="00570B02">
          <w:tab/>
          <w:delText>A digital platform provider who contravenes subclause (1) commits a separate contravention of that subclause in respect of each day (including a day of the making of a relevant civil penalty order or any subsequent day) during which the contravention continues</w:delText>
        </w:r>
        <w:r w:rsidR="00A80961" w:rsidRPr="00570B02">
          <w:delText>.</w:delText>
        </w:r>
      </w:del>
    </w:p>
    <w:p w14:paraId="30658535" w14:textId="77777777" w:rsidR="00F63F78" w:rsidRPr="00570B02" w:rsidRDefault="00F63F78" w:rsidP="00257574">
      <w:pPr>
        <w:pStyle w:val="SubsectionHead"/>
        <w:rPr>
          <w:del w:id="1146" w:author="Author" w:date="2024-09-12T09:53:00Z" w16du:dateUtc="2024-09-11T23:53:00Z"/>
        </w:rPr>
      </w:pPr>
      <w:del w:id="1147" w:author="Author" w:date="2024-09-12T09:53:00Z" w16du:dateUtc="2024-09-11T23:53:00Z">
        <w:r w:rsidRPr="00570B02">
          <w:delText>Designated infringement notice provision</w:delText>
        </w:r>
      </w:del>
    </w:p>
    <w:p w14:paraId="41B40205" w14:textId="77777777" w:rsidR="00F63F78" w:rsidRPr="00570B02" w:rsidRDefault="00F63F78" w:rsidP="00257574">
      <w:pPr>
        <w:pStyle w:val="subsection"/>
        <w:rPr>
          <w:del w:id="1148" w:author="Author" w:date="2024-09-12T09:53:00Z" w16du:dateUtc="2024-09-11T23:53:00Z"/>
        </w:rPr>
      </w:pPr>
      <w:del w:id="1149" w:author="Author" w:date="2024-09-12T09:53:00Z" w16du:dateUtc="2024-09-11T23:53:00Z">
        <w:r w:rsidRPr="00570B02">
          <w:tab/>
          <w:delText>(4)</w:delText>
        </w:r>
        <w:r w:rsidRPr="00570B02">
          <w:tab/>
          <w:delText>Subclause (1) is a designated infringement notice provision</w:delText>
        </w:r>
        <w:r w:rsidR="00A80961" w:rsidRPr="00570B02">
          <w:delText>.</w:delText>
        </w:r>
      </w:del>
    </w:p>
    <w:p w14:paraId="31BE4366" w14:textId="77777777" w:rsidR="00F63F78" w:rsidRPr="00570B02" w:rsidRDefault="00F63F78" w:rsidP="00257574">
      <w:pPr>
        <w:pStyle w:val="SubsectionHead"/>
        <w:rPr>
          <w:del w:id="1150" w:author="Author" w:date="2024-09-12T09:53:00Z" w16du:dateUtc="2024-09-11T23:53:00Z"/>
        </w:rPr>
      </w:pPr>
      <w:del w:id="1151" w:author="Author" w:date="2024-09-12T09:53:00Z" w16du:dateUtc="2024-09-11T23:53:00Z">
        <w:r w:rsidRPr="00570B02">
          <w:delText>Warnings</w:delText>
        </w:r>
      </w:del>
    </w:p>
    <w:p w14:paraId="6B2C61C4" w14:textId="77777777" w:rsidR="00F63F78" w:rsidRPr="00570B02" w:rsidRDefault="00F63F78" w:rsidP="00257574">
      <w:pPr>
        <w:pStyle w:val="subsection"/>
        <w:rPr>
          <w:del w:id="1152" w:author="Author" w:date="2024-09-12T09:53:00Z" w16du:dateUtc="2024-09-11T23:53:00Z"/>
        </w:rPr>
      </w:pPr>
      <w:del w:id="1153" w:author="Author" w:date="2024-09-12T09:53:00Z" w16du:dateUtc="2024-09-11T23:53:00Z">
        <w:r w:rsidRPr="00570B02">
          <w:tab/>
          <w:delText>(5)</w:delText>
        </w:r>
        <w:r w:rsidRPr="00570B02">
          <w:tab/>
          <w:delText>If the ACMA is satisfied that a digital platform provider has contravened subclause (1), the ACMA may issue a formal warning to the provider</w:delText>
        </w:r>
        <w:r w:rsidR="00A80961" w:rsidRPr="00570B02">
          <w:delText>.</w:delText>
        </w:r>
      </w:del>
    </w:p>
    <w:p w14:paraId="20AF8182" w14:textId="77777777" w:rsidR="00F63F78" w:rsidRPr="00570B02" w:rsidRDefault="00F63F78" w:rsidP="00257574">
      <w:pPr>
        <w:pStyle w:val="subsection"/>
        <w:rPr>
          <w:del w:id="1154" w:author="Author" w:date="2024-09-12T09:53:00Z" w16du:dateUtc="2024-09-11T23:53:00Z"/>
        </w:rPr>
      </w:pPr>
      <w:del w:id="1155" w:author="Author" w:date="2024-09-12T09:53:00Z" w16du:dateUtc="2024-09-11T23:53:00Z">
        <w:r w:rsidRPr="00570B02">
          <w:tab/>
          <w:delText>(6)</w:delText>
        </w:r>
        <w:r w:rsidRPr="00570B02">
          <w:tab/>
          <w:delText xml:space="preserve">For the purposes of this Act and the </w:delText>
        </w:r>
        <w:r w:rsidRPr="00570B02">
          <w:rPr>
            <w:i/>
          </w:rPr>
          <w:delText>Australian Communications and Media Authority Act 2005</w:delText>
        </w:r>
        <w:r w:rsidRPr="00570B02">
          <w:delText>, a warning under subclause (5) is taken to be a notice under this Schedule</w:delText>
        </w:r>
        <w:r w:rsidR="00A80961" w:rsidRPr="00570B02">
          <w:delText>.</w:delText>
        </w:r>
      </w:del>
    </w:p>
    <w:p w14:paraId="2C1403CD" w14:textId="080821E3" w:rsidR="00F63F78" w:rsidRPr="00740349" w:rsidRDefault="00A80961" w:rsidP="00740349">
      <w:pPr>
        <w:pStyle w:val="ActHead5"/>
      </w:pPr>
      <w:bookmarkStart w:id="1156" w:name="_Toc136528151"/>
      <w:del w:id="1157" w:author="Author" w:date="2024-09-12T09:53:00Z" w16du:dateUtc="2024-09-11T23:53:00Z">
        <w:r w:rsidRPr="00E65593">
          <w:rPr>
            <w:rStyle w:val="CharSectno"/>
          </w:rPr>
          <w:delText>16</w:delText>
        </w:r>
      </w:del>
      <w:bookmarkStart w:id="1158" w:name="_Toc176247031"/>
      <w:bookmarkStart w:id="1159" w:name="_Hlk166687380"/>
      <w:ins w:id="1160" w:author="Author" w:date="2024-09-12T09:53:00Z" w16du:dateUtc="2024-09-11T23:53:00Z">
        <w:r w:rsidR="00CD4CD9" w:rsidRPr="009C0505">
          <w:rPr>
            <w:rStyle w:val="CharSectno"/>
          </w:rPr>
          <w:t>32</w:t>
        </w:r>
      </w:ins>
      <w:r w:rsidR="00F63F78" w:rsidRPr="00740349">
        <w:t xml:space="preserve">  Remedial directions—contravention of digital platform rules</w:t>
      </w:r>
      <w:bookmarkEnd w:id="1156"/>
      <w:ins w:id="1161" w:author="Author" w:date="2024-09-12T09:53:00Z" w16du:dateUtc="2024-09-11T23:53:00Z">
        <w:r w:rsidR="0093230A" w:rsidRPr="00740349">
          <w:t xml:space="preserve"> regarding records and reports</w:t>
        </w:r>
      </w:ins>
      <w:bookmarkEnd w:id="1158"/>
    </w:p>
    <w:p w14:paraId="3B08A3C8" w14:textId="77777777" w:rsidR="00F31954" w:rsidRPr="00740349" w:rsidRDefault="00F31954" w:rsidP="00740349">
      <w:pPr>
        <w:pStyle w:val="SubsectionHead"/>
        <w:rPr>
          <w:moveFrom w:id="1162" w:author="Author" w:date="2024-09-12T09:53:00Z" w16du:dateUtc="2024-09-11T23:53:00Z"/>
        </w:rPr>
      </w:pPr>
      <w:moveFromRangeStart w:id="1163" w:author="Author" w:date="2024-09-12T09:53:00Z" w:name="move177027245"/>
      <w:moveFrom w:id="1164" w:author="Author" w:date="2024-09-12T09:53:00Z" w16du:dateUtc="2024-09-11T23:53:00Z">
        <w:r w:rsidRPr="00740349">
          <w:t>Scope</w:t>
        </w:r>
      </w:moveFrom>
    </w:p>
    <w:moveFromRangeEnd w:id="1163"/>
    <w:p w14:paraId="16E2A352" w14:textId="558010D6" w:rsidR="00F63F78" w:rsidRPr="00740349" w:rsidRDefault="00F63F78" w:rsidP="00740349">
      <w:pPr>
        <w:pStyle w:val="subsection"/>
      </w:pPr>
      <w:r w:rsidRPr="00740349">
        <w:tab/>
        <w:t>(1)</w:t>
      </w:r>
      <w:r w:rsidRPr="00740349">
        <w:tab/>
        <w:t xml:space="preserve">This clause applies if the ACMA is satisfied that a </w:t>
      </w:r>
      <w:r w:rsidR="006C2CDE" w:rsidRPr="00740349">
        <w:t xml:space="preserve">digital </w:t>
      </w:r>
      <w:ins w:id="1165" w:author="Author" w:date="2024-09-12T09:53:00Z" w16du:dateUtc="2024-09-11T23:53:00Z">
        <w:r w:rsidR="006C2CDE" w:rsidRPr="00740349">
          <w:t xml:space="preserve">communications </w:t>
        </w:r>
      </w:ins>
      <w:r w:rsidR="006C2CDE" w:rsidRPr="00740349">
        <w:t>platform provider</w:t>
      </w:r>
      <w:r w:rsidRPr="00740349">
        <w:t xml:space="preserve"> has contravened, or is contravening, digital platform rules made for the purposes of </w:t>
      </w:r>
      <w:r w:rsidR="00700160" w:rsidRPr="00740349">
        <w:t>clause</w:t>
      </w:r>
      <w:del w:id="1166" w:author="Author" w:date="2024-09-12T09:53:00Z" w16du:dateUtc="2024-09-11T23:53:00Z">
        <w:r w:rsidRPr="00570B02">
          <w:delText xml:space="preserve"> </w:delText>
        </w:r>
        <w:r w:rsidR="00A80961" w:rsidRPr="00570B02">
          <w:delText>14</w:delText>
        </w:r>
      </w:del>
      <w:ins w:id="1167" w:author="Author" w:date="2024-09-12T09:53:00Z" w16du:dateUtc="2024-09-11T23:53:00Z">
        <w:r w:rsidR="00700160" w:rsidRPr="00740349">
          <w:t> 3</w:t>
        </w:r>
        <w:r w:rsidR="00CD4CD9" w:rsidRPr="00740349">
          <w:t>0</w:t>
        </w:r>
      </w:ins>
      <w:r w:rsidR="00A80961" w:rsidRPr="00740349">
        <w:t>.</w:t>
      </w:r>
    </w:p>
    <w:p w14:paraId="2D12D223" w14:textId="77777777" w:rsidR="00F63F78" w:rsidRPr="00570B02" w:rsidRDefault="00F63F78" w:rsidP="00257574">
      <w:pPr>
        <w:pStyle w:val="SubsectionHead"/>
        <w:rPr>
          <w:del w:id="1168" w:author="Author" w:date="2024-09-12T09:53:00Z" w16du:dateUtc="2024-09-11T23:53:00Z"/>
        </w:rPr>
      </w:pPr>
      <w:del w:id="1169" w:author="Author" w:date="2024-09-12T09:53:00Z" w16du:dateUtc="2024-09-11T23:53:00Z">
        <w:r w:rsidRPr="00570B02">
          <w:delText>Remedial directions</w:delText>
        </w:r>
      </w:del>
    </w:p>
    <w:p w14:paraId="0FA03E15" w14:textId="46144DE0" w:rsidR="00F63F78" w:rsidRPr="00740349" w:rsidRDefault="00F63F78" w:rsidP="00740349">
      <w:pPr>
        <w:pStyle w:val="subsection"/>
      </w:pPr>
      <w:r w:rsidRPr="00740349">
        <w:tab/>
        <w:t>(2)</w:t>
      </w:r>
      <w:r w:rsidRPr="00740349">
        <w:tab/>
        <w:t xml:space="preserve">The ACMA may give the provider a written direction requiring the provider to take specified action directed towards ensuring that the provider does not contravene digital platform rules made for the purposes of </w:t>
      </w:r>
      <w:r w:rsidR="00700160" w:rsidRPr="00740349">
        <w:t>clause</w:t>
      </w:r>
      <w:del w:id="1170" w:author="Author" w:date="2024-09-12T09:53:00Z" w16du:dateUtc="2024-09-11T23:53:00Z">
        <w:r w:rsidRPr="00570B02">
          <w:delText xml:space="preserve"> </w:delText>
        </w:r>
        <w:r w:rsidR="00A80961" w:rsidRPr="00570B02">
          <w:delText>14</w:delText>
        </w:r>
      </w:del>
      <w:ins w:id="1171" w:author="Author" w:date="2024-09-12T09:53:00Z" w16du:dateUtc="2024-09-11T23:53:00Z">
        <w:r w:rsidR="00700160" w:rsidRPr="00740349">
          <w:t> 3</w:t>
        </w:r>
        <w:r w:rsidR="00CD4CD9" w:rsidRPr="00740349">
          <w:t>0</w:t>
        </w:r>
      </w:ins>
      <w:r w:rsidRPr="00740349">
        <w:t>, or is unlikely to contravene those rules, in the future</w:t>
      </w:r>
      <w:r w:rsidR="00A80961" w:rsidRPr="00740349">
        <w:t>.</w:t>
      </w:r>
    </w:p>
    <w:p w14:paraId="13FC56F4" w14:textId="77777777" w:rsidR="00F63F78" w:rsidRPr="00570B02" w:rsidRDefault="00F63F78" w:rsidP="00257574">
      <w:pPr>
        <w:pStyle w:val="notetext"/>
        <w:rPr>
          <w:del w:id="1172" w:author="Author" w:date="2024-09-12T09:53:00Z" w16du:dateUtc="2024-09-11T23:53:00Z"/>
        </w:rPr>
      </w:pPr>
      <w:del w:id="1173" w:author="Author" w:date="2024-09-12T09:53:00Z" w16du:dateUtc="2024-09-11T23:53:00Z">
        <w:r w:rsidRPr="00570B02">
          <w:delText>Note:</w:delText>
        </w:r>
        <w:r w:rsidRPr="00570B02">
          <w:tab/>
          <w:delText xml:space="preserve">For variation and revocation, see subsection 33(3) of the </w:delText>
        </w:r>
        <w:r w:rsidRPr="00570B02">
          <w:rPr>
            <w:i/>
          </w:rPr>
          <w:delText>Acts Interpretation Act 1901</w:delText>
        </w:r>
        <w:r w:rsidR="00A80961" w:rsidRPr="00570B02">
          <w:delText>.</w:delText>
        </w:r>
      </w:del>
    </w:p>
    <w:p w14:paraId="117A7570" w14:textId="77777777" w:rsidR="00F63F78" w:rsidRPr="00740349" w:rsidRDefault="00F63F78" w:rsidP="00740349">
      <w:pPr>
        <w:pStyle w:val="subsection"/>
      </w:pPr>
      <w:r w:rsidRPr="00740349">
        <w:tab/>
        <w:t>(3)</w:t>
      </w:r>
      <w:r w:rsidRPr="00740349">
        <w:tab/>
        <w:t xml:space="preserve">A </w:t>
      </w:r>
      <w:r w:rsidR="006C2CDE" w:rsidRPr="00740349">
        <w:t>digital</w:t>
      </w:r>
      <w:ins w:id="1174" w:author="Author" w:date="2024-09-12T09:53:00Z" w16du:dateUtc="2024-09-11T23:53:00Z">
        <w:r w:rsidR="006C2CDE" w:rsidRPr="00740349">
          <w:t xml:space="preserve"> communications</w:t>
        </w:r>
      </w:ins>
      <w:r w:rsidR="006C2CDE" w:rsidRPr="00740349">
        <w:t xml:space="preserve"> platform provider</w:t>
      </w:r>
      <w:r w:rsidRPr="00740349">
        <w:t xml:space="preserve"> must not contravene a direction under </w:t>
      </w:r>
      <w:r w:rsidR="00B83758" w:rsidRPr="00740349">
        <w:t>subclause (</w:t>
      </w:r>
      <w:r w:rsidRPr="00740349">
        <w:t>2)</w:t>
      </w:r>
      <w:r w:rsidR="00A80961" w:rsidRPr="00740349">
        <w:t>.</w:t>
      </w:r>
    </w:p>
    <w:p w14:paraId="21F7F9F2" w14:textId="52A09A8B" w:rsidR="00F63F78" w:rsidRPr="00740349" w:rsidRDefault="00F63F78" w:rsidP="00740349">
      <w:pPr>
        <w:pStyle w:val="subsection"/>
      </w:pPr>
      <w:del w:id="1175" w:author="Author" w:date="2024-09-12T09:53:00Z" w16du:dateUtc="2024-09-11T23:53:00Z">
        <w:r w:rsidRPr="00570B02">
          <w:lastRenderedPageBreak/>
          <w:delText>Civil</w:delText>
        </w:r>
      </w:del>
      <w:ins w:id="1176" w:author="Author" w:date="2024-09-12T09:53:00Z" w16du:dateUtc="2024-09-11T23:53:00Z">
        <w:r w:rsidRPr="00740349">
          <w:tab/>
          <w:t>(4)</w:t>
        </w:r>
        <w:r w:rsidRPr="00740349">
          <w:tab/>
        </w:r>
        <w:r w:rsidR="00C02542" w:rsidRPr="00740349">
          <w:t>Subclause (</w:t>
        </w:r>
        <w:r w:rsidRPr="00740349">
          <w:t>3) is a civil</w:t>
        </w:r>
      </w:ins>
      <w:r w:rsidRPr="00740349">
        <w:t xml:space="preserve"> penalty provision</w:t>
      </w:r>
      <w:ins w:id="1177" w:author="Author" w:date="2024-09-12T09:53:00Z" w16du:dateUtc="2024-09-11T23:53:00Z">
        <w:r w:rsidR="00A80961" w:rsidRPr="00740349">
          <w:t>.</w:t>
        </w:r>
      </w:ins>
    </w:p>
    <w:p w14:paraId="7655A068" w14:textId="77777777" w:rsidR="009955A5" w:rsidRPr="00740349" w:rsidRDefault="009955A5" w:rsidP="00740349">
      <w:pPr>
        <w:pStyle w:val="subsection"/>
        <w:rPr>
          <w:moveFrom w:id="1178" w:author="Author" w:date="2024-09-12T09:53:00Z" w16du:dateUtc="2024-09-11T23:53:00Z"/>
        </w:rPr>
      </w:pPr>
      <w:moveFromRangeStart w:id="1179" w:author="Author" w:date="2024-09-12T09:53:00Z" w:name="move177027243"/>
      <w:moveFrom w:id="1180" w:author="Author" w:date="2024-09-12T09:53:00Z" w16du:dateUtc="2024-09-11T23:53:00Z">
        <w:r w:rsidRPr="00740349">
          <w:tab/>
          <w:t>(4)</w:t>
        </w:r>
        <w:r w:rsidRPr="00740349">
          <w:tab/>
          <w:t>Subclause (3) is a civil penalty provision.</w:t>
        </w:r>
      </w:moveFrom>
    </w:p>
    <w:moveFromRangeEnd w:id="1179"/>
    <w:p w14:paraId="4DF7B4C9" w14:textId="77777777" w:rsidR="00F63F78" w:rsidRPr="00570B02" w:rsidRDefault="00F63F78" w:rsidP="00257574">
      <w:pPr>
        <w:pStyle w:val="subsection"/>
        <w:rPr>
          <w:del w:id="1181" w:author="Author" w:date="2024-09-12T09:53:00Z" w16du:dateUtc="2024-09-11T23:53:00Z"/>
        </w:rPr>
      </w:pPr>
      <w:del w:id="1182" w:author="Author" w:date="2024-09-12T09:53:00Z" w16du:dateUtc="2024-09-11T23:53:00Z">
        <w:r w:rsidRPr="00570B02">
          <w:tab/>
          <w:delText>(5)</w:delText>
        </w:r>
        <w:r w:rsidRPr="00570B02">
          <w:tab/>
          <w:delText>A digital platform provider who contravenes subclause (3) commits a separate contravention of that subclause in respect of each day (including a day of the making of a relevant civil penalty order or any subsequent day) during which the contravention continues</w:delText>
        </w:r>
        <w:r w:rsidR="00A80961" w:rsidRPr="00570B02">
          <w:delText>.</w:delText>
        </w:r>
      </w:del>
    </w:p>
    <w:p w14:paraId="32DF585D" w14:textId="77777777" w:rsidR="00F63F78" w:rsidRPr="00570B02" w:rsidRDefault="00F63F78" w:rsidP="00257574">
      <w:pPr>
        <w:pStyle w:val="SubsectionHead"/>
        <w:rPr>
          <w:del w:id="1183" w:author="Author" w:date="2024-09-12T09:53:00Z" w16du:dateUtc="2024-09-11T23:53:00Z"/>
        </w:rPr>
      </w:pPr>
      <w:del w:id="1184" w:author="Author" w:date="2024-09-12T09:53:00Z" w16du:dateUtc="2024-09-11T23:53:00Z">
        <w:r w:rsidRPr="00570B02">
          <w:delText>Notice</w:delText>
        </w:r>
      </w:del>
    </w:p>
    <w:p w14:paraId="3D4DBD5B" w14:textId="77777777" w:rsidR="00F63F78" w:rsidRPr="00570B02" w:rsidRDefault="00F63F78" w:rsidP="00257574">
      <w:pPr>
        <w:pStyle w:val="subsection"/>
        <w:rPr>
          <w:del w:id="1185" w:author="Author" w:date="2024-09-12T09:53:00Z" w16du:dateUtc="2024-09-11T23:53:00Z"/>
        </w:rPr>
      </w:pPr>
      <w:del w:id="1186" w:author="Author" w:date="2024-09-12T09:53:00Z" w16du:dateUtc="2024-09-11T23:53:00Z">
        <w:r w:rsidRPr="00570B02">
          <w:tab/>
          <w:delText>(6)</w:delText>
        </w:r>
        <w:r w:rsidRPr="00570B02">
          <w:tab/>
          <w:delText xml:space="preserve">For the purposes of this Act and the </w:delText>
        </w:r>
        <w:r w:rsidRPr="00570B02">
          <w:rPr>
            <w:i/>
          </w:rPr>
          <w:delText>Australian Communications and Media Authority Act 2005</w:delText>
        </w:r>
        <w:r w:rsidRPr="00570B02">
          <w:delText>, a direction under subclause (2) is taken to be a notice under this Schedule</w:delText>
        </w:r>
        <w:r w:rsidR="00A80961" w:rsidRPr="00570B02">
          <w:delText>.</w:delText>
        </w:r>
      </w:del>
    </w:p>
    <w:p w14:paraId="6A66102B" w14:textId="77777777" w:rsidR="00F63F78" w:rsidRPr="00570B02" w:rsidRDefault="00A80961" w:rsidP="00257574">
      <w:pPr>
        <w:pStyle w:val="ActHead5"/>
        <w:rPr>
          <w:del w:id="1187" w:author="Author" w:date="2024-09-12T09:53:00Z" w16du:dateUtc="2024-09-11T23:53:00Z"/>
        </w:rPr>
      </w:pPr>
      <w:bookmarkStart w:id="1188" w:name="_Toc136528152"/>
      <w:del w:id="1189" w:author="Author" w:date="2024-09-12T09:53:00Z" w16du:dateUtc="2024-09-11T23:53:00Z">
        <w:r w:rsidRPr="00E65593">
          <w:rPr>
            <w:rStyle w:val="CharSectno"/>
          </w:rPr>
          <w:delText>17</w:delText>
        </w:r>
        <w:r w:rsidR="00F63F78" w:rsidRPr="00570B02">
          <w:delText xml:space="preserve">  Incorrect records</w:delText>
        </w:r>
        <w:bookmarkEnd w:id="1188"/>
      </w:del>
    </w:p>
    <w:p w14:paraId="68871FBB" w14:textId="77777777" w:rsidR="00F63F78" w:rsidRPr="00570B02" w:rsidRDefault="00F63F78" w:rsidP="00257574">
      <w:pPr>
        <w:pStyle w:val="subsection"/>
        <w:rPr>
          <w:del w:id="1190" w:author="Author" w:date="2024-09-12T09:53:00Z" w16du:dateUtc="2024-09-11T23:53:00Z"/>
        </w:rPr>
      </w:pPr>
      <w:del w:id="1191" w:author="Author" w:date="2024-09-12T09:53:00Z" w16du:dateUtc="2024-09-11T23:53:00Z">
        <w:r w:rsidRPr="00570B02">
          <w:tab/>
          <w:delText>(1)</w:delText>
        </w:r>
        <w:r w:rsidRPr="00570B02">
          <w:tab/>
          <w:delText>A person commits an offence if:</w:delText>
        </w:r>
      </w:del>
    </w:p>
    <w:p w14:paraId="22D9282B" w14:textId="77777777" w:rsidR="00F63F78" w:rsidRPr="00570B02" w:rsidRDefault="00F63F78" w:rsidP="00257574">
      <w:pPr>
        <w:pStyle w:val="paragraph"/>
        <w:rPr>
          <w:del w:id="1192" w:author="Author" w:date="2024-09-12T09:53:00Z" w16du:dateUtc="2024-09-11T23:53:00Z"/>
        </w:rPr>
      </w:pPr>
      <w:del w:id="1193" w:author="Author" w:date="2024-09-12T09:53:00Z" w16du:dateUtc="2024-09-11T23:53:00Z">
        <w:r w:rsidRPr="00570B02">
          <w:tab/>
          <w:delText>(a)</w:delText>
        </w:r>
        <w:r w:rsidRPr="00570B02">
          <w:tab/>
          <w:delText xml:space="preserve">the person makes or retains a record in compliance, or purported compliance, with digital platform rules made for the purposes of clause </w:delText>
        </w:r>
        <w:r w:rsidR="00A80961" w:rsidRPr="00570B02">
          <w:delText>14</w:delText>
        </w:r>
        <w:r w:rsidRPr="00570B02">
          <w:delText>; and</w:delText>
        </w:r>
      </w:del>
    </w:p>
    <w:p w14:paraId="7FE6CE49" w14:textId="77777777" w:rsidR="00F63F78" w:rsidRPr="00570B02" w:rsidRDefault="00F63F78" w:rsidP="00257574">
      <w:pPr>
        <w:pStyle w:val="paragraph"/>
        <w:rPr>
          <w:del w:id="1194" w:author="Author" w:date="2024-09-12T09:53:00Z" w16du:dateUtc="2024-09-11T23:53:00Z"/>
        </w:rPr>
      </w:pPr>
      <w:del w:id="1195" w:author="Author" w:date="2024-09-12T09:53:00Z" w16du:dateUtc="2024-09-11T23:53:00Z">
        <w:r w:rsidRPr="00570B02">
          <w:tab/>
          <w:delText>(b)</w:delText>
        </w:r>
        <w:r w:rsidRPr="00570B02">
          <w:tab/>
          <w:delText>the person does so knowing that the record:</w:delText>
        </w:r>
      </w:del>
    </w:p>
    <w:p w14:paraId="5484D076" w14:textId="77777777" w:rsidR="00F63F78" w:rsidRPr="00570B02" w:rsidRDefault="00F63F78" w:rsidP="00257574">
      <w:pPr>
        <w:pStyle w:val="paragraphsub"/>
        <w:rPr>
          <w:del w:id="1196" w:author="Author" w:date="2024-09-12T09:53:00Z" w16du:dateUtc="2024-09-11T23:53:00Z"/>
        </w:rPr>
      </w:pPr>
      <w:del w:id="1197" w:author="Author" w:date="2024-09-12T09:53:00Z" w16du:dateUtc="2024-09-11T23:53:00Z">
        <w:r w:rsidRPr="00570B02">
          <w:tab/>
          <w:delText>(i)</w:delText>
        </w:r>
        <w:r w:rsidRPr="00570B02">
          <w:tab/>
          <w:delText>is false or misleading; or</w:delText>
        </w:r>
      </w:del>
    </w:p>
    <w:p w14:paraId="063E2825" w14:textId="77777777" w:rsidR="00F63F78" w:rsidRPr="00570B02" w:rsidRDefault="00F63F78" w:rsidP="00257574">
      <w:pPr>
        <w:pStyle w:val="paragraphsub"/>
        <w:rPr>
          <w:del w:id="1198" w:author="Author" w:date="2024-09-12T09:53:00Z" w16du:dateUtc="2024-09-11T23:53:00Z"/>
        </w:rPr>
      </w:pPr>
      <w:del w:id="1199" w:author="Author" w:date="2024-09-12T09:53:00Z" w16du:dateUtc="2024-09-11T23:53:00Z">
        <w:r w:rsidRPr="00570B02">
          <w:tab/>
          <w:delText>(ii)</w:delText>
        </w:r>
        <w:r w:rsidRPr="00570B02">
          <w:tab/>
          <w:delText>omits any matter or thing without which the record is misleading</w:delText>
        </w:r>
        <w:r w:rsidR="00A80961" w:rsidRPr="00570B02">
          <w:delText>.</w:delText>
        </w:r>
      </w:del>
    </w:p>
    <w:p w14:paraId="1996CECA" w14:textId="77777777" w:rsidR="00F63F78" w:rsidRPr="00570B02" w:rsidRDefault="00F63F78" w:rsidP="00257574">
      <w:pPr>
        <w:pStyle w:val="Penalty"/>
        <w:rPr>
          <w:del w:id="1200" w:author="Author" w:date="2024-09-12T09:53:00Z" w16du:dateUtc="2024-09-11T23:53:00Z"/>
        </w:rPr>
      </w:pPr>
      <w:del w:id="1201" w:author="Author" w:date="2024-09-12T09:53:00Z" w16du:dateUtc="2024-09-11T23:53:00Z">
        <w:r w:rsidRPr="00570B02">
          <w:delText>Penalty:</w:delText>
        </w:r>
        <w:r w:rsidRPr="00570B02">
          <w:tab/>
          <w:delText>100 penalty units</w:delText>
        </w:r>
        <w:r w:rsidR="00A80961" w:rsidRPr="00570B02">
          <w:delText>.</w:delText>
        </w:r>
      </w:del>
    </w:p>
    <w:p w14:paraId="4987C977" w14:textId="77777777" w:rsidR="00F63F78" w:rsidRPr="00570B02" w:rsidRDefault="00F63F78" w:rsidP="00257574">
      <w:pPr>
        <w:pStyle w:val="subsection"/>
        <w:rPr>
          <w:del w:id="1202" w:author="Author" w:date="2024-09-12T09:53:00Z" w16du:dateUtc="2024-09-11T23:53:00Z"/>
        </w:rPr>
      </w:pPr>
      <w:del w:id="1203" w:author="Author" w:date="2024-09-12T09:53:00Z" w16du:dateUtc="2024-09-11T23:53:00Z">
        <w:r w:rsidRPr="00570B02">
          <w:tab/>
          <w:delText>(2)</w:delText>
        </w:r>
        <w:r w:rsidRPr="00570B02">
          <w:tab/>
          <w:delText>Section 15</w:delText>
        </w:r>
        <w:r w:rsidR="00A80961" w:rsidRPr="00570B02">
          <w:delText>.</w:delText>
        </w:r>
        <w:r w:rsidRPr="00570B02">
          <w:delText xml:space="preserve">4 of the </w:delText>
        </w:r>
        <w:r w:rsidRPr="00570B02">
          <w:rPr>
            <w:i/>
          </w:rPr>
          <w:delText>Criminal Code</w:delText>
        </w:r>
        <w:r w:rsidRPr="00570B02">
          <w:delText xml:space="preserve"> (Extended geographical jurisdiction—category D) applies to an offence against subclause (1)</w:delText>
        </w:r>
        <w:r w:rsidR="00A80961" w:rsidRPr="00570B02">
          <w:delText>.</w:delText>
        </w:r>
      </w:del>
    </w:p>
    <w:p w14:paraId="413C6B7E" w14:textId="7948A8E7" w:rsidR="004040FB" w:rsidRPr="00740349" w:rsidRDefault="009229A0" w:rsidP="00740349">
      <w:pPr>
        <w:pStyle w:val="ActHead4"/>
      </w:pPr>
      <w:bookmarkStart w:id="1204" w:name="_Toc136528153"/>
      <w:del w:id="1205" w:author="Author" w:date="2024-09-12T09:53:00Z" w16du:dateUtc="2024-09-11T23:53:00Z">
        <w:r w:rsidRPr="00E65593">
          <w:rPr>
            <w:rStyle w:val="CharDivNo"/>
          </w:rPr>
          <w:lastRenderedPageBreak/>
          <w:delText>Division 3</w:delText>
        </w:r>
      </w:del>
      <w:bookmarkStart w:id="1206" w:name="_Toc176247032"/>
      <w:bookmarkEnd w:id="1159"/>
      <w:ins w:id="1207" w:author="Author" w:date="2024-09-12T09:53:00Z" w16du:dateUtc="2024-09-11T23:53:00Z">
        <w:r w:rsidR="003965E9" w:rsidRPr="009C0505">
          <w:rPr>
            <w:rStyle w:val="CharSubdNo"/>
          </w:rPr>
          <w:t>Subd</w:t>
        </w:r>
        <w:r w:rsidRPr="009C0505">
          <w:rPr>
            <w:rStyle w:val="CharSubdNo"/>
          </w:rPr>
          <w:t>ivision </w:t>
        </w:r>
        <w:r w:rsidR="000C471E" w:rsidRPr="009C0505">
          <w:rPr>
            <w:rStyle w:val="CharSubdNo"/>
          </w:rPr>
          <w:t>B</w:t>
        </w:r>
      </w:ins>
      <w:r w:rsidR="004040FB" w:rsidRPr="00740349">
        <w:t>—</w:t>
      </w:r>
      <w:r w:rsidR="004040FB" w:rsidRPr="009C0505">
        <w:rPr>
          <w:rStyle w:val="CharSubdText"/>
        </w:rPr>
        <w:t>Information</w:t>
      </w:r>
      <w:r w:rsidR="00B77206" w:rsidRPr="009C0505">
        <w:rPr>
          <w:rStyle w:val="CharSubdText"/>
        </w:rPr>
        <w:t xml:space="preserve"> gathering</w:t>
      </w:r>
      <w:bookmarkEnd w:id="1204"/>
      <w:bookmarkEnd w:id="1206"/>
    </w:p>
    <w:p w14:paraId="45F48B8D" w14:textId="73849B7A" w:rsidR="00F31954" w:rsidRPr="00740349" w:rsidRDefault="00A80961" w:rsidP="00740349">
      <w:pPr>
        <w:pStyle w:val="ActHead5"/>
      </w:pPr>
      <w:bookmarkStart w:id="1208" w:name="_Toc176247033"/>
      <w:bookmarkStart w:id="1209" w:name="_Hlk124500904"/>
      <w:bookmarkStart w:id="1210" w:name="_Toc136528154"/>
      <w:del w:id="1211" w:author="Author" w:date="2024-09-12T09:53:00Z" w16du:dateUtc="2024-09-11T23:53:00Z">
        <w:r w:rsidRPr="00E65593">
          <w:rPr>
            <w:rStyle w:val="CharSectno"/>
          </w:rPr>
          <w:delText>18</w:delText>
        </w:r>
      </w:del>
      <w:ins w:id="1212" w:author="Author" w:date="2024-09-12T09:53:00Z" w16du:dateUtc="2024-09-11T23:53:00Z">
        <w:r w:rsidR="00CD4CD9" w:rsidRPr="009C0505">
          <w:rPr>
            <w:rStyle w:val="CharSectno"/>
          </w:rPr>
          <w:t>33</w:t>
        </w:r>
      </w:ins>
      <w:r w:rsidR="00F31954" w:rsidRPr="00740349">
        <w:t xml:space="preserve">  ACMA may obtain information and documents from </w:t>
      </w:r>
      <w:r w:rsidR="006C2CDE" w:rsidRPr="00740349">
        <w:t xml:space="preserve">digital </w:t>
      </w:r>
      <w:ins w:id="1213" w:author="Author" w:date="2024-09-12T09:53:00Z" w16du:dateUtc="2024-09-11T23:53:00Z">
        <w:r w:rsidR="006C2CDE" w:rsidRPr="00740349">
          <w:t xml:space="preserve">communications </w:t>
        </w:r>
      </w:ins>
      <w:r w:rsidR="006C2CDE" w:rsidRPr="00740349">
        <w:t>platform provider</w:t>
      </w:r>
      <w:r w:rsidR="00F31954" w:rsidRPr="00740349">
        <w:t>s</w:t>
      </w:r>
      <w:bookmarkEnd w:id="1208"/>
      <w:bookmarkEnd w:id="1210"/>
    </w:p>
    <w:p w14:paraId="414D975F" w14:textId="77777777" w:rsidR="006C7C6C" w:rsidRPr="00740349" w:rsidRDefault="006C7C6C" w:rsidP="00740349">
      <w:pPr>
        <w:pStyle w:val="SubsectionHead"/>
        <w:rPr>
          <w:moveFrom w:id="1214" w:author="Author" w:date="2024-09-12T09:53:00Z" w16du:dateUtc="2024-09-11T23:53:00Z"/>
        </w:rPr>
      </w:pPr>
      <w:moveFromRangeStart w:id="1215" w:author="Author" w:date="2024-09-12T09:53:00Z" w:name="move177027246"/>
      <w:moveFrom w:id="1216" w:author="Author" w:date="2024-09-12T09:53:00Z" w16du:dateUtc="2024-09-11T23:53:00Z">
        <w:r w:rsidRPr="00740349">
          <w:t>Scope</w:t>
        </w:r>
      </w:moveFrom>
    </w:p>
    <w:moveFromRangeEnd w:id="1215"/>
    <w:p w14:paraId="519A84B3" w14:textId="77777777" w:rsidR="00F31954" w:rsidRPr="00740349" w:rsidRDefault="00F31954" w:rsidP="00740349">
      <w:pPr>
        <w:pStyle w:val="SubsectionHead"/>
        <w:rPr>
          <w:moveTo w:id="1217" w:author="Author" w:date="2024-09-12T09:53:00Z" w16du:dateUtc="2024-09-11T23:53:00Z"/>
        </w:rPr>
      </w:pPr>
      <w:moveToRangeStart w:id="1218" w:author="Author" w:date="2024-09-12T09:53:00Z" w:name="move177027245"/>
      <w:moveTo w:id="1219" w:author="Author" w:date="2024-09-12T09:53:00Z" w16du:dateUtc="2024-09-11T23:53:00Z">
        <w:r w:rsidRPr="00740349">
          <w:t>Scope</w:t>
        </w:r>
      </w:moveTo>
    </w:p>
    <w:moveToRangeEnd w:id="1218"/>
    <w:p w14:paraId="2FE1B71F" w14:textId="58B501AF" w:rsidR="00F31954" w:rsidRPr="00740349" w:rsidRDefault="00F31954" w:rsidP="00740349">
      <w:pPr>
        <w:pStyle w:val="subsection"/>
      </w:pPr>
      <w:r w:rsidRPr="00740349">
        <w:tab/>
        <w:t>(1)</w:t>
      </w:r>
      <w:r w:rsidRPr="00740349">
        <w:tab/>
        <w:t xml:space="preserve">This clause applies to a </w:t>
      </w:r>
      <w:r w:rsidR="006C2CDE" w:rsidRPr="00740349">
        <w:t xml:space="preserve">digital </w:t>
      </w:r>
      <w:ins w:id="1220" w:author="Author" w:date="2024-09-12T09:53:00Z" w16du:dateUtc="2024-09-11T23:53:00Z">
        <w:r w:rsidR="006C2CDE" w:rsidRPr="00740349">
          <w:t xml:space="preserve">communications </w:t>
        </w:r>
      </w:ins>
      <w:r w:rsidR="006C2CDE" w:rsidRPr="00740349">
        <w:t>platform provider</w:t>
      </w:r>
      <w:r w:rsidRPr="00740349">
        <w:t xml:space="preserve"> of a </w:t>
      </w:r>
      <w:r w:rsidR="001A7A76" w:rsidRPr="00740349">
        <w:t xml:space="preserve">digital </w:t>
      </w:r>
      <w:ins w:id="1221" w:author="Author" w:date="2024-09-12T09:53:00Z" w16du:dateUtc="2024-09-11T23:53:00Z">
        <w:r w:rsidR="001A7A76" w:rsidRPr="00740349">
          <w:t xml:space="preserve">communications </w:t>
        </w:r>
      </w:ins>
      <w:r w:rsidR="001A7A76" w:rsidRPr="00740349">
        <w:t>platform</w:t>
      </w:r>
      <w:del w:id="1222" w:author="Author" w:date="2024-09-12T09:53:00Z" w16du:dateUtc="2024-09-11T23:53:00Z">
        <w:r w:rsidRPr="00570B02">
          <w:delText xml:space="preserve"> service</w:delText>
        </w:r>
      </w:del>
      <w:r w:rsidRPr="00740349">
        <w:t xml:space="preserve"> if:</w:t>
      </w:r>
    </w:p>
    <w:p w14:paraId="4E31AAB4" w14:textId="77777777" w:rsidR="00F31954" w:rsidRPr="00570B02" w:rsidRDefault="00F31954" w:rsidP="00257574">
      <w:pPr>
        <w:pStyle w:val="paragraph"/>
        <w:rPr>
          <w:del w:id="1223" w:author="Author" w:date="2024-09-12T09:53:00Z" w16du:dateUtc="2024-09-11T23:53:00Z"/>
        </w:rPr>
      </w:pPr>
      <w:r w:rsidRPr="00740349">
        <w:tab/>
        <w:t>(a)</w:t>
      </w:r>
      <w:r w:rsidRPr="00740349">
        <w:tab/>
        <w:t xml:space="preserve">the ACMA has </w:t>
      </w:r>
      <w:del w:id="1224" w:author="Author" w:date="2024-09-12T09:53:00Z" w16du:dateUtc="2024-09-11T23:53:00Z">
        <w:r w:rsidRPr="00570B02">
          <w:delText>reason</w:delText>
        </w:r>
      </w:del>
      <w:ins w:id="1225" w:author="Author" w:date="2024-09-12T09:53:00Z" w16du:dateUtc="2024-09-11T23:53:00Z">
        <w:r w:rsidR="00AC1B1C" w:rsidRPr="00740349">
          <w:t>reasonable grounds</w:t>
        </w:r>
      </w:ins>
      <w:r w:rsidRPr="00740349">
        <w:t xml:space="preserve"> to believe that the provider</w:t>
      </w:r>
      <w:r w:rsidR="00FC58BC" w:rsidRPr="00740349">
        <w:t xml:space="preserve"> </w:t>
      </w:r>
      <w:del w:id="1226" w:author="Author" w:date="2024-09-12T09:53:00Z" w16du:dateUtc="2024-09-11T23:53:00Z">
        <w:r w:rsidRPr="00570B02">
          <w:delText>:</w:delText>
        </w:r>
      </w:del>
    </w:p>
    <w:p w14:paraId="013AEFEA" w14:textId="465FF59E" w:rsidR="00B17975" w:rsidRPr="00740349" w:rsidRDefault="00F31954" w:rsidP="00740349">
      <w:pPr>
        <w:pStyle w:val="paragraph"/>
      </w:pPr>
      <w:del w:id="1227" w:author="Author" w:date="2024-09-12T09:53:00Z" w16du:dateUtc="2024-09-11T23:53:00Z">
        <w:r w:rsidRPr="00570B02">
          <w:tab/>
          <w:delText>(i)</w:delText>
        </w:r>
        <w:r w:rsidRPr="00570B02">
          <w:tab/>
        </w:r>
      </w:del>
      <w:r w:rsidRPr="00740349">
        <w:t>has information or a document</w:t>
      </w:r>
      <w:r w:rsidR="00F8241B" w:rsidRPr="00740349">
        <w:t xml:space="preserve"> </w:t>
      </w:r>
      <w:ins w:id="1228" w:author="Author" w:date="2024-09-12T09:53:00Z" w16du:dateUtc="2024-09-11T23:53:00Z">
        <w:r w:rsidR="00F8241B" w:rsidRPr="00740349">
          <w:t>(other than source code)</w:t>
        </w:r>
        <w:r w:rsidRPr="00740349">
          <w:t xml:space="preserve"> </w:t>
        </w:r>
      </w:ins>
      <w:r w:rsidRPr="00740349">
        <w:t xml:space="preserve">that is relevant to </w:t>
      </w:r>
      <w:del w:id="1229" w:author="Author" w:date="2024-09-12T09:53:00Z" w16du:dateUtc="2024-09-11T23:53:00Z">
        <w:r w:rsidRPr="00570B02">
          <w:delText>a matter mentioned in subclause (2); or</w:delText>
        </w:r>
      </w:del>
      <w:ins w:id="1230" w:author="Author" w:date="2024-09-12T09:53:00Z" w16du:dateUtc="2024-09-11T23:53:00Z">
        <w:r w:rsidR="00B17975" w:rsidRPr="00740349">
          <w:t>any of the following matters</w:t>
        </w:r>
        <w:r w:rsidR="008231A9" w:rsidRPr="00740349">
          <w:t>:</w:t>
        </w:r>
      </w:ins>
    </w:p>
    <w:p w14:paraId="6A5E76ED" w14:textId="77777777" w:rsidR="00F31954" w:rsidRPr="00570B02" w:rsidRDefault="00F31954" w:rsidP="00257574">
      <w:pPr>
        <w:pStyle w:val="paragraphsub"/>
        <w:rPr>
          <w:del w:id="1231" w:author="Author" w:date="2024-09-12T09:53:00Z" w16du:dateUtc="2024-09-11T23:53:00Z"/>
        </w:rPr>
      </w:pPr>
      <w:del w:id="1232" w:author="Author" w:date="2024-09-12T09:53:00Z" w16du:dateUtc="2024-09-11T23:53:00Z">
        <w:r w:rsidRPr="00570B02">
          <w:tab/>
          <w:delText>(ii)</w:delText>
        </w:r>
        <w:r w:rsidRPr="00570B02">
          <w:tab/>
          <w:delText>is capable of giving evidence which the ACMA has reason to believe is relevant to a matter mentioned in subclause (2); and</w:delText>
        </w:r>
      </w:del>
    </w:p>
    <w:p w14:paraId="4D129AB4" w14:textId="77777777" w:rsidR="008231A9" w:rsidRPr="00740349" w:rsidRDefault="00B17975" w:rsidP="00740349">
      <w:pPr>
        <w:pStyle w:val="paragraphsub"/>
        <w:rPr>
          <w:ins w:id="1233" w:author="Author" w:date="2024-09-12T09:53:00Z" w16du:dateUtc="2024-09-11T23:53:00Z"/>
        </w:rPr>
      </w:pPr>
      <w:ins w:id="1234" w:author="Author" w:date="2024-09-12T09:53:00Z" w16du:dateUtc="2024-09-11T23:53:00Z">
        <w:r w:rsidRPr="00740349">
          <w:tab/>
          <w:t>(i)</w:t>
        </w:r>
        <w:r w:rsidRPr="00740349">
          <w:tab/>
        </w:r>
        <w:r w:rsidR="008231A9" w:rsidRPr="00740349">
          <w:t>misinformation or disinformation on the platform;</w:t>
        </w:r>
      </w:ins>
    </w:p>
    <w:p w14:paraId="5DC5DC28" w14:textId="77777777" w:rsidR="008231A9" w:rsidRPr="00740349" w:rsidRDefault="008231A9" w:rsidP="00740349">
      <w:pPr>
        <w:pStyle w:val="paragraphsub"/>
        <w:rPr>
          <w:ins w:id="1235" w:author="Author" w:date="2024-09-12T09:53:00Z" w16du:dateUtc="2024-09-11T23:53:00Z"/>
        </w:rPr>
      </w:pPr>
      <w:ins w:id="1236" w:author="Author" w:date="2024-09-12T09:53:00Z" w16du:dateUtc="2024-09-11T23:53:00Z">
        <w:r w:rsidRPr="00740349">
          <w:tab/>
          <w:t>(ii)</w:t>
        </w:r>
        <w:r w:rsidRPr="00740349">
          <w:tab/>
          <w:t>measures implemented by the provider to prevent or respond to misinformation or disinformation on the platform, including the effectiveness of the measures;</w:t>
        </w:r>
        <w:r w:rsidR="003A1004" w:rsidRPr="00740349">
          <w:t xml:space="preserve"> and</w:t>
        </w:r>
      </w:ins>
    </w:p>
    <w:p w14:paraId="0A9BDE00" w14:textId="799C0106" w:rsidR="00F31954" w:rsidRPr="00740349" w:rsidRDefault="00F31954" w:rsidP="00740349">
      <w:pPr>
        <w:pStyle w:val="paragraph"/>
      </w:pPr>
      <w:r w:rsidRPr="00740349">
        <w:tab/>
        <w:t>(b)</w:t>
      </w:r>
      <w:r w:rsidRPr="00740349">
        <w:tab/>
        <w:t>the ACMA considers that it requires the information</w:t>
      </w:r>
      <w:del w:id="1237" w:author="Author" w:date="2024-09-12T09:53:00Z" w16du:dateUtc="2024-09-11T23:53:00Z">
        <w:r w:rsidRPr="00570B02">
          <w:delText>,</w:delText>
        </w:r>
      </w:del>
      <w:ins w:id="1238" w:author="Author" w:date="2024-09-12T09:53:00Z" w16du:dateUtc="2024-09-11T23:53:00Z">
        <w:r w:rsidR="00FC58BC" w:rsidRPr="00740349">
          <w:t xml:space="preserve"> or</w:t>
        </w:r>
      </w:ins>
      <w:r w:rsidR="00FC58BC" w:rsidRPr="00740349">
        <w:t xml:space="preserve"> </w:t>
      </w:r>
      <w:r w:rsidRPr="00740349">
        <w:t>document</w:t>
      </w:r>
      <w:del w:id="1239" w:author="Author" w:date="2024-09-12T09:53:00Z" w16du:dateUtc="2024-09-11T23:53:00Z">
        <w:r w:rsidRPr="00570B02">
          <w:delText xml:space="preserve"> or evidence</w:delText>
        </w:r>
      </w:del>
      <w:r w:rsidRPr="00740349">
        <w:t xml:space="preserve"> for</w:t>
      </w:r>
      <w:r w:rsidR="0047795C" w:rsidRPr="00740349">
        <w:t xml:space="preserve"> </w:t>
      </w:r>
      <w:r w:rsidRPr="00740349">
        <w:t>the performance of the ACMA’s function under</w:t>
      </w:r>
      <w:r w:rsidR="00F8241B" w:rsidRPr="00740349">
        <w:t xml:space="preserve"> </w:t>
      </w:r>
      <w:r w:rsidR="00700160" w:rsidRPr="00740349">
        <w:t>paragraph 1</w:t>
      </w:r>
      <w:r w:rsidRPr="00740349">
        <w:t>0(1)(mb), (mc), (md), (me), (mf)</w:t>
      </w:r>
      <w:r w:rsidR="00DC3591" w:rsidRPr="00740349">
        <w:t>,</w:t>
      </w:r>
      <w:r w:rsidRPr="00740349">
        <w:t xml:space="preserve"> (mg) </w:t>
      </w:r>
      <w:r w:rsidR="00DC3591" w:rsidRPr="00740349">
        <w:t xml:space="preserve">or (q) </w:t>
      </w:r>
      <w:r w:rsidRPr="00740349">
        <w:t xml:space="preserve">of the </w:t>
      </w:r>
      <w:r w:rsidRPr="00740349">
        <w:rPr>
          <w:i/>
        </w:rPr>
        <w:t>Australian Communications and Media Authority Act 2005</w:t>
      </w:r>
      <w:r w:rsidR="00A80961" w:rsidRPr="00740349">
        <w:t>.</w:t>
      </w:r>
    </w:p>
    <w:p w14:paraId="70E02DF3" w14:textId="77777777" w:rsidR="00F31954" w:rsidRPr="00570B02" w:rsidRDefault="00F31954" w:rsidP="00257574">
      <w:pPr>
        <w:pStyle w:val="subsection"/>
        <w:rPr>
          <w:del w:id="1240" w:author="Author" w:date="2024-09-12T09:53:00Z" w16du:dateUtc="2024-09-11T23:53:00Z"/>
        </w:rPr>
      </w:pPr>
      <w:del w:id="1241" w:author="Author" w:date="2024-09-12T09:53:00Z" w16du:dateUtc="2024-09-11T23:53:00Z">
        <w:r w:rsidRPr="00570B02">
          <w:tab/>
          <w:delText>(2)</w:delText>
        </w:r>
        <w:r w:rsidRPr="00570B02">
          <w:tab/>
          <w:delText>For the purposes of paragraph (1)(a), the matters are as follows:</w:delText>
        </w:r>
      </w:del>
    </w:p>
    <w:p w14:paraId="634FBD55" w14:textId="77777777" w:rsidR="00F31954" w:rsidRPr="00570B02" w:rsidRDefault="00F31954" w:rsidP="00257574">
      <w:pPr>
        <w:pStyle w:val="paragraph"/>
        <w:rPr>
          <w:del w:id="1242" w:author="Author" w:date="2024-09-12T09:53:00Z" w16du:dateUtc="2024-09-11T23:53:00Z"/>
        </w:rPr>
      </w:pPr>
      <w:del w:id="1243" w:author="Author" w:date="2024-09-12T09:53:00Z" w16du:dateUtc="2024-09-11T23:53:00Z">
        <w:r w:rsidRPr="00570B02">
          <w:tab/>
          <w:delText>(a)</w:delText>
        </w:r>
        <w:r w:rsidRPr="00570B02">
          <w:tab/>
          <w:delText>misinformation or disinformation on the service;</w:delText>
        </w:r>
      </w:del>
    </w:p>
    <w:p w14:paraId="051F620A" w14:textId="77777777" w:rsidR="00F31954" w:rsidRPr="00570B02" w:rsidRDefault="00F31954" w:rsidP="00257574">
      <w:pPr>
        <w:pStyle w:val="paragraph"/>
        <w:rPr>
          <w:del w:id="1244" w:author="Author" w:date="2024-09-12T09:53:00Z" w16du:dateUtc="2024-09-11T23:53:00Z"/>
        </w:rPr>
      </w:pPr>
      <w:del w:id="1245" w:author="Author" w:date="2024-09-12T09:53:00Z" w16du:dateUtc="2024-09-11T23:53:00Z">
        <w:r w:rsidRPr="00570B02">
          <w:tab/>
          <w:delText>(b)</w:delText>
        </w:r>
        <w:r w:rsidRPr="00570B02">
          <w:tab/>
          <w:delText>measures implemented by the provider to prevent or respond to misinformation or disinformation on the service, including the effectiveness of the measures;</w:delText>
        </w:r>
      </w:del>
    </w:p>
    <w:p w14:paraId="2000CC49" w14:textId="77777777" w:rsidR="00F31954" w:rsidRPr="00570B02" w:rsidRDefault="00F31954" w:rsidP="00257574">
      <w:pPr>
        <w:pStyle w:val="paragraph"/>
        <w:rPr>
          <w:del w:id="1246" w:author="Author" w:date="2024-09-12T09:53:00Z" w16du:dateUtc="2024-09-11T23:53:00Z"/>
        </w:rPr>
      </w:pPr>
      <w:del w:id="1247" w:author="Author" w:date="2024-09-12T09:53:00Z" w16du:dateUtc="2024-09-11T23:53:00Z">
        <w:r w:rsidRPr="00570B02">
          <w:tab/>
          <w:delText>(c)</w:delText>
        </w:r>
        <w:r w:rsidRPr="00570B02">
          <w:tab/>
        </w:r>
        <w:r w:rsidR="00DC3591" w:rsidRPr="00570B02">
          <w:delText>the prevalence of content containing false, misleading or deceptive information provided on the service (other than excluded content for misinformation purposes)</w:delText>
        </w:r>
        <w:r w:rsidR="00A80961" w:rsidRPr="00570B02">
          <w:delText>.</w:delText>
        </w:r>
      </w:del>
    </w:p>
    <w:p w14:paraId="18A055F5" w14:textId="64C0B70F" w:rsidR="00F31954" w:rsidRPr="00740349" w:rsidRDefault="00F31954" w:rsidP="00740349">
      <w:pPr>
        <w:pStyle w:val="SubsectionHead"/>
      </w:pPr>
      <w:r w:rsidRPr="00740349">
        <w:lastRenderedPageBreak/>
        <w:t>ACMA may require information</w:t>
      </w:r>
      <w:del w:id="1248" w:author="Author" w:date="2024-09-12T09:53:00Z" w16du:dateUtc="2024-09-11T23:53:00Z">
        <w:r w:rsidRPr="00570B02">
          <w:delText>,</w:delText>
        </w:r>
      </w:del>
      <w:ins w:id="1249" w:author="Author" w:date="2024-09-12T09:53:00Z" w16du:dateUtc="2024-09-11T23:53:00Z">
        <w:r w:rsidR="00FC58BC" w:rsidRPr="00740349">
          <w:t xml:space="preserve"> or</w:t>
        </w:r>
      </w:ins>
      <w:r w:rsidR="00FC58BC" w:rsidRPr="00740349">
        <w:t xml:space="preserve"> </w:t>
      </w:r>
      <w:r w:rsidRPr="00740349">
        <w:t>documents</w:t>
      </w:r>
      <w:del w:id="1250" w:author="Author" w:date="2024-09-12T09:53:00Z" w16du:dateUtc="2024-09-11T23:53:00Z">
        <w:r w:rsidRPr="00570B02">
          <w:delText xml:space="preserve"> or evidence</w:delText>
        </w:r>
      </w:del>
    </w:p>
    <w:p w14:paraId="5A0E5512" w14:textId="503BAAEA" w:rsidR="00F31954" w:rsidRPr="00740349" w:rsidRDefault="00F31954" w:rsidP="00740349">
      <w:pPr>
        <w:pStyle w:val="subsection"/>
      </w:pPr>
      <w:r w:rsidRPr="00740349">
        <w:tab/>
        <w:t>(</w:t>
      </w:r>
      <w:del w:id="1251" w:author="Author" w:date="2024-09-12T09:53:00Z" w16du:dateUtc="2024-09-11T23:53:00Z">
        <w:r w:rsidRPr="00570B02">
          <w:delText>3</w:delText>
        </w:r>
      </w:del>
      <w:ins w:id="1252" w:author="Author" w:date="2024-09-12T09:53:00Z" w16du:dateUtc="2024-09-11T23:53:00Z">
        <w:r w:rsidR="009D7532" w:rsidRPr="00740349">
          <w:t>2</w:t>
        </w:r>
      </w:ins>
      <w:r w:rsidRPr="00740349">
        <w:t>)</w:t>
      </w:r>
      <w:r w:rsidRPr="00740349">
        <w:tab/>
        <w:t>The ACMA may, by written notice given to the provider, require the provider:</w:t>
      </w:r>
    </w:p>
    <w:p w14:paraId="72E26ECD" w14:textId="77777777" w:rsidR="00F31954" w:rsidRPr="00740349" w:rsidRDefault="00F31954" w:rsidP="00740349">
      <w:pPr>
        <w:pStyle w:val="paragraph"/>
      </w:pPr>
      <w:r w:rsidRPr="00740349">
        <w:tab/>
        <w:t>(a)</w:t>
      </w:r>
      <w:r w:rsidRPr="00740349">
        <w:tab/>
        <w:t>to give to the ACMA, within the period and in the manner and form specified in the notice, any such information; or</w:t>
      </w:r>
    </w:p>
    <w:p w14:paraId="73C19173" w14:textId="77777777" w:rsidR="00F31954" w:rsidRPr="00740349" w:rsidRDefault="00F31954" w:rsidP="00740349">
      <w:pPr>
        <w:pStyle w:val="paragraph"/>
      </w:pPr>
      <w:r w:rsidRPr="00740349">
        <w:tab/>
        <w:t>(b)</w:t>
      </w:r>
      <w:r w:rsidRPr="00740349">
        <w:tab/>
        <w:t>to produce to the ACMA, within the period and in the manner specified in the notice, any such documents; or</w:t>
      </w:r>
    </w:p>
    <w:p w14:paraId="63F5E708" w14:textId="1C18C580" w:rsidR="00F31954" w:rsidRPr="00740349" w:rsidRDefault="00F31954" w:rsidP="00740349">
      <w:pPr>
        <w:pStyle w:val="paragraph"/>
      </w:pPr>
      <w:r w:rsidRPr="00740349">
        <w:tab/>
        <w:t>(c)</w:t>
      </w:r>
      <w:r w:rsidRPr="00740349">
        <w:tab/>
        <w:t>to make copies of any such documents and to produce to the ACMA, within the period and in the manner specified in the notice, those copies</w:t>
      </w:r>
      <w:del w:id="1253" w:author="Author" w:date="2024-09-12T09:53:00Z" w16du:dateUtc="2024-09-11T23:53:00Z">
        <w:r w:rsidRPr="00570B02">
          <w:delText>; or</w:delText>
        </w:r>
      </w:del>
      <w:ins w:id="1254" w:author="Author" w:date="2024-09-12T09:53:00Z" w16du:dateUtc="2024-09-11T23:53:00Z">
        <w:r w:rsidR="00FC58BC" w:rsidRPr="00740349">
          <w:t>.</w:t>
        </w:r>
      </w:ins>
    </w:p>
    <w:p w14:paraId="7D5D87F4" w14:textId="77777777" w:rsidR="00F31954" w:rsidRPr="00570B02" w:rsidRDefault="00F31954" w:rsidP="00257574">
      <w:pPr>
        <w:pStyle w:val="paragraph"/>
        <w:rPr>
          <w:del w:id="1255" w:author="Author" w:date="2024-09-12T09:53:00Z" w16du:dateUtc="2024-09-11T23:53:00Z"/>
        </w:rPr>
      </w:pPr>
      <w:r w:rsidRPr="00740349">
        <w:tab/>
        <w:t>(</w:t>
      </w:r>
      <w:del w:id="1256" w:author="Author" w:date="2024-09-12T09:53:00Z" w16du:dateUtc="2024-09-11T23:53:00Z">
        <w:r w:rsidRPr="00570B02">
          <w:delText>d)</w:delText>
        </w:r>
        <w:r w:rsidRPr="00570B02">
          <w:tab/>
          <w:delText>if the provider is an individual—to appear before the ACMA at a time and place specified in the notice to give any such evidence, either orally or in writing, and produce any such documents; or</w:delText>
        </w:r>
      </w:del>
    </w:p>
    <w:p w14:paraId="08358E49" w14:textId="77777777" w:rsidR="00F31954" w:rsidRPr="00570B02" w:rsidRDefault="00F31954" w:rsidP="00257574">
      <w:pPr>
        <w:pStyle w:val="paragraph"/>
        <w:rPr>
          <w:del w:id="1257" w:author="Author" w:date="2024-09-12T09:53:00Z" w16du:dateUtc="2024-09-11T23:53:00Z"/>
        </w:rPr>
      </w:pPr>
      <w:del w:id="1258" w:author="Author" w:date="2024-09-12T09:53:00Z" w16du:dateUtc="2024-09-11T23:53:00Z">
        <w:r w:rsidRPr="00570B02">
          <w:tab/>
          <w:delText>(e)</w:delText>
        </w:r>
        <w:r w:rsidRPr="00570B02">
          <w:tab/>
          <w:delText>if the provider is a body corporate or a public body—to cause a competent officer of the body to appear before the ACMA at a time and place specified in the notice to give any such evidence, either orally or in writing, and produce any such documents; or</w:delText>
        </w:r>
      </w:del>
    </w:p>
    <w:p w14:paraId="09A0368D" w14:textId="77777777" w:rsidR="00F31954" w:rsidRPr="00570B02" w:rsidRDefault="00F31954" w:rsidP="00257574">
      <w:pPr>
        <w:pStyle w:val="paragraph"/>
        <w:rPr>
          <w:del w:id="1259" w:author="Author" w:date="2024-09-12T09:53:00Z" w16du:dateUtc="2024-09-11T23:53:00Z"/>
        </w:rPr>
      </w:pPr>
      <w:del w:id="1260" w:author="Author" w:date="2024-09-12T09:53:00Z" w16du:dateUtc="2024-09-11T23:53:00Z">
        <w:r w:rsidRPr="00570B02">
          <w:tab/>
          <w:delText>(f)</w:delText>
        </w:r>
        <w:r w:rsidRPr="00570B02">
          <w:tab/>
          <w:delText>if the provider is a partnership—to cause an individual who is:</w:delText>
        </w:r>
      </w:del>
    </w:p>
    <w:p w14:paraId="62598341" w14:textId="77777777" w:rsidR="00F31954" w:rsidRPr="00570B02" w:rsidRDefault="00F31954" w:rsidP="00257574">
      <w:pPr>
        <w:pStyle w:val="paragraphsub"/>
        <w:rPr>
          <w:del w:id="1261" w:author="Author" w:date="2024-09-12T09:53:00Z" w16du:dateUtc="2024-09-11T23:53:00Z"/>
        </w:rPr>
      </w:pPr>
      <w:del w:id="1262" w:author="Author" w:date="2024-09-12T09:53:00Z" w16du:dateUtc="2024-09-11T23:53:00Z">
        <w:r w:rsidRPr="00570B02">
          <w:tab/>
          <w:delText>(i)</w:delText>
        </w:r>
        <w:r w:rsidRPr="00570B02">
          <w:tab/>
          <w:delText>a partner in the partnership; or</w:delText>
        </w:r>
      </w:del>
    </w:p>
    <w:p w14:paraId="1F0D521F" w14:textId="77777777" w:rsidR="00F31954" w:rsidRPr="00570B02" w:rsidRDefault="00F31954" w:rsidP="00257574">
      <w:pPr>
        <w:pStyle w:val="paragraphsub"/>
        <w:rPr>
          <w:del w:id="1263" w:author="Author" w:date="2024-09-12T09:53:00Z" w16du:dateUtc="2024-09-11T23:53:00Z"/>
        </w:rPr>
      </w:pPr>
      <w:del w:id="1264" w:author="Author" w:date="2024-09-12T09:53:00Z" w16du:dateUtc="2024-09-11T23:53:00Z">
        <w:r w:rsidRPr="00570B02">
          <w:tab/>
          <w:delText>(ii)</w:delText>
        </w:r>
        <w:r w:rsidRPr="00570B02">
          <w:tab/>
          <w:delText>an employee of the partnership;</w:delText>
        </w:r>
      </w:del>
    </w:p>
    <w:p w14:paraId="5D142C40" w14:textId="77777777" w:rsidR="00F31954" w:rsidRPr="00570B02" w:rsidRDefault="00F31954" w:rsidP="00257574">
      <w:pPr>
        <w:pStyle w:val="paragraph"/>
        <w:rPr>
          <w:del w:id="1265" w:author="Author" w:date="2024-09-12T09:53:00Z" w16du:dateUtc="2024-09-11T23:53:00Z"/>
        </w:rPr>
      </w:pPr>
      <w:del w:id="1266" w:author="Author" w:date="2024-09-12T09:53:00Z" w16du:dateUtc="2024-09-11T23:53:00Z">
        <w:r w:rsidRPr="00570B02">
          <w:tab/>
        </w:r>
        <w:r w:rsidRPr="00570B02">
          <w:tab/>
          <w:delText>to appear before the ACMA at a time and place specified in the notice to give any such evidence, either orally or in writing, and produce any such documents</w:delText>
        </w:r>
        <w:r w:rsidR="00A80961" w:rsidRPr="00570B02">
          <w:delText>.</w:delText>
        </w:r>
      </w:del>
    </w:p>
    <w:p w14:paraId="6BACFA4A" w14:textId="03585B0C" w:rsidR="00A73037" w:rsidRPr="00740349" w:rsidRDefault="00F31954" w:rsidP="00740349">
      <w:pPr>
        <w:pStyle w:val="subsection"/>
      </w:pPr>
      <w:del w:id="1267" w:author="Author" w:date="2024-09-12T09:53:00Z" w16du:dateUtc="2024-09-11T23:53:00Z">
        <w:r w:rsidRPr="00570B02">
          <w:tab/>
          <w:delText>(4</w:delText>
        </w:r>
      </w:del>
      <w:ins w:id="1268" w:author="Author" w:date="2024-09-12T09:53:00Z" w16du:dateUtc="2024-09-11T23:53:00Z">
        <w:r w:rsidR="009D7532" w:rsidRPr="00740349">
          <w:t>3</w:t>
        </w:r>
      </w:ins>
      <w:r w:rsidRPr="00740349">
        <w:t>)</w:t>
      </w:r>
      <w:r w:rsidRPr="00740349">
        <w:tab/>
        <w:t>However, a notice cannot require a person to give information</w:t>
      </w:r>
      <w:del w:id="1269" w:author="Author" w:date="2024-09-12T09:53:00Z" w16du:dateUtc="2024-09-11T23:53:00Z">
        <w:r w:rsidRPr="00570B02">
          <w:delText xml:space="preserve"> or evidence</w:delText>
        </w:r>
      </w:del>
      <w:r w:rsidR="00C25410" w:rsidRPr="00740349">
        <w:t>,</w:t>
      </w:r>
      <w:r w:rsidRPr="00740349">
        <w:t xml:space="preserve"> or produce a document or copy, that would reveal</w:t>
      </w:r>
      <w:del w:id="1270" w:author="Author" w:date="2024-09-12T09:53:00Z" w16du:dateUtc="2024-09-11T23:53:00Z">
        <w:r w:rsidRPr="00570B02">
          <w:delText xml:space="preserve"> the content of a private message</w:delText>
        </w:r>
        <w:r w:rsidR="00A80961" w:rsidRPr="00570B02">
          <w:delText>.</w:delText>
        </w:r>
      </w:del>
      <w:ins w:id="1271" w:author="Author" w:date="2024-09-12T09:53:00Z" w16du:dateUtc="2024-09-11T23:53:00Z">
        <w:r w:rsidR="00A73037" w:rsidRPr="00740349">
          <w:t>:</w:t>
        </w:r>
      </w:ins>
    </w:p>
    <w:p w14:paraId="660AE7A9" w14:textId="6FA98DDC" w:rsidR="00A73037" w:rsidRPr="00740349" w:rsidRDefault="00F31954" w:rsidP="00740349">
      <w:pPr>
        <w:pStyle w:val="paragraph"/>
        <w:rPr>
          <w:ins w:id="1272" w:author="Author" w:date="2024-09-12T09:53:00Z" w16du:dateUtc="2024-09-11T23:53:00Z"/>
        </w:rPr>
      </w:pPr>
      <w:del w:id="1273" w:author="Author" w:date="2024-09-12T09:53:00Z" w16du:dateUtc="2024-09-11T23:53:00Z">
        <w:r w:rsidRPr="00570B02">
          <w:tab/>
          <w:delText>(5)</w:delText>
        </w:r>
        <w:r w:rsidRPr="00570B02">
          <w:tab/>
          <w:delText xml:space="preserve">A digital </w:delText>
        </w:r>
      </w:del>
      <w:ins w:id="1274" w:author="Author" w:date="2024-09-12T09:53:00Z" w16du:dateUtc="2024-09-11T23:53:00Z">
        <w:r w:rsidR="00A73037" w:rsidRPr="00740349">
          <w:tab/>
          <w:t>(a)</w:t>
        </w:r>
        <w:r w:rsidR="00A73037" w:rsidRPr="00740349">
          <w:tab/>
        </w:r>
        <w:r w:rsidRPr="00740349">
          <w:t>the content of a private message</w:t>
        </w:r>
        <w:r w:rsidR="001D0873" w:rsidRPr="00740349">
          <w:t xml:space="preserve"> sent by an end</w:t>
        </w:r>
        <w:r w:rsidR="00740349">
          <w:noBreakHyphen/>
        </w:r>
        <w:r w:rsidR="001D0873" w:rsidRPr="00740349">
          <w:t>user of the platform (other than a private message relating to the internal operations of the platform sent by an employee of, or person provid</w:t>
        </w:r>
        <w:r w:rsidR="006532AB" w:rsidRPr="00740349">
          <w:t>ing</w:t>
        </w:r>
        <w:r w:rsidR="001D0873" w:rsidRPr="00740349">
          <w:t xml:space="preserve"> services </w:t>
        </w:r>
        <w:r w:rsidR="006532AB" w:rsidRPr="00740349">
          <w:t>to</w:t>
        </w:r>
        <w:r w:rsidR="001D0873" w:rsidRPr="00740349">
          <w:t>, the provider)</w:t>
        </w:r>
        <w:r w:rsidR="00A73037" w:rsidRPr="00740349">
          <w:t xml:space="preserve">; </w:t>
        </w:r>
        <w:r w:rsidR="008E5A03" w:rsidRPr="00740349">
          <w:t>or</w:t>
        </w:r>
      </w:ins>
    </w:p>
    <w:p w14:paraId="4B66251F" w14:textId="77777777" w:rsidR="00F31954" w:rsidRPr="00740349" w:rsidRDefault="00A73037" w:rsidP="00740349">
      <w:pPr>
        <w:pStyle w:val="paragraph"/>
        <w:rPr>
          <w:ins w:id="1275" w:author="Author" w:date="2024-09-12T09:53:00Z" w16du:dateUtc="2024-09-11T23:53:00Z"/>
        </w:rPr>
      </w:pPr>
      <w:ins w:id="1276" w:author="Author" w:date="2024-09-12T09:53:00Z" w16du:dateUtc="2024-09-11T23:53:00Z">
        <w:r w:rsidRPr="00740349">
          <w:tab/>
          <w:t>(b)</w:t>
        </w:r>
        <w:r w:rsidRPr="00740349">
          <w:tab/>
          <w:t xml:space="preserve">the content of a </w:t>
        </w:r>
        <w:r w:rsidR="008E5A03" w:rsidRPr="00740349">
          <w:t>VoIP communication</w:t>
        </w:r>
        <w:r w:rsidR="001D0873" w:rsidRPr="00740349">
          <w:t xml:space="preserve"> </w:t>
        </w:r>
        <w:r w:rsidR="00A6000C" w:rsidRPr="00740349">
          <w:t>by an end</w:t>
        </w:r>
        <w:r w:rsidR="00740349">
          <w:noBreakHyphen/>
        </w:r>
        <w:r w:rsidR="00A6000C" w:rsidRPr="00740349">
          <w:t xml:space="preserve">user of the </w:t>
        </w:r>
        <w:r w:rsidR="00C52419" w:rsidRPr="00740349">
          <w:t>platform</w:t>
        </w:r>
        <w:r w:rsidR="00F8241B" w:rsidRPr="00740349">
          <w:t xml:space="preserve"> (other than a VoIP communication relating to the </w:t>
        </w:r>
        <w:r w:rsidR="00F8241B" w:rsidRPr="00740349">
          <w:lastRenderedPageBreak/>
          <w:t>internal operations of the platform by an employee of, or person provid</w:t>
        </w:r>
        <w:r w:rsidR="006532AB" w:rsidRPr="00740349">
          <w:t>ing</w:t>
        </w:r>
        <w:r w:rsidR="00F8241B" w:rsidRPr="00740349">
          <w:t xml:space="preserve"> services </w:t>
        </w:r>
        <w:r w:rsidR="006532AB" w:rsidRPr="00740349">
          <w:t>to</w:t>
        </w:r>
        <w:r w:rsidR="00F8241B" w:rsidRPr="00740349">
          <w:t>, the provider)</w:t>
        </w:r>
        <w:r w:rsidR="004A362B" w:rsidRPr="00740349">
          <w:t>.</w:t>
        </w:r>
      </w:ins>
    </w:p>
    <w:p w14:paraId="28AAF13A" w14:textId="56B41B18" w:rsidR="00F31954" w:rsidRPr="00740349" w:rsidRDefault="00F31954" w:rsidP="00740349">
      <w:pPr>
        <w:pStyle w:val="subsection"/>
      </w:pPr>
      <w:ins w:id="1277" w:author="Author" w:date="2024-09-12T09:53:00Z" w16du:dateUtc="2024-09-11T23:53:00Z">
        <w:r w:rsidRPr="00740349">
          <w:tab/>
          <w:t>(</w:t>
        </w:r>
        <w:r w:rsidR="009D7532" w:rsidRPr="00740349">
          <w:t>4</w:t>
        </w:r>
        <w:r w:rsidRPr="00740349">
          <w:t>)</w:t>
        </w:r>
        <w:r w:rsidRPr="00740349">
          <w:tab/>
          <w:t xml:space="preserve">A </w:t>
        </w:r>
        <w:r w:rsidR="006C2CDE" w:rsidRPr="00740349">
          <w:t xml:space="preserve">digital communications </w:t>
        </w:r>
      </w:ins>
      <w:r w:rsidR="006C2CDE" w:rsidRPr="00740349">
        <w:t>platform provider</w:t>
      </w:r>
      <w:r w:rsidRPr="00740349">
        <w:t xml:space="preserve"> must comply with a requirement under </w:t>
      </w:r>
      <w:r w:rsidR="00B83758" w:rsidRPr="00740349">
        <w:t>subclause (</w:t>
      </w:r>
      <w:del w:id="1278" w:author="Author" w:date="2024-09-12T09:53:00Z" w16du:dateUtc="2024-09-11T23:53:00Z">
        <w:r w:rsidRPr="00570B02">
          <w:delText>3</w:delText>
        </w:r>
      </w:del>
      <w:ins w:id="1279" w:author="Author" w:date="2024-09-12T09:53:00Z" w16du:dateUtc="2024-09-11T23:53:00Z">
        <w:r w:rsidR="009D7532" w:rsidRPr="00740349">
          <w:t>2</w:t>
        </w:r>
      </w:ins>
      <w:r w:rsidRPr="00740349">
        <w:t>)</w:t>
      </w:r>
      <w:r w:rsidR="00A80961" w:rsidRPr="00740349">
        <w:t>.</w:t>
      </w:r>
    </w:p>
    <w:p w14:paraId="40F5052D" w14:textId="77777777" w:rsidR="0004386A" w:rsidRPr="00740349" w:rsidRDefault="00794359" w:rsidP="00740349">
      <w:pPr>
        <w:pStyle w:val="SubsectionHead"/>
        <w:rPr>
          <w:ins w:id="1280" w:author="Author" w:date="2024-09-12T09:53:00Z" w16du:dateUtc="2024-09-11T23:53:00Z"/>
        </w:rPr>
      </w:pPr>
      <w:ins w:id="1281" w:author="Author" w:date="2024-09-12T09:53:00Z" w16du:dateUtc="2024-09-11T23:53:00Z">
        <w:r w:rsidRPr="00740349">
          <w:t xml:space="preserve">Protected </w:t>
        </w:r>
        <w:r w:rsidR="0004386A" w:rsidRPr="00740349">
          <w:t>information</w:t>
        </w:r>
      </w:ins>
    </w:p>
    <w:p w14:paraId="12D477A7" w14:textId="77777777" w:rsidR="001B392B" w:rsidRPr="00740349" w:rsidRDefault="001B392B" w:rsidP="00740349">
      <w:pPr>
        <w:pStyle w:val="subsection"/>
        <w:rPr>
          <w:ins w:id="1282" w:author="Author" w:date="2024-09-12T09:53:00Z" w16du:dateUtc="2024-09-11T23:53:00Z"/>
        </w:rPr>
      </w:pPr>
      <w:ins w:id="1283" w:author="Author" w:date="2024-09-12T09:53:00Z" w16du:dateUtc="2024-09-11T23:53:00Z">
        <w:r w:rsidRPr="00740349">
          <w:tab/>
          <w:t>(5)</w:t>
        </w:r>
        <w:r w:rsidRPr="00740349">
          <w:tab/>
          <w:t xml:space="preserve">A digital communications platform provider may notify the ACMA that information given or </w:t>
        </w:r>
        <w:r w:rsidR="00407EFD" w:rsidRPr="00740349">
          <w:t xml:space="preserve">a </w:t>
        </w:r>
        <w:r w:rsidRPr="00740349">
          <w:t xml:space="preserve">document </w:t>
        </w:r>
        <w:r w:rsidR="0042248A" w:rsidRPr="00740349">
          <w:t xml:space="preserve">or copy </w:t>
        </w:r>
        <w:r w:rsidRPr="00740349">
          <w:t xml:space="preserve">produced </w:t>
        </w:r>
        <w:r w:rsidR="0042248A" w:rsidRPr="00740349">
          <w:t xml:space="preserve">under this </w:t>
        </w:r>
        <w:r w:rsidR="007A10F2" w:rsidRPr="00740349">
          <w:t>clause</w:t>
        </w:r>
        <w:r w:rsidR="0042248A" w:rsidRPr="00740349">
          <w:t xml:space="preserve"> </w:t>
        </w:r>
        <w:r w:rsidR="0004386A" w:rsidRPr="00740349">
          <w:t>contains</w:t>
        </w:r>
        <w:r w:rsidRPr="00740349">
          <w:t xml:space="preserve"> </w:t>
        </w:r>
        <w:r w:rsidR="00794359" w:rsidRPr="00740349">
          <w:t xml:space="preserve">protected </w:t>
        </w:r>
        <w:r w:rsidRPr="00740349">
          <w:t>information.</w:t>
        </w:r>
        <w:r w:rsidR="00407EFD" w:rsidRPr="00740349">
          <w:t xml:space="preserve"> The notice must identify which information is </w:t>
        </w:r>
        <w:r w:rsidR="00794359" w:rsidRPr="00740349">
          <w:t xml:space="preserve">protected </w:t>
        </w:r>
        <w:r w:rsidR="00407EFD" w:rsidRPr="00740349">
          <w:t>information and explain why.</w:t>
        </w:r>
      </w:ins>
    </w:p>
    <w:p w14:paraId="7BFEEF25" w14:textId="77777777" w:rsidR="00A95205" w:rsidRPr="00740349" w:rsidRDefault="00A95205" w:rsidP="00740349">
      <w:pPr>
        <w:pStyle w:val="notetext"/>
        <w:rPr>
          <w:ins w:id="1284" w:author="Author" w:date="2024-09-12T09:53:00Z" w16du:dateUtc="2024-09-11T23:53:00Z"/>
        </w:rPr>
      </w:pPr>
      <w:ins w:id="1285" w:author="Author" w:date="2024-09-12T09:53:00Z" w16du:dateUtc="2024-09-11T23:53:00Z">
        <w:r w:rsidRPr="00740349">
          <w:t>Note:</w:t>
        </w:r>
        <w:r w:rsidRPr="00740349">
          <w:tab/>
          <w:t xml:space="preserve">Limitations apply to publication of protected information under </w:t>
        </w:r>
        <w:r w:rsidR="00700160" w:rsidRPr="00740349">
          <w:t>clause 3</w:t>
        </w:r>
        <w:r w:rsidR="00CD4CD9" w:rsidRPr="00740349">
          <w:t>8</w:t>
        </w:r>
        <w:r w:rsidRPr="00740349">
          <w:t xml:space="preserve"> (see </w:t>
        </w:r>
        <w:r w:rsidR="00700160" w:rsidRPr="00740349">
          <w:t>clauses 3</w:t>
        </w:r>
        <w:r w:rsidR="00CD4CD9" w:rsidRPr="00740349">
          <w:t>9</w:t>
        </w:r>
        <w:r w:rsidRPr="00740349">
          <w:t xml:space="preserve"> and </w:t>
        </w:r>
        <w:r w:rsidR="00CD4CD9" w:rsidRPr="00740349">
          <w:t>40</w:t>
        </w:r>
        <w:r w:rsidRPr="00740349">
          <w:t>).</w:t>
        </w:r>
      </w:ins>
    </w:p>
    <w:p w14:paraId="7E296875" w14:textId="77777777" w:rsidR="00B353EC" w:rsidRPr="00740349" w:rsidRDefault="00B353EC" w:rsidP="00740349">
      <w:pPr>
        <w:pStyle w:val="SubsectionHead"/>
        <w:rPr>
          <w:moveTo w:id="1286" w:author="Author" w:date="2024-09-12T09:53:00Z" w16du:dateUtc="2024-09-11T23:53:00Z"/>
        </w:rPr>
      </w:pPr>
      <w:moveToRangeStart w:id="1287" w:author="Author" w:date="2024-09-12T09:53:00Z" w:name="move177027247"/>
      <w:moveTo w:id="1288" w:author="Author" w:date="2024-09-12T09:53:00Z" w16du:dateUtc="2024-09-11T23:53:00Z">
        <w:r w:rsidRPr="00740349">
          <w:t>Civil penalty provision</w:t>
        </w:r>
      </w:moveTo>
    </w:p>
    <w:p w14:paraId="56805064" w14:textId="77777777" w:rsidR="00F31954" w:rsidRPr="00740349" w:rsidRDefault="00F31954" w:rsidP="00740349">
      <w:pPr>
        <w:pStyle w:val="SubsectionHead"/>
        <w:rPr>
          <w:moveFrom w:id="1289" w:author="Author" w:date="2024-09-12T09:53:00Z" w16du:dateUtc="2024-09-11T23:53:00Z"/>
        </w:rPr>
      </w:pPr>
      <w:moveFromRangeStart w:id="1290" w:author="Author" w:date="2024-09-12T09:53:00Z" w:name="move177027248"/>
      <w:moveToRangeEnd w:id="1287"/>
      <w:moveFrom w:id="1291" w:author="Author" w:date="2024-09-12T09:53:00Z" w16du:dateUtc="2024-09-11T23:53:00Z">
        <w:r w:rsidRPr="00740349">
          <w:t>Civil penalty provision</w:t>
        </w:r>
      </w:moveFrom>
    </w:p>
    <w:moveFromRangeEnd w:id="1290"/>
    <w:p w14:paraId="159940D3" w14:textId="13990304" w:rsidR="00F31954" w:rsidRPr="00740349" w:rsidRDefault="00F31954" w:rsidP="00740349">
      <w:pPr>
        <w:pStyle w:val="subsection"/>
      </w:pPr>
      <w:r w:rsidRPr="00740349">
        <w:tab/>
        <w:t>(</w:t>
      </w:r>
      <w:r w:rsidR="000F1B04" w:rsidRPr="00740349">
        <w:t>6</w:t>
      </w:r>
      <w:r w:rsidRPr="00740349">
        <w:t>)</w:t>
      </w:r>
      <w:r w:rsidRPr="00740349">
        <w:tab/>
      </w:r>
      <w:r w:rsidR="00C02542" w:rsidRPr="00740349">
        <w:t>Subclause (</w:t>
      </w:r>
      <w:del w:id="1292" w:author="Author" w:date="2024-09-12T09:53:00Z" w16du:dateUtc="2024-09-11T23:53:00Z">
        <w:r w:rsidRPr="00570B02">
          <w:delText>5</w:delText>
        </w:r>
      </w:del>
      <w:ins w:id="1293" w:author="Author" w:date="2024-09-12T09:53:00Z" w16du:dateUtc="2024-09-11T23:53:00Z">
        <w:r w:rsidR="009D7532" w:rsidRPr="00740349">
          <w:t>4</w:t>
        </w:r>
      </w:ins>
      <w:r w:rsidRPr="00740349">
        <w:t>) is a civil penalty provision</w:t>
      </w:r>
      <w:r w:rsidR="00A80961" w:rsidRPr="00740349">
        <w:t>.</w:t>
      </w:r>
    </w:p>
    <w:p w14:paraId="70157F80" w14:textId="77777777" w:rsidR="00F31954" w:rsidRPr="00570B02" w:rsidRDefault="00F31954" w:rsidP="00257574">
      <w:pPr>
        <w:pStyle w:val="subsection"/>
        <w:rPr>
          <w:del w:id="1294" w:author="Author" w:date="2024-09-12T09:53:00Z" w16du:dateUtc="2024-09-11T23:53:00Z"/>
        </w:rPr>
      </w:pPr>
      <w:del w:id="1295" w:author="Author" w:date="2024-09-12T09:53:00Z" w16du:dateUtc="2024-09-11T23:53:00Z">
        <w:r w:rsidRPr="00570B02">
          <w:tab/>
          <w:delText>(7)</w:delText>
        </w:r>
        <w:r w:rsidRPr="00570B02">
          <w:tab/>
          <w:delText>A digital platform provider who contravenes subclause (5) commits a separate contravention of that subclause in respect of each day (including a day of the making of a relevant civil penalty order or any subsequent day) during which the contravention continues</w:delText>
        </w:r>
        <w:r w:rsidR="00A80961" w:rsidRPr="00570B02">
          <w:delText>.</w:delText>
        </w:r>
      </w:del>
    </w:p>
    <w:p w14:paraId="03C9438B" w14:textId="77777777" w:rsidR="00F31954" w:rsidRPr="00570B02" w:rsidRDefault="00F31954" w:rsidP="00257574">
      <w:pPr>
        <w:pStyle w:val="SubsectionHead"/>
        <w:rPr>
          <w:del w:id="1296" w:author="Author" w:date="2024-09-12T09:53:00Z" w16du:dateUtc="2024-09-11T23:53:00Z"/>
        </w:rPr>
      </w:pPr>
      <w:del w:id="1297" w:author="Author" w:date="2024-09-12T09:53:00Z" w16du:dateUtc="2024-09-11T23:53:00Z">
        <w:r w:rsidRPr="00570B02">
          <w:delText>Designated infringement notice provision</w:delText>
        </w:r>
      </w:del>
    </w:p>
    <w:p w14:paraId="5B30F081" w14:textId="77777777" w:rsidR="00F31954" w:rsidRPr="00570B02" w:rsidRDefault="00F31954" w:rsidP="00257574">
      <w:pPr>
        <w:pStyle w:val="subsection"/>
        <w:rPr>
          <w:del w:id="1298" w:author="Author" w:date="2024-09-12T09:53:00Z" w16du:dateUtc="2024-09-11T23:53:00Z"/>
        </w:rPr>
      </w:pPr>
      <w:del w:id="1299" w:author="Author" w:date="2024-09-12T09:53:00Z" w16du:dateUtc="2024-09-11T23:53:00Z">
        <w:r w:rsidRPr="00570B02">
          <w:tab/>
          <w:delText>(8)</w:delText>
        </w:r>
        <w:r w:rsidRPr="00570B02">
          <w:tab/>
          <w:delText>Subclause (5) is a designated infringement notice provision</w:delText>
        </w:r>
        <w:r w:rsidR="00A80961" w:rsidRPr="00570B02">
          <w:delText>.</w:delText>
        </w:r>
      </w:del>
    </w:p>
    <w:p w14:paraId="33589CEB" w14:textId="77777777" w:rsidR="00F31954" w:rsidRPr="00740349" w:rsidRDefault="00F31954" w:rsidP="00740349">
      <w:pPr>
        <w:pStyle w:val="SubsectionHead"/>
      </w:pPr>
      <w:r w:rsidRPr="00740349">
        <w:t>Requirements for notice</w:t>
      </w:r>
    </w:p>
    <w:p w14:paraId="43506DFC" w14:textId="77777777" w:rsidR="00F31954" w:rsidRPr="00570B02" w:rsidRDefault="00F31954" w:rsidP="00257574">
      <w:pPr>
        <w:pStyle w:val="subsection"/>
        <w:rPr>
          <w:del w:id="1300" w:author="Author" w:date="2024-09-12T09:53:00Z" w16du:dateUtc="2024-09-11T23:53:00Z"/>
        </w:rPr>
      </w:pPr>
      <w:r w:rsidRPr="00740349">
        <w:tab/>
        <w:t>(</w:t>
      </w:r>
      <w:del w:id="1301" w:author="Author" w:date="2024-09-12T09:53:00Z" w16du:dateUtc="2024-09-11T23:53:00Z">
        <w:r w:rsidRPr="00570B02">
          <w:delText>9</w:delText>
        </w:r>
      </w:del>
      <w:ins w:id="1302" w:author="Author" w:date="2024-09-12T09:53:00Z" w16du:dateUtc="2024-09-11T23:53:00Z">
        <w:r w:rsidR="00901794" w:rsidRPr="00740349">
          <w:t>7</w:t>
        </w:r>
      </w:ins>
      <w:r w:rsidRPr="00740349">
        <w:t>)</w:t>
      </w:r>
      <w:r w:rsidRPr="00740349">
        <w:tab/>
        <w:t xml:space="preserve">A notice given to a </w:t>
      </w:r>
      <w:r w:rsidR="006C2CDE" w:rsidRPr="00740349">
        <w:t xml:space="preserve">digital </w:t>
      </w:r>
      <w:ins w:id="1303" w:author="Author" w:date="2024-09-12T09:53:00Z" w16du:dateUtc="2024-09-11T23:53:00Z">
        <w:r w:rsidR="006C2CDE" w:rsidRPr="00740349">
          <w:t xml:space="preserve">communications </w:t>
        </w:r>
      </w:ins>
      <w:r w:rsidR="006C2CDE" w:rsidRPr="00740349">
        <w:t>platform provider</w:t>
      </w:r>
      <w:r w:rsidRPr="00740349">
        <w:t xml:space="preserve"> under </w:t>
      </w:r>
      <w:r w:rsidR="00B83758" w:rsidRPr="00740349">
        <w:t>subclause (</w:t>
      </w:r>
      <w:del w:id="1304" w:author="Author" w:date="2024-09-12T09:53:00Z" w16du:dateUtc="2024-09-11T23:53:00Z">
        <w:r w:rsidRPr="00570B02">
          <w:delText>3</w:delText>
        </w:r>
      </w:del>
      <w:ins w:id="1305" w:author="Author" w:date="2024-09-12T09:53:00Z" w16du:dateUtc="2024-09-11T23:53:00Z">
        <w:r w:rsidR="009D7532" w:rsidRPr="00740349">
          <w:t>2</w:t>
        </w:r>
      </w:ins>
      <w:r w:rsidRPr="00740349">
        <w:t xml:space="preserve">) must set out the effect of </w:t>
      </w:r>
      <w:del w:id="1306" w:author="Author" w:date="2024-09-12T09:53:00Z" w16du:dateUtc="2024-09-11T23:53:00Z">
        <w:r w:rsidRPr="00570B02">
          <w:delText>the following provisions:</w:delText>
        </w:r>
      </w:del>
    </w:p>
    <w:p w14:paraId="106412FC" w14:textId="77777777" w:rsidR="00F31954" w:rsidRPr="00570B02" w:rsidRDefault="00F31954" w:rsidP="00257574">
      <w:pPr>
        <w:pStyle w:val="paragraph"/>
        <w:rPr>
          <w:del w:id="1307" w:author="Author" w:date="2024-09-12T09:53:00Z" w16du:dateUtc="2024-09-11T23:53:00Z"/>
        </w:rPr>
      </w:pPr>
      <w:del w:id="1308" w:author="Author" w:date="2024-09-12T09:53:00Z" w16du:dateUtc="2024-09-11T23:53:00Z">
        <w:r w:rsidRPr="00570B02">
          <w:tab/>
          <w:delText>(a)</w:delText>
        </w:r>
        <w:r w:rsidRPr="00570B02">
          <w:tab/>
        </w:r>
      </w:del>
      <w:r w:rsidR="00BA26C9" w:rsidRPr="00740349">
        <w:t>subclauses (</w:t>
      </w:r>
      <w:del w:id="1309" w:author="Author" w:date="2024-09-12T09:53:00Z" w16du:dateUtc="2024-09-11T23:53:00Z">
        <w:r w:rsidRPr="00570B02">
          <w:delText>5),</w:delText>
        </w:r>
      </w:del>
      <w:ins w:id="1310" w:author="Author" w:date="2024-09-12T09:53:00Z" w16du:dateUtc="2024-09-11T23:53:00Z">
        <w:r w:rsidR="009D7532" w:rsidRPr="00740349">
          <w:t>4</w:t>
        </w:r>
        <w:r w:rsidRPr="00740349">
          <w:t>)</w:t>
        </w:r>
        <w:r w:rsidR="00901794" w:rsidRPr="00740349">
          <w:t xml:space="preserve"> and</w:t>
        </w:r>
      </w:ins>
      <w:r w:rsidRPr="00740349">
        <w:t xml:space="preserve"> (</w:t>
      </w:r>
      <w:r w:rsidR="000F1B04" w:rsidRPr="00740349">
        <w:t>6</w:t>
      </w:r>
      <w:r w:rsidRPr="00740349">
        <w:t>)</w:t>
      </w:r>
      <w:r w:rsidR="001D2FC2" w:rsidRPr="00740349">
        <w:t xml:space="preserve"> and </w:t>
      </w:r>
      <w:del w:id="1311" w:author="Author" w:date="2024-09-12T09:53:00Z" w16du:dateUtc="2024-09-11T23:53:00Z">
        <w:r w:rsidRPr="00570B02">
          <w:delText>(7);</w:delText>
        </w:r>
      </w:del>
    </w:p>
    <w:p w14:paraId="6A391613" w14:textId="77777777" w:rsidR="00F31954" w:rsidRPr="00570B02" w:rsidRDefault="00F31954" w:rsidP="00257574">
      <w:pPr>
        <w:pStyle w:val="paragraph"/>
        <w:rPr>
          <w:del w:id="1312" w:author="Author" w:date="2024-09-12T09:53:00Z" w16du:dateUtc="2024-09-11T23:53:00Z"/>
        </w:rPr>
      </w:pPr>
      <w:del w:id="1313" w:author="Author" w:date="2024-09-12T09:53:00Z" w16du:dateUtc="2024-09-11T23:53:00Z">
        <w:r w:rsidRPr="00570B02">
          <w:tab/>
          <w:delText>(b)</w:delText>
        </w:r>
        <w:r w:rsidRPr="00570B02">
          <w:tab/>
          <w:delText xml:space="preserve">subclause </w:delText>
        </w:r>
        <w:r w:rsidR="00A80961" w:rsidRPr="00570B02">
          <w:delText>22</w:delText>
        </w:r>
        <w:r w:rsidRPr="00570B02">
          <w:delText>(1) (false or misleading evidence);</w:delText>
        </w:r>
      </w:del>
    </w:p>
    <w:p w14:paraId="6988BB09" w14:textId="2B10D083" w:rsidR="00F31954" w:rsidRPr="00740349" w:rsidRDefault="00F31954" w:rsidP="00740349">
      <w:pPr>
        <w:pStyle w:val="subsection"/>
      </w:pPr>
      <w:del w:id="1314" w:author="Author" w:date="2024-09-12T09:53:00Z" w16du:dateUtc="2024-09-11T23:53:00Z">
        <w:r w:rsidRPr="00570B02">
          <w:tab/>
          <w:delText>(c)</w:delText>
        </w:r>
        <w:r w:rsidRPr="00570B02">
          <w:tab/>
        </w:r>
      </w:del>
      <w:ins w:id="1315" w:author="Author" w:date="2024-09-12T09:53:00Z" w16du:dateUtc="2024-09-11T23:53:00Z">
        <w:r w:rsidR="00700160" w:rsidRPr="00740349">
          <w:t>paragraph 7</w:t>
        </w:r>
        <w:r w:rsidR="00CD4CD9" w:rsidRPr="00740349">
          <w:t>2</w:t>
        </w:r>
        <w:r w:rsidR="00901794" w:rsidRPr="00740349">
          <w:t>(</w:t>
        </w:r>
        <w:r w:rsidR="003E4B5D" w:rsidRPr="00740349">
          <w:t>j</w:t>
        </w:r>
        <w:r w:rsidR="00901794" w:rsidRPr="00740349">
          <w:t>)</w:t>
        </w:r>
        <w:r w:rsidR="001D2FC2" w:rsidRPr="00740349">
          <w:t xml:space="preserve"> of this Schedule</w:t>
        </w:r>
        <w:r w:rsidR="00872138" w:rsidRPr="00740349">
          <w:t>,</w:t>
        </w:r>
        <w:r w:rsidRPr="00740349">
          <w:t xml:space="preserve"> </w:t>
        </w:r>
        <w:r w:rsidR="007E3D8F" w:rsidRPr="00740349">
          <w:t xml:space="preserve">and </w:t>
        </w:r>
      </w:ins>
      <w:r w:rsidR="00C71AE0" w:rsidRPr="00740349">
        <w:t>subsection 2</w:t>
      </w:r>
      <w:r w:rsidRPr="00740349">
        <w:t>05F(1) (civil penalty orders)</w:t>
      </w:r>
      <w:r w:rsidR="00A80961" w:rsidRPr="00740349">
        <w:t>.</w:t>
      </w:r>
    </w:p>
    <w:p w14:paraId="3F1C03DD" w14:textId="77777777" w:rsidR="00F31954" w:rsidRPr="00570B02" w:rsidRDefault="00F31954" w:rsidP="00257574">
      <w:pPr>
        <w:pStyle w:val="SubsectionHead"/>
        <w:rPr>
          <w:del w:id="1316" w:author="Author" w:date="2024-09-12T09:53:00Z" w16du:dateUtc="2024-09-11T23:53:00Z"/>
        </w:rPr>
      </w:pPr>
      <w:del w:id="1317" w:author="Author" w:date="2024-09-12T09:53:00Z" w16du:dateUtc="2024-09-11T23:53:00Z">
        <w:r w:rsidRPr="00570B02">
          <w:lastRenderedPageBreak/>
          <w:delText>Warnings</w:delText>
        </w:r>
      </w:del>
    </w:p>
    <w:p w14:paraId="30CCF9B2" w14:textId="77777777" w:rsidR="00F31954" w:rsidRPr="00570B02" w:rsidRDefault="00F31954" w:rsidP="00257574">
      <w:pPr>
        <w:pStyle w:val="subsection"/>
        <w:rPr>
          <w:del w:id="1318" w:author="Author" w:date="2024-09-12T09:53:00Z" w16du:dateUtc="2024-09-11T23:53:00Z"/>
        </w:rPr>
      </w:pPr>
      <w:del w:id="1319" w:author="Author" w:date="2024-09-12T09:53:00Z" w16du:dateUtc="2024-09-11T23:53:00Z">
        <w:r w:rsidRPr="00570B02">
          <w:tab/>
          <w:delText>(10)</w:delText>
        </w:r>
        <w:r w:rsidRPr="00570B02">
          <w:tab/>
          <w:delText>If the ACMA is satisfied that a digital platform provider has contravened subclause (5), the ACMA may issue a formal warning to the provider</w:delText>
        </w:r>
        <w:r w:rsidR="00A80961" w:rsidRPr="00570B02">
          <w:delText>.</w:delText>
        </w:r>
      </w:del>
    </w:p>
    <w:p w14:paraId="4293F549" w14:textId="77777777" w:rsidR="00F31954" w:rsidRPr="00570B02" w:rsidRDefault="00F31954" w:rsidP="00257574">
      <w:pPr>
        <w:pStyle w:val="subsection"/>
        <w:rPr>
          <w:del w:id="1320" w:author="Author" w:date="2024-09-12T09:53:00Z" w16du:dateUtc="2024-09-11T23:53:00Z"/>
        </w:rPr>
      </w:pPr>
      <w:del w:id="1321" w:author="Author" w:date="2024-09-12T09:53:00Z" w16du:dateUtc="2024-09-11T23:53:00Z">
        <w:r w:rsidRPr="00570B02">
          <w:tab/>
          <w:delText>(11)</w:delText>
        </w:r>
        <w:r w:rsidRPr="00570B02">
          <w:tab/>
          <w:delText xml:space="preserve">For the purposes of this Act and the </w:delText>
        </w:r>
        <w:r w:rsidRPr="00570B02">
          <w:rPr>
            <w:i/>
          </w:rPr>
          <w:delText>Australian Communications and Media Authority Act 2005</w:delText>
        </w:r>
        <w:r w:rsidRPr="00570B02">
          <w:delText>, a warning under subclause (10) is taken to be a notice under this Schedule</w:delText>
        </w:r>
        <w:r w:rsidR="00A80961" w:rsidRPr="00570B02">
          <w:delText>.</w:delText>
        </w:r>
      </w:del>
    </w:p>
    <w:p w14:paraId="3D7C360A" w14:textId="4135C045" w:rsidR="00F31954" w:rsidRPr="00740349" w:rsidRDefault="00A80961" w:rsidP="00740349">
      <w:pPr>
        <w:pStyle w:val="ActHead5"/>
      </w:pPr>
      <w:bookmarkStart w:id="1322" w:name="_Toc136528155"/>
      <w:del w:id="1323" w:author="Author" w:date="2024-09-12T09:53:00Z" w16du:dateUtc="2024-09-11T23:53:00Z">
        <w:r w:rsidRPr="00E65593">
          <w:rPr>
            <w:rStyle w:val="CharSectno"/>
          </w:rPr>
          <w:delText>19</w:delText>
        </w:r>
      </w:del>
      <w:bookmarkStart w:id="1324" w:name="_Toc176247034"/>
      <w:ins w:id="1325" w:author="Author" w:date="2024-09-12T09:53:00Z" w16du:dateUtc="2024-09-11T23:53:00Z">
        <w:r w:rsidR="00CD4CD9" w:rsidRPr="009C0505">
          <w:rPr>
            <w:rStyle w:val="CharSectno"/>
          </w:rPr>
          <w:t>34</w:t>
        </w:r>
      </w:ins>
      <w:r w:rsidR="00F31954" w:rsidRPr="00740349">
        <w:t xml:space="preserve">  ACMA may obtain information and documents from other persons</w:t>
      </w:r>
      <w:bookmarkEnd w:id="1322"/>
      <w:bookmarkEnd w:id="1324"/>
    </w:p>
    <w:p w14:paraId="6131FB71" w14:textId="77777777" w:rsidR="00F31954" w:rsidRPr="00740349" w:rsidRDefault="00F31954" w:rsidP="00740349">
      <w:pPr>
        <w:pStyle w:val="SubsectionHead"/>
      </w:pPr>
      <w:r w:rsidRPr="00740349">
        <w:t>Scope</w:t>
      </w:r>
    </w:p>
    <w:p w14:paraId="558807C6" w14:textId="77777777" w:rsidR="00F31954" w:rsidRPr="00740349" w:rsidRDefault="00F31954" w:rsidP="00740349">
      <w:pPr>
        <w:pStyle w:val="subsection"/>
      </w:pPr>
      <w:r w:rsidRPr="00740349">
        <w:tab/>
        <w:t>(1)</w:t>
      </w:r>
      <w:r w:rsidRPr="00740349">
        <w:tab/>
        <w:t>This clause applies to a person if:</w:t>
      </w:r>
    </w:p>
    <w:p w14:paraId="0522EC4B" w14:textId="77777777" w:rsidR="00F31954" w:rsidRPr="00570B02" w:rsidRDefault="00F31954" w:rsidP="00257574">
      <w:pPr>
        <w:pStyle w:val="paragraph"/>
        <w:rPr>
          <w:del w:id="1326" w:author="Author" w:date="2024-09-12T09:53:00Z" w16du:dateUtc="2024-09-11T23:53:00Z"/>
        </w:rPr>
      </w:pPr>
      <w:r w:rsidRPr="00740349">
        <w:tab/>
        <w:t>(a)</w:t>
      </w:r>
      <w:r w:rsidRPr="00740349">
        <w:tab/>
        <w:t xml:space="preserve">the ACMA has </w:t>
      </w:r>
      <w:del w:id="1327" w:author="Author" w:date="2024-09-12T09:53:00Z" w16du:dateUtc="2024-09-11T23:53:00Z">
        <w:r w:rsidRPr="00570B02">
          <w:delText>reason</w:delText>
        </w:r>
      </w:del>
      <w:ins w:id="1328" w:author="Author" w:date="2024-09-12T09:53:00Z" w16du:dateUtc="2024-09-11T23:53:00Z">
        <w:r w:rsidRPr="00740349">
          <w:t>reason</w:t>
        </w:r>
        <w:r w:rsidR="00476D23" w:rsidRPr="00740349">
          <w:t>able grounds</w:t>
        </w:r>
      </w:ins>
      <w:r w:rsidRPr="00740349">
        <w:t xml:space="preserve"> to believe that the person</w:t>
      </w:r>
      <w:r w:rsidR="00C25410" w:rsidRPr="00740349">
        <w:t xml:space="preserve"> </w:t>
      </w:r>
      <w:del w:id="1329" w:author="Author" w:date="2024-09-12T09:53:00Z" w16du:dateUtc="2024-09-11T23:53:00Z">
        <w:r w:rsidRPr="00570B02">
          <w:delText>:</w:delText>
        </w:r>
      </w:del>
    </w:p>
    <w:p w14:paraId="5E9F1C15" w14:textId="6694D632" w:rsidR="00BC03B9" w:rsidRPr="00740349" w:rsidRDefault="00F31954" w:rsidP="00740349">
      <w:pPr>
        <w:pStyle w:val="paragraph"/>
      </w:pPr>
      <w:del w:id="1330" w:author="Author" w:date="2024-09-12T09:53:00Z" w16du:dateUtc="2024-09-11T23:53:00Z">
        <w:r w:rsidRPr="00570B02">
          <w:tab/>
          <w:delText>(i)</w:delText>
        </w:r>
        <w:r w:rsidRPr="00570B02">
          <w:tab/>
        </w:r>
      </w:del>
      <w:r w:rsidRPr="00740349">
        <w:t>has information or a document</w:t>
      </w:r>
      <w:r w:rsidR="00F8241B" w:rsidRPr="00740349">
        <w:t xml:space="preserve"> </w:t>
      </w:r>
      <w:ins w:id="1331" w:author="Author" w:date="2024-09-12T09:53:00Z" w16du:dateUtc="2024-09-11T23:53:00Z">
        <w:r w:rsidR="00F8241B" w:rsidRPr="00740349">
          <w:t>(other than source code)</w:t>
        </w:r>
        <w:r w:rsidRPr="00740349">
          <w:t xml:space="preserve"> </w:t>
        </w:r>
      </w:ins>
      <w:r w:rsidRPr="00740349">
        <w:t xml:space="preserve">that is relevant to </w:t>
      </w:r>
      <w:del w:id="1332" w:author="Author" w:date="2024-09-12T09:53:00Z" w16du:dateUtc="2024-09-11T23:53:00Z">
        <w:r w:rsidRPr="00570B02">
          <w:delText>a matter mentioned in subclause (2); or</w:delText>
        </w:r>
      </w:del>
      <w:ins w:id="1333" w:author="Author" w:date="2024-09-12T09:53:00Z" w16du:dateUtc="2024-09-11T23:53:00Z">
        <w:r w:rsidRPr="00740349">
          <w:t>a</w:t>
        </w:r>
        <w:r w:rsidR="00BC03B9" w:rsidRPr="00740349">
          <w:t>ny of the following matters:</w:t>
        </w:r>
      </w:ins>
    </w:p>
    <w:p w14:paraId="76EA1B05" w14:textId="77777777" w:rsidR="00F31954" w:rsidRPr="00570B02" w:rsidRDefault="00F31954" w:rsidP="00257574">
      <w:pPr>
        <w:pStyle w:val="paragraphsub"/>
        <w:rPr>
          <w:del w:id="1334" w:author="Author" w:date="2024-09-12T09:53:00Z" w16du:dateUtc="2024-09-11T23:53:00Z"/>
        </w:rPr>
      </w:pPr>
      <w:del w:id="1335" w:author="Author" w:date="2024-09-12T09:53:00Z" w16du:dateUtc="2024-09-11T23:53:00Z">
        <w:r w:rsidRPr="00570B02">
          <w:tab/>
          <w:delText>(ii)</w:delText>
        </w:r>
        <w:r w:rsidRPr="00570B02">
          <w:tab/>
          <w:delText>is capable of giving evidence which the ACMA has reason to believe is relevant to a matter mentioned in subclause (2); and</w:delText>
        </w:r>
      </w:del>
    </w:p>
    <w:p w14:paraId="190533B6" w14:textId="77777777" w:rsidR="00BC03B9" w:rsidRPr="00740349" w:rsidRDefault="00BC03B9" w:rsidP="00740349">
      <w:pPr>
        <w:pStyle w:val="paragraphsub"/>
        <w:rPr>
          <w:ins w:id="1336" w:author="Author" w:date="2024-09-12T09:53:00Z" w16du:dateUtc="2024-09-11T23:53:00Z"/>
        </w:rPr>
      </w:pPr>
      <w:ins w:id="1337" w:author="Author" w:date="2024-09-12T09:53:00Z" w16du:dateUtc="2024-09-11T23:53:00Z">
        <w:r w:rsidRPr="00740349">
          <w:tab/>
          <w:t>(i)</w:t>
        </w:r>
        <w:r w:rsidRPr="00740349">
          <w:tab/>
          <w:t>misinformation or disinformation on a digital communications platform;</w:t>
        </w:r>
      </w:ins>
    </w:p>
    <w:p w14:paraId="779D9E09" w14:textId="77777777" w:rsidR="00BC03B9" w:rsidRPr="00740349" w:rsidRDefault="00BC03B9" w:rsidP="00740349">
      <w:pPr>
        <w:pStyle w:val="paragraphsub"/>
        <w:rPr>
          <w:ins w:id="1338" w:author="Author" w:date="2024-09-12T09:53:00Z" w16du:dateUtc="2024-09-11T23:53:00Z"/>
        </w:rPr>
      </w:pPr>
      <w:ins w:id="1339" w:author="Author" w:date="2024-09-12T09:53:00Z" w16du:dateUtc="2024-09-11T23:53:00Z">
        <w:r w:rsidRPr="00740349">
          <w:tab/>
          <w:t>(ii)</w:t>
        </w:r>
        <w:r w:rsidRPr="00740349">
          <w:tab/>
          <w:t>measures implemented by a digital communications platform provider to prevent or respond to misinformation or disinformation on a digital communications platform, including the effectiveness of the measures;</w:t>
        </w:r>
        <w:r w:rsidR="003A1004" w:rsidRPr="00740349">
          <w:t xml:space="preserve"> and</w:t>
        </w:r>
      </w:ins>
    </w:p>
    <w:p w14:paraId="74C4C610" w14:textId="520B4768" w:rsidR="00F31954" w:rsidRPr="00740349" w:rsidRDefault="00F31954" w:rsidP="00740349">
      <w:pPr>
        <w:pStyle w:val="paragraph"/>
      </w:pPr>
      <w:r w:rsidRPr="00740349">
        <w:tab/>
        <w:t>(b)</w:t>
      </w:r>
      <w:r w:rsidRPr="00740349">
        <w:tab/>
        <w:t>the ACMA considers that it requires the information</w:t>
      </w:r>
      <w:del w:id="1340" w:author="Author" w:date="2024-09-12T09:53:00Z" w16du:dateUtc="2024-09-11T23:53:00Z">
        <w:r w:rsidRPr="00570B02">
          <w:delText>,</w:delText>
        </w:r>
      </w:del>
      <w:ins w:id="1341" w:author="Author" w:date="2024-09-12T09:53:00Z" w16du:dateUtc="2024-09-11T23:53:00Z">
        <w:r w:rsidR="00C25410" w:rsidRPr="00740349">
          <w:t xml:space="preserve"> or</w:t>
        </w:r>
      </w:ins>
      <w:r w:rsidR="00C25410" w:rsidRPr="00740349">
        <w:t xml:space="preserve"> </w:t>
      </w:r>
      <w:r w:rsidRPr="00740349">
        <w:t>document</w:t>
      </w:r>
      <w:del w:id="1342" w:author="Author" w:date="2024-09-12T09:53:00Z" w16du:dateUtc="2024-09-11T23:53:00Z">
        <w:r w:rsidRPr="00570B02">
          <w:delText xml:space="preserve"> or evidence</w:delText>
        </w:r>
      </w:del>
      <w:r w:rsidRPr="00740349">
        <w:t xml:space="preserve"> for the performance of the ACMA’s function under </w:t>
      </w:r>
      <w:r w:rsidR="00700160" w:rsidRPr="00740349">
        <w:t>paragraph 1</w:t>
      </w:r>
      <w:r w:rsidRPr="00740349">
        <w:t>0(1)(m</w:t>
      </w:r>
      <w:r w:rsidR="00D54D12" w:rsidRPr="00740349">
        <w:t>d</w:t>
      </w:r>
      <w:r w:rsidRPr="00740349">
        <w:t>)</w:t>
      </w:r>
      <w:r w:rsidR="00B11725" w:rsidRPr="00740349">
        <w:t xml:space="preserve"> </w:t>
      </w:r>
      <w:r w:rsidRPr="00740349">
        <w:t xml:space="preserve">of the </w:t>
      </w:r>
      <w:r w:rsidRPr="00740349">
        <w:rPr>
          <w:i/>
        </w:rPr>
        <w:t>Australian Communications and Media Authority Act 2005</w:t>
      </w:r>
      <w:r w:rsidR="00A80961" w:rsidRPr="00740349">
        <w:t>.</w:t>
      </w:r>
    </w:p>
    <w:p w14:paraId="15BF4F14" w14:textId="77777777" w:rsidR="00F31954" w:rsidRPr="00570B02" w:rsidRDefault="00F31954" w:rsidP="00257574">
      <w:pPr>
        <w:pStyle w:val="subsection"/>
        <w:rPr>
          <w:del w:id="1343" w:author="Author" w:date="2024-09-12T09:53:00Z" w16du:dateUtc="2024-09-11T23:53:00Z"/>
        </w:rPr>
      </w:pPr>
      <w:del w:id="1344" w:author="Author" w:date="2024-09-12T09:53:00Z" w16du:dateUtc="2024-09-11T23:53:00Z">
        <w:r w:rsidRPr="00570B02">
          <w:tab/>
          <w:delText>(2)</w:delText>
        </w:r>
        <w:r w:rsidRPr="00570B02">
          <w:tab/>
          <w:delText>For the purposes of paragraph (1)(a), the matters are as follows:</w:delText>
        </w:r>
      </w:del>
    </w:p>
    <w:p w14:paraId="67497420" w14:textId="77777777" w:rsidR="00F31954" w:rsidRPr="00570B02" w:rsidRDefault="00F31954" w:rsidP="00257574">
      <w:pPr>
        <w:pStyle w:val="paragraph"/>
        <w:rPr>
          <w:del w:id="1345" w:author="Author" w:date="2024-09-12T09:53:00Z" w16du:dateUtc="2024-09-11T23:53:00Z"/>
        </w:rPr>
      </w:pPr>
      <w:del w:id="1346" w:author="Author" w:date="2024-09-12T09:53:00Z" w16du:dateUtc="2024-09-11T23:53:00Z">
        <w:r w:rsidRPr="00570B02">
          <w:tab/>
          <w:delText>(a)</w:delText>
        </w:r>
        <w:r w:rsidRPr="00570B02">
          <w:tab/>
          <w:delText>misinformation or disinformation on a digital platform service;</w:delText>
        </w:r>
      </w:del>
    </w:p>
    <w:p w14:paraId="07F8E2DE" w14:textId="77777777" w:rsidR="00F31954" w:rsidRPr="00570B02" w:rsidRDefault="00F31954" w:rsidP="00257574">
      <w:pPr>
        <w:pStyle w:val="paragraph"/>
        <w:rPr>
          <w:del w:id="1347" w:author="Author" w:date="2024-09-12T09:53:00Z" w16du:dateUtc="2024-09-11T23:53:00Z"/>
        </w:rPr>
      </w:pPr>
      <w:del w:id="1348" w:author="Author" w:date="2024-09-12T09:53:00Z" w16du:dateUtc="2024-09-11T23:53:00Z">
        <w:r w:rsidRPr="00570B02">
          <w:lastRenderedPageBreak/>
          <w:tab/>
          <w:delText>(b)</w:delText>
        </w:r>
        <w:r w:rsidRPr="00570B02">
          <w:tab/>
          <w:delText>measures implemented by a digital platform provider to prevent or respond to misinformation or disinformation on a digital platform service, including the effectiveness of the measures;</w:delText>
        </w:r>
      </w:del>
    </w:p>
    <w:p w14:paraId="7224200F" w14:textId="77777777" w:rsidR="00F31954" w:rsidRPr="00570B02" w:rsidRDefault="00F31954" w:rsidP="00257574">
      <w:pPr>
        <w:pStyle w:val="paragraph"/>
        <w:rPr>
          <w:del w:id="1349" w:author="Author" w:date="2024-09-12T09:53:00Z" w16du:dateUtc="2024-09-11T23:53:00Z"/>
        </w:rPr>
      </w:pPr>
      <w:del w:id="1350" w:author="Author" w:date="2024-09-12T09:53:00Z" w16du:dateUtc="2024-09-11T23:53:00Z">
        <w:r w:rsidRPr="00570B02">
          <w:tab/>
          <w:delText>(c)</w:delText>
        </w:r>
        <w:r w:rsidRPr="00570B02">
          <w:tab/>
        </w:r>
        <w:r w:rsidR="00DC3591" w:rsidRPr="00570B02">
          <w:delText>the prevalence of content containing false, misleading or deceptive information provided on a digital platform service (other than excluded content for misinformation purposes)</w:delText>
        </w:r>
        <w:r w:rsidR="00A80961" w:rsidRPr="00570B02">
          <w:delText>.</w:delText>
        </w:r>
      </w:del>
    </w:p>
    <w:p w14:paraId="3BEF4B53" w14:textId="77777777" w:rsidR="007B370A" w:rsidRPr="00740349" w:rsidRDefault="00334C73" w:rsidP="00740349">
      <w:pPr>
        <w:pStyle w:val="subsection"/>
        <w:rPr>
          <w:ins w:id="1351" w:author="Author" w:date="2024-09-12T09:53:00Z" w16du:dateUtc="2024-09-11T23:53:00Z"/>
        </w:rPr>
      </w:pPr>
      <w:ins w:id="1352" w:author="Author" w:date="2024-09-12T09:53:00Z" w16du:dateUtc="2024-09-11T23:53:00Z">
        <w:r w:rsidRPr="00740349">
          <w:tab/>
          <w:t>(2)</w:t>
        </w:r>
        <w:r w:rsidRPr="00740349">
          <w:tab/>
        </w:r>
        <w:r w:rsidR="00C71AE0" w:rsidRPr="00740349">
          <w:t>Paragraph (</w:t>
        </w:r>
        <w:r w:rsidRPr="00740349">
          <w:t xml:space="preserve">1)(a) does not apply in relation to information or documents relating to content posted by the person on </w:t>
        </w:r>
        <w:r w:rsidR="00690AA9" w:rsidRPr="00740349">
          <w:t>the</w:t>
        </w:r>
        <w:r w:rsidRPr="00740349">
          <w:t xml:space="preserve"> digital communications platform</w:t>
        </w:r>
        <w:r w:rsidR="00B03A30" w:rsidRPr="00740349">
          <w:t xml:space="preserve">, other than content posted in the person’s capacity </w:t>
        </w:r>
        <w:r w:rsidR="007B370A" w:rsidRPr="00740349">
          <w:t>as:</w:t>
        </w:r>
      </w:ins>
    </w:p>
    <w:p w14:paraId="66297E33" w14:textId="77777777" w:rsidR="007B370A" w:rsidRPr="00740349" w:rsidRDefault="007B370A" w:rsidP="00740349">
      <w:pPr>
        <w:pStyle w:val="paragraph"/>
        <w:rPr>
          <w:ins w:id="1353" w:author="Author" w:date="2024-09-12T09:53:00Z" w16du:dateUtc="2024-09-11T23:53:00Z"/>
        </w:rPr>
      </w:pPr>
      <w:ins w:id="1354" w:author="Author" w:date="2024-09-12T09:53:00Z" w16du:dateUtc="2024-09-11T23:53:00Z">
        <w:r w:rsidRPr="00740349">
          <w:tab/>
          <w:t>(a)</w:t>
        </w:r>
        <w:r w:rsidRPr="00740349">
          <w:tab/>
          <w:t>a fact checker; or</w:t>
        </w:r>
      </w:ins>
    </w:p>
    <w:p w14:paraId="60DB5C91" w14:textId="77777777" w:rsidR="007B370A" w:rsidRPr="00740349" w:rsidRDefault="007B370A" w:rsidP="00740349">
      <w:pPr>
        <w:pStyle w:val="paragraph"/>
        <w:rPr>
          <w:ins w:id="1355" w:author="Author" w:date="2024-09-12T09:53:00Z" w16du:dateUtc="2024-09-11T23:53:00Z"/>
        </w:rPr>
      </w:pPr>
      <w:ins w:id="1356" w:author="Author" w:date="2024-09-12T09:53:00Z" w16du:dateUtc="2024-09-11T23:53:00Z">
        <w:r w:rsidRPr="00740349">
          <w:tab/>
          <w:t>(b)</w:t>
        </w:r>
        <w:r w:rsidRPr="00740349">
          <w:tab/>
          <w:t>a content moderator; or</w:t>
        </w:r>
      </w:ins>
    </w:p>
    <w:p w14:paraId="5A7B120C" w14:textId="77777777" w:rsidR="00A67591" w:rsidRPr="00740349" w:rsidRDefault="007B370A" w:rsidP="00740349">
      <w:pPr>
        <w:pStyle w:val="paragraph"/>
        <w:rPr>
          <w:ins w:id="1357" w:author="Author" w:date="2024-09-12T09:53:00Z" w16du:dateUtc="2024-09-11T23:53:00Z"/>
        </w:rPr>
      </w:pPr>
      <w:ins w:id="1358" w:author="Author" w:date="2024-09-12T09:53:00Z" w16du:dateUtc="2024-09-11T23:53:00Z">
        <w:r w:rsidRPr="00740349">
          <w:tab/>
          <w:t>(c)</w:t>
        </w:r>
        <w:r w:rsidRPr="00740349">
          <w:tab/>
          <w:t xml:space="preserve">an employee </w:t>
        </w:r>
        <w:r w:rsidR="00A67591" w:rsidRPr="00740349">
          <w:t xml:space="preserve">of the </w:t>
        </w:r>
        <w:r w:rsidR="00A3123E" w:rsidRPr="00740349">
          <w:t>provider of the platform</w:t>
        </w:r>
        <w:r w:rsidR="00A67591" w:rsidRPr="00740349">
          <w:t xml:space="preserve">; </w:t>
        </w:r>
        <w:r w:rsidRPr="00740349">
          <w:t>or</w:t>
        </w:r>
      </w:ins>
    </w:p>
    <w:p w14:paraId="3E703B5D" w14:textId="77777777" w:rsidR="007B370A" w:rsidRPr="00740349" w:rsidRDefault="00A67591" w:rsidP="00740349">
      <w:pPr>
        <w:pStyle w:val="paragraph"/>
        <w:rPr>
          <w:ins w:id="1359" w:author="Author" w:date="2024-09-12T09:53:00Z" w16du:dateUtc="2024-09-11T23:53:00Z"/>
        </w:rPr>
      </w:pPr>
      <w:ins w:id="1360" w:author="Author" w:date="2024-09-12T09:53:00Z" w16du:dateUtc="2024-09-11T23:53:00Z">
        <w:r w:rsidRPr="00740349">
          <w:tab/>
          <w:t>(d)</w:t>
        </w:r>
        <w:r w:rsidRPr="00740349">
          <w:tab/>
          <w:t xml:space="preserve">a person </w:t>
        </w:r>
        <w:r w:rsidR="006532AB" w:rsidRPr="00740349">
          <w:t xml:space="preserve">providing </w:t>
        </w:r>
        <w:r w:rsidR="007B370A" w:rsidRPr="00740349">
          <w:t>service</w:t>
        </w:r>
        <w:r w:rsidRPr="00740349">
          <w:t xml:space="preserve">s </w:t>
        </w:r>
        <w:r w:rsidR="006532AB" w:rsidRPr="00740349">
          <w:t xml:space="preserve">to </w:t>
        </w:r>
        <w:r w:rsidR="007B370A" w:rsidRPr="00740349">
          <w:t xml:space="preserve">the </w:t>
        </w:r>
        <w:r w:rsidR="00A3123E" w:rsidRPr="00740349">
          <w:t xml:space="preserve">provider of the </w:t>
        </w:r>
        <w:r w:rsidR="007B370A" w:rsidRPr="00740349">
          <w:t>platform.</w:t>
        </w:r>
      </w:ins>
    </w:p>
    <w:p w14:paraId="72A232ED" w14:textId="5A9157A9" w:rsidR="00F31954" w:rsidRPr="00740349" w:rsidRDefault="00F31954" w:rsidP="00740349">
      <w:pPr>
        <w:pStyle w:val="SubsectionHead"/>
      </w:pPr>
      <w:r w:rsidRPr="00740349">
        <w:t>ACMA may require information</w:t>
      </w:r>
      <w:del w:id="1361" w:author="Author" w:date="2024-09-12T09:53:00Z" w16du:dateUtc="2024-09-11T23:53:00Z">
        <w:r w:rsidRPr="00570B02">
          <w:delText>, documents</w:delText>
        </w:r>
      </w:del>
      <w:r w:rsidR="00C25410" w:rsidRPr="00740349">
        <w:t xml:space="preserve"> or </w:t>
      </w:r>
      <w:del w:id="1362" w:author="Author" w:date="2024-09-12T09:53:00Z" w16du:dateUtc="2024-09-11T23:53:00Z">
        <w:r w:rsidRPr="00570B02">
          <w:delText>evidence</w:delText>
        </w:r>
      </w:del>
      <w:ins w:id="1363" w:author="Author" w:date="2024-09-12T09:53:00Z" w16du:dateUtc="2024-09-11T23:53:00Z">
        <w:r w:rsidRPr="00740349">
          <w:t>documents</w:t>
        </w:r>
      </w:ins>
    </w:p>
    <w:p w14:paraId="5388ADA0" w14:textId="77777777" w:rsidR="00F31954" w:rsidRPr="00740349" w:rsidRDefault="00F31954" w:rsidP="00740349">
      <w:pPr>
        <w:pStyle w:val="subsection"/>
      </w:pPr>
      <w:r w:rsidRPr="00740349">
        <w:tab/>
        <w:t>(</w:t>
      </w:r>
      <w:r w:rsidR="004C7C25" w:rsidRPr="00740349">
        <w:t>3</w:t>
      </w:r>
      <w:r w:rsidRPr="00740349">
        <w:t>)</w:t>
      </w:r>
      <w:r w:rsidRPr="00740349">
        <w:tab/>
        <w:t>The ACMA may, by written notice given to the person, require the person:</w:t>
      </w:r>
    </w:p>
    <w:p w14:paraId="3D79B2F5" w14:textId="77777777" w:rsidR="00F31954" w:rsidRPr="00740349" w:rsidRDefault="00F31954" w:rsidP="00740349">
      <w:pPr>
        <w:pStyle w:val="paragraph"/>
      </w:pPr>
      <w:r w:rsidRPr="00740349">
        <w:tab/>
        <w:t>(a)</w:t>
      </w:r>
      <w:r w:rsidRPr="00740349">
        <w:tab/>
        <w:t>to give to the ACMA, within the period and in the manner and form specified in the notice, any such information; or</w:t>
      </w:r>
    </w:p>
    <w:p w14:paraId="00D3470F" w14:textId="77777777" w:rsidR="00F31954" w:rsidRPr="00740349" w:rsidRDefault="00F31954" w:rsidP="00740349">
      <w:pPr>
        <w:pStyle w:val="paragraph"/>
      </w:pPr>
      <w:r w:rsidRPr="00740349">
        <w:tab/>
        <w:t>(b)</w:t>
      </w:r>
      <w:r w:rsidRPr="00740349">
        <w:tab/>
        <w:t>to produce to the ACMA, within the period and in the manner specified in the notice, any such documents; or</w:t>
      </w:r>
    </w:p>
    <w:p w14:paraId="4459CD0F" w14:textId="14DCDC05" w:rsidR="00F31954" w:rsidRPr="00740349" w:rsidRDefault="00F31954" w:rsidP="00740349">
      <w:pPr>
        <w:pStyle w:val="paragraph"/>
      </w:pPr>
      <w:r w:rsidRPr="00740349">
        <w:tab/>
        <w:t>(c)</w:t>
      </w:r>
      <w:r w:rsidRPr="00740349">
        <w:tab/>
        <w:t>to make copies of any such documents and to produce to the ACMA, within the period and in the manner specified in the notice, those copies</w:t>
      </w:r>
      <w:del w:id="1364" w:author="Author" w:date="2024-09-12T09:53:00Z" w16du:dateUtc="2024-09-11T23:53:00Z">
        <w:r w:rsidRPr="00570B02">
          <w:delText>; or</w:delText>
        </w:r>
      </w:del>
      <w:ins w:id="1365" w:author="Author" w:date="2024-09-12T09:53:00Z" w16du:dateUtc="2024-09-11T23:53:00Z">
        <w:r w:rsidR="00C25410" w:rsidRPr="00740349">
          <w:t>.</w:t>
        </w:r>
      </w:ins>
    </w:p>
    <w:p w14:paraId="77F15553" w14:textId="77777777" w:rsidR="00F31954" w:rsidRPr="00570B02" w:rsidRDefault="00F31954" w:rsidP="00257574">
      <w:pPr>
        <w:pStyle w:val="paragraph"/>
        <w:rPr>
          <w:del w:id="1366" w:author="Author" w:date="2024-09-12T09:53:00Z" w16du:dateUtc="2024-09-11T23:53:00Z"/>
        </w:rPr>
      </w:pPr>
      <w:del w:id="1367" w:author="Author" w:date="2024-09-12T09:53:00Z" w16du:dateUtc="2024-09-11T23:53:00Z">
        <w:r w:rsidRPr="00570B02">
          <w:tab/>
          <w:delText>(d)</w:delText>
        </w:r>
        <w:r w:rsidRPr="00570B02">
          <w:tab/>
          <w:delText>if the person is an individual—to appear before the ACMA at a time and place specified in the notice to give any such evidence, either orally or in writing, and produce any such documents; or</w:delText>
        </w:r>
      </w:del>
    </w:p>
    <w:p w14:paraId="0063431F" w14:textId="77777777" w:rsidR="00F31954" w:rsidRPr="00570B02" w:rsidRDefault="00F31954" w:rsidP="00257574">
      <w:pPr>
        <w:pStyle w:val="paragraph"/>
        <w:rPr>
          <w:del w:id="1368" w:author="Author" w:date="2024-09-12T09:53:00Z" w16du:dateUtc="2024-09-11T23:53:00Z"/>
        </w:rPr>
      </w:pPr>
      <w:del w:id="1369" w:author="Author" w:date="2024-09-12T09:53:00Z" w16du:dateUtc="2024-09-11T23:53:00Z">
        <w:r w:rsidRPr="00570B02">
          <w:tab/>
          <w:delText>(e)</w:delText>
        </w:r>
        <w:r w:rsidRPr="00570B02">
          <w:tab/>
          <w:delText>if the person is a body corporate or a public body—to cause a competent officer of the body to appear before the ACMA at a time and place specified in the notice to give any such evidence, either orally or in writing, and produce any such documents; or</w:delText>
        </w:r>
      </w:del>
    </w:p>
    <w:p w14:paraId="7B12BA60" w14:textId="77777777" w:rsidR="00F31954" w:rsidRPr="00570B02" w:rsidRDefault="00F31954" w:rsidP="00257574">
      <w:pPr>
        <w:pStyle w:val="paragraph"/>
        <w:rPr>
          <w:del w:id="1370" w:author="Author" w:date="2024-09-12T09:53:00Z" w16du:dateUtc="2024-09-11T23:53:00Z"/>
        </w:rPr>
      </w:pPr>
      <w:del w:id="1371" w:author="Author" w:date="2024-09-12T09:53:00Z" w16du:dateUtc="2024-09-11T23:53:00Z">
        <w:r w:rsidRPr="00570B02">
          <w:tab/>
          <w:delText>(f)</w:delText>
        </w:r>
        <w:r w:rsidRPr="00570B02">
          <w:tab/>
          <w:delText>if the person is a partnership—to cause an individual who is:</w:delText>
        </w:r>
      </w:del>
    </w:p>
    <w:p w14:paraId="1884E4F9" w14:textId="77777777" w:rsidR="00F31954" w:rsidRPr="00570B02" w:rsidRDefault="00F31954" w:rsidP="00257574">
      <w:pPr>
        <w:pStyle w:val="paragraphsub"/>
        <w:rPr>
          <w:del w:id="1372" w:author="Author" w:date="2024-09-12T09:53:00Z" w16du:dateUtc="2024-09-11T23:53:00Z"/>
        </w:rPr>
      </w:pPr>
      <w:del w:id="1373" w:author="Author" w:date="2024-09-12T09:53:00Z" w16du:dateUtc="2024-09-11T23:53:00Z">
        <w:r w:rsidRPr="00570B02">
          <w:tab/>
          <w:delText>(i)</w:delText>
        </w:r>
        <w:r w:rsidRPr="00570B02">
          <w:tab/>
          <w:delText>a partner in the partnership; or</w:delText>
        </w:r>
      </w:del>
    </w:p>
    <w:p w14:paraId="3D50DC21" w14:textId="77777777" w:rsidR="00F31954" w:rsidRPr="00570B02" w:rsidRDefault="00F31954" w:rsidP="00257574">
      <w:pPr>
        <w:pStyle w:val="paragraphsub"/>
        <w:rPr>
          <w:del w:id="1374" w:author="Author" w:date="2024-09-12T09:53:00Z" w16du:dateUtc="2024-09-11T23:53:00Z"/>
        </w:rPr>
      </w:pPr>
      <w:del w:id="1375" w:author="Author" w:date="2024-09-12T09:53:00Z" w16du:dateUtc="2024-09-11T23:53:00Z">
        <w:r w:rsidRPr="00570B02">
          <w:lastRenderedPageBreak/>
          <w:tab/>
          <w:delText>(ii)</w:delText>
        </w:r>
        <w:r w:rsidRPr="00570B02">
          <w:tab/>
          <w:delText>an employee of the partnership;</w:delText>
        </w:r>
      </w:del>
    </w:p>
    <w:p w14:paraId="6219B641" w14:textId="77777777" w:rsidR="00F31954" w:rsidRPr="00570B02" w:rsidRDefault="00F31954" w:rsidP="00257574">
      <w:pPr>
        <w:pStyle w:val="paragraph"/>
        <w:rPr>
          <w:del w:id="1376" w:author="Author" w:date="2024-09-12T09:53:00Z" w16du:dateUtc="2024-09-11T23:53:00Z"/>
        </w:rPr>
      </w:pPr>
      <w:del w:id="1377" w:author="Author" w:date="2024-09-12T09:53:00Z" w16du:dateUtc="2024-09-11T23:53:00Z">
        <w:r w:rsidRPr="00570B02">
          <w:tab/>
        </w:r>
        <w:r w:rsidRPr="00570B02">
          <w:tab/>
          <w:delText>to appear before the ACMA at a time and place specified in the notice to give any such evidence, either orally or in writing, and produce any such documents</w:delText>
        </w:r>
        <w:r w:rsidR="00A80961" w:rsidRPr="00570B02">
          <w:delText>.</w:delText>
        </w:r>
      </w:del>
    </w:p>
    <w:p w14:paraId="441CA4A6" w14:textId="0F71B468" w:rsidR="008B2EE1" w:rsidRPr="00740349" w:rsidRDefault="00F31954" w:rsidP="00740349">
      <w:pPr>
        <w:pStyle w:val="subsection"/>
        <w:rPr>
          <w:ins w:id="1378" w:author="Author" w:date="2024-09-12T09:53:00Z" w16du:dateUtc="2024-09-11T23:53:00Z"/>
        </w:rPr>
      </w:pPr>
      <w:r w:rsidRPr="00740349">
        <w:tab/>
        <w:t>(</w:t>
      </w:r>
      <w:r w:rsidR="004C7C25" w:rsidRPr="00740349">
        <w:t>4</w:t>
      </w:r>
      <w:r w:rsidRPr="00740349">
        <w:t>)</w:t>
      </w:r>
      <w:r w:rsidRPr="00740349">
        <w:tab/>
        <w:t>However, a notice cannot require a person to give information</w:t>
      </w:r>
      <w:del w:id="1379" w:author="Author" w:date="2024-09-12T09:53:00Z" w16du:dateUtc="2024-09-11T23:53:00Z">
        <w:r w:rsidRPr="00570B02">
          <w:delText xml:space="preserve"> or evidence</w:delText>
        </w:r>
      </w:del>
      <w:r w:rsidRPr="00740349">
        <w:t>, or produce a document or copy, that would reveal</w:t>
      </w:r>
      <w:ins w:id="1380" w:author="Author" w:date="2024-09-12T09:53:00Z" w16du:dateUtc="2024-09-11T23:53:00Z">
        <w:r w:rsidR="008B2EE1" w:rsidRPr="00740349">
          <w:t>:</w:t>
        </w:r>
      </w:ins>
    </w:p>
    <w:p w14:paraId="19E53E56" w14:textId="77777777" w:rsidR="008B2EE1" w:rsidRPr="00740349" w:rsidRDefault="008B2EE1" w:rsidP="00740349">
      <w:pPr>
        <w:pStyle w:val="paragraph"/>
        <w:rPr>
          <w:ins w:id="1381" w:author="Author" w:date="2024-09-12T09:53:00Z" w16du:dateUtc="2024-09-11T23:53:00Z"/>
        </w:rPr>
      </w:pPr>
      <w:ins w:id="1382" w:author="Author" w:date="2024-09-12T09:53:00Z" w16du:dateUtc="2024-09-11T23:53:00Z">
        <w:r w:rsidRPr="00740349">
          <w:tab/>
          <w:t>(a)</w:t>
        </w:r>
        <w:r w:rsidRPr="00740349">
          <w:tab/>
        </w:r>
      </w:ins>
      <w:r w:rsidR="00F31954" w:rsidRPr="00740349">
        <w:t>the content of a private message</w:t>
      </w:r>
      <w:ins w:id="1383" w:author="Author" w:date="2024-09-12T09:53:00Z" w16du:dateUtc="2024-09-11T23:53:00Z">
        <w:r w:rsidRPr="00740349">
          <w:t>;</w:t>
        </w:r>
        <w:r w:rsidR="00485887" w:rsidRPr="00740349">
          <w:t xml:space="preserve"> or</w:t>
        </w:r>
      </w:ins>
    </w:p>
    <w:p w14:paraId="0A952E68" w14:textId="77777777" w:rsidR="00F31954" w:rsidRPr="00740349" w:rsidRDefault="008B2EE1" w:rsidP="00740349">
      <w:pPr>
        <w:pStyle w:val="paragraph"/>
      </w:pPr>
      <w:ins w:id="1384" w:author="Author" w:date="2024-09-12T09:53:00Z" w16du:dateUtc="2024-09-11T23:53:00Z">
        <w:r w:rsidRPr="00740349">
          <w:tab/>
          <w:t>(b)</w:t>
        </w:r>
        <w:r w:rsidRPr="00740349">
          <w:tab/>
          <w:t xml:space="preserve">the content of a </w:t>
        </w:r>
        <w:r w:rsidR="00485887" w:rsidRPr="00740349">
          <w:t>VoIP communication</w:t>
        </w:r>
      </w:ins>
      <w:r w:rsidR="00A80961" w:rsidRPr="00740349">
        <w:t>.</w:t>
      </w:r>
    </w:p>
    <w:p w14:paraId="1821F1FF" w14:textId="77777777" w:rsidR="00F31954" w:rsidRPr="00740349" w:rsidRDefault="00F31954" w:rsidP="00740349">
      <w:pPr>
        <w:pStyle w:val="subsection"/>
      </w:pPr>
      <w:r w:rsidRPr="00740349">
        <w:tab/>
        <w:t>(</w:t>
      </w:r>
      <w:r w:rsidR="004C7C25" w:rsidRPr="00740349">
        <w:t>5</w:t>
      </w:r>
      <w:r w:rsidRPr="00740349">
        <w:t>)</w:t>
      </w:r>
      <w:r w:rsidRPr="00740349">
        <w:tab/>
        <w:t xml:space="preserve">A person to whom a notice is given under </w:t>
      </w:r>
      <w:r w:rsidR="00B83758" w:rsidRPr="00740349">
        <w:t>subclause (</w:t>
      </w:r>
      <w:r w:rsidR="00A47F44" w:rsidRPr="00740349">
        <w:t>3</w:t>
      </w:r>
      <w:r w:rsidRPr="00740349">
        <w:t xml:space="preserve">) must comply with a requirement under </w:t>
      </w:r>
      <w:r w:rsidR="00B83758" w:rsidRPr="00740349">
        <w:t>subclause (</w:t>
      </w:r>
      <w:r w:rsidR="004C7C25" w:rsidRPr="00740349">
        <w:t>3</w:t>
      </w:r>
      <w:r w:rsidRPr="00740349">
        <w:t>)</w:t>
      </w:r>
      <w:r w:rsidR="00A80961" w:rsidRPr="00740349">
        <w:t>.</w:t>
      </w:r>
    </w:p>
    <w:p w14:paraId="1822B6A0" w14:textId="77777777" w:rsidR="00B353EC" w:rsidRPr="00740349" w:rsidRDefault="00B353EC" w:rsidP="00740349">
      <w:pPr>
        <w:pStyle w:val="SubsectionHead"/>
        <w:rPr>
          <w:moveFrom w:id="1385" w:author="Author" w:date="2024-09-12T09:53:00Z" w16du:dateUtc="2024-09-11T23:53:00Z"/>
        </w:rPr>
      </w:pPr>
      <w:moveFromRangeStart w:id="1386" w:author="Author" w:date="2024-09-12T09:53:00Z" w:name="move177027247"/>
      <w:moveFrom w:id="1387" w:author="Author" w:date="2024-09-12T09:53:00Z" w16du:dateUtc="2024-09-11T23:53:00Z">
        <w:r w:rsidRPr="00740349">
          <w:t>Civil penalty provision</w:t>
        </w:r>
      </w:moveFrom>
    </w:p>
    <w:moveFromRangeEnd w:id="1386"/>
    <w:p w14:paraId="694D8F89" w14:textId="77777777" w:rsidR="0004386A" w:rsidRPr="00740349" w:rsidRDefault="00794359" w:rsidP="00740349">
      <w:pPr>
        <w:pStyle w:val="SubsectionHead"/>
        <w:rPr>
          <w:ins w:id="1388" w:author="Author" w:date="2024-09-12T09:53:00Z" w16du:dateUtc="2024-09-11T23:53:00Z"/>
        </w:rPr>
      </w:pPr>
      <w:ins w:id="1389" w:author="Author" w:date="2024-09-12T09:53:00Z" w16du:dateUtc="2024-09-11T23:53:00Z">
        <w:r w:rsidRPr="00740349">
          <w:t xml:space="preserve">Protected </w:t>
        </w:r>
        <w:r w:rsidR="0004386A" w:rsidRPr="00740349">
          <w:t>information</w:t>
        </w:r>
      </w:ins>
    </w:p>
    <w:p w14:paraId="5F887B0C" w14:textId="77777777" w:rsidR="0004386A" w:rsidRPr="00740349" w:rsidRDefault="0004386A" w:rsidP="00740349">
      <w:pPr>
        <w:pStyle w:val="subsection"/>
        <w:rPr>
          <w:ins w:id="1390" w:author="Author" w:date="2024-09-12T09:53:00Z" w16du:dateUtc="2024-09-11T23:53:00Z"/>
        </w:rPr>
      </w:pPr>
      <w:r w:rsidRPr="00740349">
        <w:tab/>
        <w:t>(6)</w:t>
      </w:r>
      <w:r w:rsidRPr="00740349">
        <w:tab/>
      </w:r>
      <w:ins w:id="1391" w:author="Author" w:date="2024-09-12T09:53:00Z" w16du:dateUtc="2024-09-11T23:53:00Z">
        <w:r w:rsidRPr="00740349">
          <w:t xml:space="preserve">A person may notify the ACMA that information given or </w:t>
        </w:r>
        <w:r w:rsidR="00A3123E" w:rsidRPr="00740349">
          <w:t xml:space="preserve">a </w:t>
        </w:r>
        <w:r w:rsidRPr="00740349">
          <w:t>document</w:t>
        </w:r>
        <w:r w:rsidR="00A3123E" w:rsidRPr="00740349">
          <w:t xml:space="preserve"> or copy</w:t>
        </w:r>
        <w:r w:rsidRPr="00740349">
          <w:t xml:space="preserve"> produced </w:t>
        </w:r>
        <w:r w:rsidR="00A3123E" w:rsidRPr="00740349">
          <w:t xml:space="preserve">under this </w:t>
        </w:r>
        <w:r w:rsidR="007A10F2" w:rsidRPr="00740349">
          <w:t>clause</w:t>
        </w:r>
        <w:r w:rsidR="00A3123E" w:rsidRPr="00740349">
          <w:t xml:space="preserve"> </w:t>
        </w:r>
        <w:r w:rsidRPr="00740349">
          <w:t xml:space="preserve">contains </w:t>
        </w:r>
        <w:r w:rsidR="00794359" w:rsidRPr="00740349">
          <w:t xml:space="preserve">protected </w:t>
        </w:r>
        <w:r w:rsidRPr="00740349">
          <w:t>information.</w:t>
        </w:r>
        <w:r w:rsidR="004C6F5D" w:rsidRPr="00740349">
          <w:t xml:space="preserve"> The notice must identify which information is </w:t>
        </w:r>
        <w:r w:rsidR="00794359" w:rsidRPr="00740349">
          <w:t xml:space="preserve">protected </w:t>
        </w:r>
        <w:r w:rsidR="004C6F5D" w:rsidRPr="00740349">
          <w:t>information and explain why.</w:t>
        </w:r>
      </w:ins>
    </w:p>
    <w:p w14:paraId="11E55401" w14:textId="77777777" w:rsidR="00A95205" w:rsidRPr="00740349" w:rsidRDefault="00A95205" w:rsidP="00740349">
      <w:pPr>
        <w:pStyle w:val="notetext"/>
        <w:rPr>
          <w:ins w:id="1392" w:author="Author" w:date="2024-09-12T09:53:00Z" w16du:dateUtc="2024-09-11T23:53:00Z"/>
        </w:rPr>
      </w:pPr>
      <w:ins w:id="1393" w:author="Author" w:date="2024-09-12T09:53:00Z" w16du:dateUtc="2024-09-11T23:53:00Z">
        <w:r w:rsidRPr="00740349">
          <w:t>Note:</w:t>
        </w:r>
        <w:r w:rsidRPr="00740349">
          <w:tab/>
          <w:t xml:space="preserve">Limitations apply to publication of protected information under </w:t>
        </w:r>
        <w:r w:rsidR="00700160" w:rsidRPr="00740349">
          <w:t>clause 3</w:t>
        </w:r>
        <w:r w:rsidR="00CD4CD9" w:rsidRPr="00740349">
          <w:t>8</w:t>
        </w:r>
        <w:r w:rsidRPr="00740349">
          <w:t xml:space="preserve"> (see </w:t>
        </w:r>
        <w:r w:rsidR="00700160" w:rsidRPr="00740349">
          <w:t>clauses 3</w:t>
        </w:r>
        <w:r w:rsidR="00CD4CD9" w:rsidRPr="00740349">
          <w:t>9</w:t>
        </w:r>
        <w:r w:rsidRPr="00740349">
          <w:t xml:space="preserve"> and </w:t>
        </w:r>
        <w:r w:rsidR="00CD4CD9" w:rsidRPr="00740349">
          <w:t>40</w:t>
        </w:r>
        <w:r w:rsidRPr="00740349">
          <w:t>).</w:t>
        </w:r>
      </w:ins>
    </w:p>
    <w:p w14:paraId="25D45945" w14:textId="77777777" w:rsidR="00F31954" w:rsidRPr="00740349" w:rsidRDefault="00F31954" w:rsidP="00740349">
      <w:pPr>
        <w:pStyle w:val="SubsectionHead"/>
        <w:rPr>
          <w:moveTo w:id="1394" w:author="Author" w:date="2024-09-12T09:53:00Z" w16du:dateUtc="2024-09-11T23:53:00Z"/>
        </w:rPr>
      </w:pPr>
      <w:moveToRangeStart w:id="1395" w:author="Author" w:date="2024-09-12T09:53:00Z" w:name="move177027248"/>
      <w:moveTo w:id="1396" w:author="Author" w:date="2024-09-12T09:53:00Z" w16du:dateUtc="2024-09-11T23:53:00Z">
        <w:r w:rsidRPr="00740349">
          <w:t>Civil penalty provision</w:t>
        </w:r>
      </w:moveTo>
    </w:p>
    <w:moveToRangeEnd w:id="1395"/>
    <w:p w14:paraId="5E717AAA" w14:textId="77777777" w:rsidR="00F31954" w:rsidRPr="00740349" w:rsidRDefault="00F31954" w:rsidP="00740349">
      <w:pPr>
        <w:pStyle w:val="subsection"/>
      </w:pPr>
      <w:ins w:id="1397" w:author="Author" w:date="2024-09-12T09:53:00Z" w16du:dateUtc="2024-09-11T23:53:00Z">
        <w:r w:rsidRPr="00740349">
          <w:tab/>
          <w:t>(</w:t>
        </w:r>
        <w:r w:rsidR="000F1B04" w:rsidRPr="00740349">
          <w:t>7</w:t>
        </w:r>
        <w:r w:rsidRPr="00740349">
          <w:t>)</w:t>
        </w:r>
        <w:r w:rsidRPr="00740349">
          <w:tab/>
        </w:r>
      </w:ins>
      <w:r w:rsidR="00C02542" w:rsidRPr="00740349">
        <w:t>Subclause (</w:t>
      </w:r>
      <w:r w:rsidR="004C7C25" w:rsidRPr="00740349">
        <w:t>5</w:t>
      </w:r>
      <w:r w:rsidRPr="00740349">
        <w:t>) is a civil penalty provision</w:t>
      </w:r>
      <w:r w:rsidR="00A80961" w:rsidRPr="00740349">
        <w:t>.</w:t>
      </w:r>
    </w:p>
    <w:p w14:paraId="06C4DE7D" w14:textId="77777777" w:rsidR="00F31954" w:rsidRPr="00570B02" w:rsidRDefault="00F31954" w:rsidP="00257574">
      <w:pPr>
        <w:pStyle w:val="subsection"/>
        <w:rPr>
          <w:del w:id="1398" w:author="Author" w:date="2024-09-12T09:53:00Z" w16du:dateUtc="2024-09-11T23:53:00Z"/>
        </w:rPr>
      </w:pPr>
      <w:del w:id="1399" w:author="Author" w:date="2024-09-12T09:53:00Z" w16du:dateUtc="2024-09-11T23:53:00Z">
        <w:r w:rsidRPr="00570B02">
          <w:tab/>
          <w:delText>(7)</w:delText>
        </w:r>
        <w:r w:rsidRPr="00570B02">
          <w:tab/>
          <w:delText>A person who contravenes subclause (5) commits a separate contravention of that subclause in respect of each day (including a day of the making of a relevant civil penalty order or any subsequent day) during which the contravention continues</w:delText>
        </w:r>
        <w:r w:rsidR="00A80961" w:rsidRPr="00570B02">
          <w:delText>.</w:delText>
        </w:r>
      </w:del>
    </w:p>
    <w:p w14:paraId="49980407" w14:textId="77777777" w:rsidR="00F31954" w:rsidRPr="00570B02" w:rsidRDefault="00F31954" w:rsidP="00257574">
      <w:pPr>
        <w:pStyle w:val="SubsectionHead"/>
        <w:rPr>
          <w:del w:id="1400" w:author="Author" w:date="2024-09-12T09:53:00Z" w16du:dateUtc="2024-09-11T23:53:00Z"/>
        </w:rPr>
      </w:pPr>
      <w:del w:id="1401" w:author="Author" w:date="2024-09-12T09:53:00Z" w16du:dateUtc="2024-09-11T23:53:00Z">
        <w:r w:rsidRPr="00570B02">
          <w:delText>Designated infringement notice provision</w:delText>
        </w:r>
      </w:del>
    </w:p>
    <w:p w14:paraId="67DF573C" w14:textId="77777777" w:rsidR="00F31954" w:rsidRPr="00570B02" w:rsidRDefault="00F31954" w:rsidP="00257574">
      <w:pPr>
        <w:pStyle w:val="subsection"/>
        <w:rPr>
          <w:del w:id="1402" w:author="Author" w:date="2024-09-12T09:53:00Z" w16du:dateUtc="2024-09-11T23:53:00Z"/>
        </w:rPr>
      </w:pPr>
      <w:del w:id="1403" w:author="Author" w:date="2024-09-12T09:53:00Z" w16du:dateUtc="2024-09-11T23:53:00Z">
        <w:r w:rsidRPr="00570B02">
          <w:tab/>
          <w:delText>(8)</w:delText>
        </w:r>
        <w:r w:rsidRPr="00570B02">
          <w:tab/>
          <w:delText>Subclause (5) is a designated infringement notice provision</w:delText>
        </w:r>
        <w:r w:rsidR="00A80961" w:rsidRPr="00570B02">
          <w:delText>.</w:delText>
        </w:r>
      </w:del>
    </w:p>
    <w:p w14:paraId="427BBA5A" w14:textId="77777777" w:rsidR="00F31954" w:rsidRPr="00740349" w:rsidRDefault="00F31954" w:rsidP="00740349">
      <w:pPr>
        <w:pStyle w:val="SubsectionHead"/>
      </w:pPr>
      <w:r w:rsidRPr="00740349">
        <w:t>Requirements for notice</w:t>
      </w:r>
    </w:p>
    <w:p w14:paraId="0B7D7E6A" w14:textId="77777777" w:rsidR="00F31954" w:rsidRPr="00570B02" w:rsidRDefault="00F31954" w:rsidP="00257574">
      <w:pPr>
        <w:pStyle w:val="subsection"/>
        <w:rPr>
          <w:del w:id="1404" w:author="Author" w:date="2024-09-12T09:53:00Z" w16du:dateUtc="2024-09-11T23:53:00Z"/>
        </w:rPr>
      </w:pPr>
      <w:r w:rsidRPr="00740349">
        <w:tab/>
        <w:t>(</w:t>
      </w:r>
      <w:del w:id="1405" w:author="Author" w:date="2024-09-12T09:53:00Z" w16du:dateUtc="2024-09-11T23:53:00Z">
        <w:r w:rsidRPr="00570B02">
          <w:delText>9</w:delText>
        </w:r>
      </w:del>
      <w:ins w:id="1406" w:author="Author" w:date="2024-09-12T09:53:00Z" w16du:dateUtc="2024-09-11T23:53:00Z">
        <w:r w:rsidR="008A1F16" w:rsidRPr="00740349">
          <w:t>8</w:t>
        </w:r>
      </w:ins>
      <w:r w:rsidRPr="00740349">
        <w:t>)</w:t>
      </w:r>
      <w:r w:rsidRPr="00740349">
        <w:tab/>
        <w:t xml:space="preserve">A notice given to a person under </w:t>
      </w:r>
      <w:r w:rsidR="00B83758" w:rsidRPr="00740349">
        <w:t>subclause (</w:t>
      </w:r>
      <w:r w:rsidR="004C7C25" w:rsidRPr="00740349">
        <w:t>3</w:t>
      </w:r>
      <w:r w:rsidRPr="00740349">
        <w:t xml:space="preserve">) must set out the effect of </w:t>
      </w:r>
      <w:del w:id="1407" w:author="Author" w:date="2024-09-12T09:53:00Z" w16du:dateUtc="2024-09-11T23:53:00Z">
        <w:r w:rsidRPr="00570B02">
          <w:delText>the following provisions:</w:delText>
        </w:r>
      </w:del>
    </w:p>
    <w:p w14:paraId="6B9E098D" w14:textId="77777777" w:rsidR="00F31954" w:rsidRPr="00570B02" w:rsidRDefault="00F31954" w:rsidP="00257574">
      <w:pPr>
        <w:pStyle w:val="paragraph"/>
        <w:rPr>
          <w:del w:id="1408" w:author="Author" w:date="2024-09-12T09:53:00Z" w16du:dateUtc="2024-09-11T23:53:00Z"/>
        </w:rPr>
      </w:pPr>
      <w:del w:id="1409" w:author="Author" w:date="2024-09-12T09:53:00Z" w16du:dateUtc="2024-09-11T23:53:00Z">
        <w:r w:rsidRPr="00570B02">
          <w:tab/>
          <w:delText>(a)</w:delText>
        </w:r>
        <w:r w:rsidRPr="00570B02">
          <w:tab/>
        </w:r>
      </w:del>
      <w:r w:rsidR="00BA26C9" w:rsidRPr="00740349">
        <w:t>subclauses (</w:t>
      </w:r>
      <w:r w:rsidR="004C7C25" w:rsidRPr="00740349">
        <w:t>5</w:t>
      </w:r>
      <w:del w:id="1410" w:author="Author" w:date="2024-09-12T09:53:00Z" w16du:dateUtc="2024-09-11T23:53:00Z">
        <w:r w:rsidRPr="00570B02">
          <w:delText>), (6</w:delText>
        </w:r>
      </w:del>
      <w:r w:rsidRPr="00740349">
        <w:t>)</w:t>
      </w:r>
      <w:r w:rsidR="008A1F16" w:rsidRPr="00740349">
        <w:t xml:space="preserve"> and</w:t>
      </w:r>
      <w:r w:rsidRPr="00740349">
        <w:t xml:space="preserve"> (</w:t>
      </w:r>
      <w:r w:rsidR="000F1B04" w:rsidRPr="00740349">
        <w:t>7</w:t>
      </w:r>
      <w:del w:id="1411" w:author="Author" w:date="2024-09-12T09:53:00Z" w16du:dateUtc="2024-09-11T23:53:00Z">
        <w:r w:rsidRPr="00570B02">
          <w:delText>);</w:delText>
        </w:r>
      </w:del>
    </w:p>
    <w:p w14:paraId="28E14588" w14:textId="77777777" w:rsidR="00F31954" w:rsidRPr="00570B02" w:rsidRDefault="00F31954" w:rsidP="00257574">
      <w:pPr>
        <w:pStyle w:val="paragraph"/>
        <w:rPr>
          <w:del w:id="1412" w:author="Author" w:date="2024-09-12T09:53:00Z" w16du:dateUtc="2024-09-11T23:53:00Z"/>
        </w:rPr>
      </w:pPr>
      <w:del w:id="1413" w:author="Author" w:date="2024-09-12T09:53:00Z" w16du:dateUtc="2024-09-11T23:53:00Z">
        <w:r w:rsidRPr="00570B02">
          <w:lastRenderedPageBreak/>
          <w:tab/>
          <w:delText>(b)</w:delText>
        </w:r>
        <w:r w:rsidRPr="00570B02">
          <w:tab/>
          <w:delText xml:space="preserve">subclause </w:delText>
        </w:r>
        <w:r w:rsidR="00A80961" w:rsidRPr="00570B02">
          <w:delText>22</w:delText>
        </w:r>
        <w:r w:rsidRPr="00570B02">
          <w:delText>(1) (false or misleading evidence);</w:delText>
        </w:r>
      </w:del>
    </w:p>
    <w:p w14:paraId="1FA8EC6F" w14:textId="65354E0B" w:rsidR="00F31954" w:rsidRPr="00740349" w:rsidRDefault="00F31954" w:rsidP="00740349">
      <w:pPr>
        <w:pStyle w:val="subsection"/>
      </w:pPr>
      <w:del w:id="1414" w:author="Author" w:date="2024-09-12T09:53:00Z" w16du:dateUtc="2024-09-11T23:53:00Z">
        <w:r w:rsidRPr="00570B02">
          <w:tab/>
          <w:delText>(c)</w:delText>
        </w:r>
        <w:r w:rsidRPr="00570B02">
          <w:tab/>
        </w:r>
      </w:del>
      <w:ins w:id="1415" w:author="Author" w:date="2024-09-12T09:53:00Z" w16du:dateUtc="2024-09-11T23:53:00Z">
        <w:r w:rsidRPr="00740349">
          <w:t>)</w:t>
        </w:r>
        <w:r w:rsidR="00D5413B" w:rsidRPr="00740349">
          <w:t xml:space="preserve"> and </w:t>
        </w:r>
        <w:r w:rsidR="00700160" w:rsidRPr="00740349">
          <w:t>paragraph 7</w:t>
        </w:r>
        <w:r w:rsidR="00CD4CD9" w:rsidRPr="00740349">
          <w:t>2</w:t>
        </w:r>
        <w:r w:rsidR="008A1F16" w:rsidRPr="00740349">
          <w:t>(</w:t>
        </w:r>
        <w:r w:rsidR="003E4B5D" w:rsidRPr="00740349">
          <w:t>k</w:t>
        </w:r>
        <w:r w:rsidR="008A1F16" w:rsidRPr="00740349">
          <w:t>)</w:t>
        </w:r>
        <w:r w:rsidR="007E3D8F" w:rsidRPr="00740349">
          <w:t xml:space="preserve"> </w:t>
        </w:r>
        <w:r w:rsidR="00D5413B" w:rsidRPr="00740349">
          <w:t xml:space="preserve">of this Schedule, </w:t>
        </w:r>
        <w:r w:rsidR="007E3D8F" w:rsidRPr="00740349">
          <w:t xml:space="preserve">and </w:t>
        </w:r>
      </w:ins>
      <w:r w:rsidR="00C71AE0" w:rsidRPr="00740349">
        <w:t>subsection 2</w:t>
      </w:r>
      <w:r w:rsidRPr="00740349">
        <w:t>05F(1) (civil penalty orders)</w:t>
      </w:r>
      <w:r w:rsidR="00A80961" w:rsidRPr="00740349">
        <w:t>.</w:t>
      </w:r>
    </w:p>
    <w:p w14:paraId="48FFDB74" w14:textId="77777777" w:rsidR="00F31954" w:rsidRPr="00570B02" w:rsidRDefault="00F31954" w:rsidP="00257574">
      <w:pPr>
        <w:pStyle w:val="SubsectionHead"/>
        <w:rPr>
          <w:del w:id="1416" w:author="Author" w:date="2024-09-12T09:53:00Z" w16du:dateUtc="2024-09-11T23:53:00Z"/>
        </w:rPr>
      </w:pPr>
      <w:del w:id="1417" w:author="Author" w:date="2024-09-12T09:53:00Z" w16du:dateUtc="2024-09-11T23:53:00Z">
        <w:r w:rsidRPr="00570B02">
          <w:delText>Warnings</w:delText>
        </w:r>
      </w:del>
    </w:p>
    <w:p w14:paraId="1A92DAB8" w14:textId="77777777" w:rsidR="00F31954" w:rsidRPr="00570B02" w:rsidRDefault="00F31954" w:rsidP="00257574">
      <w:pPr>
        <w:pStyle w:val="subsection"/>
        <w:rPr>
          <w:del w:id="1418" w:author="Author" w:date="2024-09-12T09:53:00Z" w16du:dateUtc="2024-09-11T23:53:00Z"/>
        </w:rPr>
      </w:pPr>
      <w:del w:id="1419" w:author="Author" w:date="2024-09-12T09:53:00Z" w16du:dateUtc="2024-09-11T23:53:00Z">
        <w:r w:rsidRPr="00570B02">
          <w:tab/>
          <w:delText>(10)</w:delText>
        </w:r>
        <w:r w:rsidRPr="00570B02">
          <w:tab/>
          <w:delText>If the ACMA is satisfied that a person has contravened subclause (5), the ACMA may issue a formal warning to the person</w:delText>
        </w:r>
        <w:r w:rsidR="00A80961" w:rsidRPr="00570B02">
          <w:delText>.</w:delText>
        </w:r>
      </w:del>
    </w:p>
    <w:p w14:paraId="0EDD75B3" w14:textId="77777777" w:rsidR="00F31954" w:rsidRPr="00570B02" w:rsidRDefault="00F31954" w:rsidP="00257574">
      <w:pPr>
        <w:pStyle w:val="subsection"/>
        <w:rPr>
          <w:del w:id="1420" w:author="Author" w:date="2024-09-12T09:53:00Z" w16du:dateUtc="2024-09-11T23:53:00Z"/>
        </w:rPr>
      </w:pPr>
      <w:del w:id="1421" w:author="Author" w:date="2024-09-12T09:53:00Z" w16du:dateUtc="2024-09-11T23:53:00Z">
        <w:r w:rsidRPr="00570B02">
          <w:tab/>
          <w:delText>(11)</w:delText>
        </w:r>
        <w:r w:rsidRPr="00570B02">
          <w:tab/>
          <w:delText xml:space="preserve">For the purposes of this Act and the </w:delText>
        </w:r>
        <w:r w:rsidRPr="00570B02">
          <w:rPr>
            <w:i/>
          </w:rPr>
          <w:delText>Australian Communications and Media Authority Act 2005</w:delText>
        </w:r>
        <w:r w:rsidRPr="00570B02">
          <w:delText>, a warning under subclause (10) is taken to be a notice under this Schedule</w:delText>
        </w:r>
        <w:r w:rsidR="00A80961" w:rsidRPr="00570B02">
          <w:delText>.</w:delText>
        </w:r>
      </w:del>
    </w:p>
    <w:p w14:paraId="2E831AB8" w14:textId="60F917FC" w:rsidR="00F31954" w:rsidRPr="00740349" w:rsidRDefault="00A80961" w:rsidP="00740349">
      <w:pPr>
        <w:pStyle w:val="ActHead5"/>
      </w:pPr>
      <w:bookmarkStart w:id="1422" w:name="_Toc136528156"/>
      <w:del w:id="1423" w:author="Author" w:date="2024-09-12T09:53:00Z" w16du:dateUtc="2024-09-11T23:53:00Z">
        <w:r w:rsidRPr="00E65593">
          <w:rPr>
            <w:rStyle w:val="CharSectno"/>
          </w:rPr>
          <w:delText>20</w:delText>
        </w:r>
      </w:del>
      <w:bookmarkStart w:id="1424" w:name="_Toc176247035"/>
      <w:ins w:id="1425" w:author="Author" w:date="2024-09-12T09:53:00Z" w16du:dateUtc="2024-09-11T23:53:00Z">
        <w:r w:rsidR="00CD4CD9" w:rsidRPr="009C0505">
          <w:rPr>
            <w:rStyle w:val="CharSectno"/>
          </w:rPr>
          <w:t>35</w:t>
        </w:r>
      </w:ins>
      <w:r w:rsidR="00F31954" w:rsidRPr="00740349">
        <w:t xml:space="preserve">  Copying documents—reasonable compensation</w:t>
      </w:r>
      <w:bookmarkEnd w:id="1422"/>
      <w:bookmarkEnd w:id="1424"/>
    </w:p>
    <w:p w14:paraId="76A4C7C0" w14:textId="36A7AE1B" w:rsidR="00F31954" w:rsidRPr="00740349" w:rsidRDefault="00F31954" w:rsidP="00740349">
      <w:pPr>
        <w:pStyle w:val="subsection"/>
      </w:pPr>
      <w:r w:rsidRPr="00740349">
        <w:tab/>
      </w:r>
      <w:r w:rsidRPr="00740349">
        <w:tab/>
        <w:t>A person is entitled to be paid by the ACMA reasonable compensation for complying with a requirement covered by paragraph </w:t>
      </w:r>
      <w:del w:id="1426" w:author="Author" w:date="2024-09-12T09:53:00Z" w16du:dateUtc="2024-09-11T23:53:00Z">
        <w:r w:rsidR="00A80961" w:rsidRPr="00570B02">
          <w:delText>18</w:delText>
        </w:r>
        <w:r w:rsidRPr="00570B02">
          <w:delText>(3</w:delText>
        </w:r>
      </w:del>
      <w:ins w:id="1427" w:author="Author" w:date="2024-09-12T09:53:00Z" w16du:dateUtc="2024-09-11T23:53:00Z">
        <w:r w:rsidR="00CD4CD9" w:rsidRPr="00740349">
          <w:t>33</w:t>
        </w:r>
        <w:r w:rsidRPr="00740349">
          <w:t>(</w:t>
        </w:r>
        <w:r w:rsidR="008231A9" w:rsidRPr="00740349">
          <w:t>2</w:t>
        </w:r>
      </w:ins>
      <w:r w:rsidRPr="00740349">
        <w:t xml:space="preserve">)(c) or </w:t>
      </w:r>
      <w:del w:id="1428" w:author="Author" w:date="2024-09-12T09:53:00Z" w16du:dateUtc="2024-09-11T23:53:00Z">
        <w:r w:rsidR="00A80961" w:rsidRPr="00570B02">
          <w:delText>19</w:delText>
        </w:r>
      </w:del>
      <w:ins w:id="1429" w:author="Author" w:date="2024-09-12T09:53:00Z" w16du:dateUtc="2024-09-11T23:53:00Z">
        <w:r w:rsidR="00CD4CD9" w:rsidRPr="00740349">
          <w:t>34</w:t>
        </w:r>
      </w:ins>
      <w:r w:rsidRPr="00740349">
        <w:t>(</w:t>
      </w:r>
      <w:r w:rsidR="004C7C25" w:rsidRPr="00740349">
        <w:t>3</w:t>
      </w:r>
      <w:r w:rsidRPr="00740349">
        <w:t>)(c)</w:t>
      </w:r>
      <w:r w:rsidR="00A80961" w:rsidRPr="00740349">
        <w:t>.</w:t>
      </w:r>
    </w:p>
    <w:p w14:paraId="59CF15BA" w14:textId="77777777" w:rsidR="00F31954" w:rsidRPr="00570B02" w:rsidRDefault="00A80961" w:rsidP="00257574">
      <w:pPr>
        <w:pStyle w:val="ActHead5"/>
        <w:rPr>
          <w:del w:id="1430" w:author="Author" w:date="2024-09-12T09:53:00Z" w16du:dateUtc="2024-09-11T23:53:00Z"/>
        </w:rPr>
      </w:pPr>
      <w:bookmarkStart w:id="1431" w:name="_Toc136528157"/>
      <w:del w:id="1432" w:author="Author" w:date="2024-09-12T09:53:00Z" w16du:dateUtc="2024-09-11T23:53:00Z">
        <w:r w:rsidRPr="00E65593">
          <w:rPr>
            <w:rStyle w:val="CharSectno"/>
          </w:rPr>
          <w:delText>21</w:delText>
        </w:r>
        <w:r w:rsidR="00F31954" w:rsidRPr="00570B02">
          <w:delText xml:space="preserve">  Self</w:delText>
        </w:r>
        <w:r w:rsidR="00257574">
          <w:noBreakHyphen/>
        </w:r>
        <w:r w:rsidR="00F31954" w:rsidRPr="00570B02">
          <w:delText>incrimination</w:delText>
        </w:r>
        <w:bookmarkEnd w:id="1431"/>
      </w:del>
    </w:p>
    <w:p w14:paraId="78816B31" w14:textId="77777777" w:rsidR="00F31954" w:rsidRPr="00570B02" w:rsidRDefault="00F31954" w:rsidP="00257574">
      <w:pPr>
        <w:pStyle w:val="subsection"/>
        <w:rPr>
          <w:del w:id="1433" w:author="Author" w:date="2024-09-12T09:53:00Z" w16du:dateUtc="2024-09-11T23:53:00Z"/>
        </w:rPr>
      </w:pPr>
      <w:del w:id="1434" w:author="Author" w:date="2024-09-12T09:53:00Z" w16du:dateUtc="2024-09-11T23:53:00Z">
        <w:r w:rsidRPr="00570B02">
          <w:tab/>
          <w:delText>(1)</w:delText>
        </w:r>
        <w:r w:rsidRPr="00570B02">
          <w:tab/>
          <w:delText>An individual is not excused from giving information or evidence or producing a document or a copy of a document under this Division on the ground that giving the information or evidence or producing the document or copy might tend to incriminate the individual in relation to an offence</w:delText>
        </w:r>
        <w:r w:rsidR="00A80961" w:rsidRPr="00570B02">
          <w:delText>.</w:delText>
        </w:r>
      </w:del>
    </w:p>
    <w:p w14:paraId="17FA22DA" w14:textId="77777777" w:rsidR="00F31954" w:rsidRPr="00570B02" w:rsidRDefault="00F31954" w:rsidP="00257574">
      <w:pPr>
        <w:pStyle w:val="notetext"/>
        <w:rPr>
          <w:del w:id="1435" w:author="Author" w:date="2024-09-12T09:53:00Z" w16du:dateUtc="2024-09-11T23:53:00Z"/>
        </w:rPr>
      </w:pPr>
      <w:del w:id="1436" w:author="Author" w:date="2024-09-12T09:53:00Z" w16du:dateUtc="2024-09-11T23:53:00Z">
        <w:r w:rsidRPr="00570B02">
          <w:delText>Note:</w:delText>
        </w:r>
        <w:r w:rsidRPr="00570B02">
          <w:tab/>
          <w:delText>A body corporate is not entitled to claim the privilege against self</w:delText>
        </w:r>
        <w:r w:rsidR="00257574">
          <w:noBreakHyphen/>
        </w:r>
        <w:r w:rsidRPr="00570B02">
          <w:delText>incrimination</w:delText>
        </w:r>
        <w:r w:rsidR="00A80961" w:rsidRPr="00570B02">
          <w:delText>.</w:delText>
        </w:r>
      </w:del>
    </w:p>
    <w:p w14:paraId="7217B5D2" w14:textId="77777777" w:rsidR="00F31954" w:rsidRPr="00570B02" w:rsidRDefault="00F31954" w:rsidP="00257574">
      <w:pPr>
        <w:pStyle w:val="subsection"/>
        <w:rPr>
          <w:del w:id="1437" w:author="Author" w:date="2024-09-12T09:53:00Z" w16du:dateUtc="2024-09-11T23:53:00Z"/>
        </w:rPr>
      </w:pPr>
      <w:del w:id="1438" w:author="Author" w:date="2024-09-12T09:53:00Z" w16du:dateUtc="2024-09-11T23:53:00Z">
        <w:r w:rsidRPr="00570B02">
          <w:tab/>
          <w:delText>(2)</w:delText>
        </w:r>
        <w:r w:rsidRPr="00570B02">
          <w:tab/>
          <w:delText>However:</w:delText>
        </w:r>
      </w:del>
    </w:p>
    <w:p w14:paraId="12A73513" w14:textId="77777777" w:rsidR="00F31954" w:rsidRPr="00570B02" w:rsidRDefault="00F31954" w:rsidP="00257574">
      <w:pPr>
        <w:pStyle w:val="paragraph"/>
        <w:rPr>
          <w:del w:id="1439" w:author="Author" w:date="2024-09-12T09:53:00Z" w16du:dateUtc="2024-09-11T23:53:00Z"/>
        </w:rPr>
      </w:pPr>
      <w:del w:id="1440" w:author="Author" w:date="2024-09-12T09:53:00Z" w16du:dateUtc="2024-09-11T23:53:00Z">
        <w:r w:rsidRPr="00570B02">
          <w:tab/>
          <w:delText>(a)</w:delText>
        </w:r>
        <w:r w:rsidRPr="00570B02">
          <w:tab/>
          <w:delText>the information or evidence given or document or copy produced; and</w:delText>
        </w:r>
      </w:del>
    </w:p>
    <w:p w14:paraId="33ABD014" w14:textId="77777777" w:rsidR="00F31954" w:rsidRPr="00570B02" w:rsidRDefault="00F31954" w:rsidP="00257574">
      <w:pPr>
        <w:pStyle w:val="paragraph"/>
        <w:rPr>
          <w:del w:id="1441" w:author="Author" w:date="2024-09-12T09:53:00Z" w16du:dateUtc="2024-09-11T23:53:00Z"/>
        </w:rPr>
      </w:pPr>
      <w:del w:id="1442" w:author="Author" w:date="2024-09-12T09:53:00Z" w16du:dateUtc="2024-09-11T23:53:00Z">
        <w:r w:rsidRPr="00570B02">
          <w:tab/>
          <w:delText>(b)</w:delText>
        </w:r>
        <w:r w:rsidRPr="00570B02">
          <w:tab/>
          <w:delText>the giving of the information or evidence or the production of the document or copy; and</w:delText>
        </w:r>
      </w:del>
    </w:p>
    <w:p w14:paraId="615A4F41" w14:textId="77777777" w:rsidR="00F31954" w:rsidRPr="00570B02" w:rsidRDefault="00F31954" w:rsidP="00257574">
      <w:pPr>
        <w:pStyle w:val="paragraph"/>
        <w:rPr>
          <w:del w:id="1443" w:author="Author" w:date="2024-09-12T09:53:00Z" w16du:dateUtc="2024-09-11T23:53:00Z"/>
        </w:rPr>
      </w:pPr>
      <w:del w:id="1444" w:author="Author" w:date="2024-09-12T09:53:00Z" w16du:dateUtc="2024-09-11T23:53:00Z">
        <w:r w:rsidRPr="00570B02">
          <w:tab/>
          <w:delText>(c)</w:delText>
        </w:r>
        <w:r w:rsidRPr="00570B02">
          <w:tab/>
          <w:delText>any information, document or thing obtained as a direct or indirect consequence of the giving of the information or evidence or the production of the document or copy;</w:delText>
        </w:r>
      </w:del>
    </w:p>
    <w:p w14:paraId="609F4F19" w14:textId="77777777" w:rsidR="00F31954" w:rsidRPr="00570B02" w:rsidRDefault="00F31954" w:rsidP="00257574">
      <w:pPr>
        <w:pStyle w:val="subsection2"/>
        <w:rPr>
          <w:del w:id="1445" w:author="Author" w:date="2024-09-12T09:53:00Z" w16du:dateUtc="2024-09-11T23:53:00Z"/>
        </w:rPr>
      </w:pPr>
      <w:del w:id="1446" w:author="Author" w:date="2024-09-12T09:53:00Z" w16du:dateUtc="2024-09-11T23:53:00Z">
        <w:r w:rsidRPr="00570B02">
          <w:delText>is not admissible in evidence against the individual in criminal proceedings other than:</w:delText>
        </w:r>
      </w:del>
    </w:p>
    <w:p w14:paraId="5AAA4DCB" w14:textId="77777777" w:rsidR="00F31954" w:rsidRPr="00570B02" w:rsidRDefault="00F31954" w:rsidP="00257574">
      <w:pPr>
        <w:pStyle w:val="paragraph"/>
        <w:rPr>
          <w:del w:id="1447" w:author="Author" w:date="2024-09-12T09:53:00Z" w16du:dateUtc="2024-09-11T23:53:00Z"/>
        </w:rPr>
      </w:pPr>
      <w:del w:id="1448" w:author="Author" w:date="2024-09-12T09:53:00Z" w16du:dateUtc="2024-09-11T23:53:00Z">
        <w:r w:rsidRPr="00570B02">
          <w:lastRenderedPageBreak/>
          <w:tab/>
          <w:delText>(d)</w:delText>
        </w:r>
        <w:r w:rsidRPr="00570B02">
          <w:tab/>
          <w:delText xml:space="preserve">proceedings for an offence against subclause </w:delText>
        </w:r>
        <w:r w:rsidR="00A80961" w:rsidRPr="00570B02">
          <w:delText>22</w:delText>
        </w:r>
        <w:r w:rsidRPr="00570B02">
          <w:delText>(1); or</w:delText>
        </w:r>
      </w:del>
    </w:p>
    <w:p w14:paraId="52774B2C" w14:textId="77777777" w:rsidR="00F31954" w:rsidRPr="00570B02" w:rsidRDefault="00F31954" w:rsidP="00257574">
      <w:pPr>
        <w:pStyle w:val="paragraph"/>
        <w:rPr>
          <w:del w:id="1449" w:author="Author" w:date="2024-09-12T09:53:00Z" w16du:dateUtc="2024-09-11T23:53:00Z"/>
        </w:rPr>
      </w:pPr>
      <w:del w:id="1450" w:author="Author" w:date="2024-09-12T09:53:00Z" w16du:dateUtc="2024-09-11T23:53:00Z">
        <w:r w:rsidRPr="00570B02">
          <w:tab/>
          <w:delText>(e)</w:delText>
        </w:r>
        <w:r w:rsidRPr="00570B02">
          <w:tab/>
          <w:delText>proceedings for an offence against section 137</w:delText>
        </w:r>
        <w:r w:rsidR="00A80961" w:rsidRPr="00570B02">
          <w:delText>.</w:delText>
        </w:r>
        <w:r w:rsidRPr="00570B02">
          <w:delText>1 or 137</w:delText>
        </w:r>
        <w:r w:rsidR="00A80961" w:rsidRPr="00570B02">
          <w:delText>.</w:delText>
        </w:r>
        <w:r w:rsidRPr="00570B02">
          <w:delText xml:space="preserve">2 of the </w:delText>
        </w:r>
        <w:r w:rsidRPr="00570B02">
          <w:rPr>
            <w:i/>
          </w:rPr>
          <w:delText>Criminal Code</w:delText>
        </w:r>
        <w:r w:rsidRPr="00570B02">
          <w:delText xml:space="preserve"> that relates to this Division</w:delText>
        </w:r>
        <w:r w:rsidR="00A80961" w:rsidRPr="00570B02">
          <w:delText>.</w:delText>
        </w:r>
      </w:del>
    </w:p>
    <w:p w14:paraId="458BBC70" w14:textId="77777777" w:rsidR="00F31954" w:rsidRPr="00570B02" w:rsidRDefault="00F31954" w:rsidP="00257574">
      <w:pPr>
        <w:pStyle w:val="subsection"/>
        <w:rPr>
          <w:del w:id="1451" w:author="Author" w:date="2024-09-12T09:53:00Z" w16du:dateUtc="2024-09-11T23:53:00Z"/>
        </w:rPr>
      </w:pPr>
      <w:del w:id="1452" w:author="Author" w:date="2024-09-12T09:53:00Z" w16du:dateUtc="2024-09-11T23:53:00Z">
        <w:r w:rsidRPr="00570B02">
          <w:tab/>
          <w:delText>(3)</w:delText>
        </w:r>
        <w:r w:rsidRPr="00570B02">
          <w:tab/>
          <w:delText>If, at general law, an individual would otherwise be able to claim the privilege against self</w:delText>
        </w:r>
        <w:r w:rsidR="00257574">
          <w:noBreakHyphen/>
        </w:r>
        <w:r w:rsidRPr="00570B02">
          <w:delText>exposure to a penalty (other than a penalty for an offence) in relation to giving information or evidence or producing a document or copy under this Division, the individual is not excused from giving the information or evidence or producing the document or copy under this Division on that ground</w:delText>
        </w:r>
        <w:r w:rsidR="00A80961" w:rsidRPr="00570B02">
          <w:delText>.</w:delText>
        </w:r>
      </w:del>
    </w:p>
    <w:p w14:paraId="1CC8EC48" w14:textId="77777777" w:rsidR="00F31954" w:rsidRPr="00570B02" w:rsidRDefault="00F31954" w:rsidP="00257574">
      <w:pPr>
        <w:pStyle w:val="notetext"/>
        <w:rPr>
          <w:del w:id="1453" w:author="Author" w:date="2024-09-12T09:53:00Z" w16du:dateUtc="2024-09-11T23:53:00Z"/>
        </w:rPr>
      </w:pPr>
      <w:del w:id="1454" w:author="Author" w:date="2024-09-12T09:53:00Z" w16du:dateUtc="2024-09-11T23:53:00Z">
        <w:r w:rsidRPr="00570B02">
          <w:delText>Note:</w:delText>
        </w:r>
        <w:r w:rsidRPr="00570B02">
          <w:tab/>
          <w:delText>A body corporate is not entitled to claim the privilege against self</w:delText>
        </w:r>
        <w:r w:rsidR="00257574">
          <w:noBreakHyphen/>
        </w:r>
        <w:r w:rsidRPr="00570B02">
          <w:delText>exposure to a penalty</w:delText>
        </w:r>
        <w:r w:rsidR="00A80961" w:rsidRPr="00570B02">
          <w:delText>.</w:delText>
        </w:r>
      </w:del>
    </w:p>
    <w:p w14:paraId="631D4698" w14:textId="77777777" w:rsidR="00F31954" w:rsidRPr="00570B02" w:rsidRDefault="00A80961" w:rsidP="00257574">
      <w:pPr>
        <w:pStyle w:val="ActHead5"/>
        <w:rPr>
          <w:del w:id="1455" w:author="Author" w:date="2024-09-12T09:53:00Z" w16du:dateUtc="2024-09-11T23:53:00Z"/>
        </w:rPr>
      </w:pPr>
      <w:bookmarkStart w:id="1456" w:name="_Toc136528158"/>
      <w:del w:id="1457" w:author="Author" w:date="2024-09-12T09:53:00Z" w16du:dateUtc="2024-09-11T23:53:00Z">
        <w:r w:rsidRPr="00E65593">
          <w:rPr>
            <w:rStyle w:val="CharSectno"/>
          </w:rPr>
          <w:delText>22</w:delText>
        </w:r>
        <w:r w:rsidR="00F31954" w:rsidRPr="00570B02">
          <w:delText xml:space="preserve">  Giving false or misleading information or evidence</w:delText>
        </w:r>
        <w:bookmarkEnd w:id="1456"/>
      </w:del>
    </w:p>
    <w:p w14:paraId="752A1726" w14:textId="77777777" w:rsidR="00F31954" w:rsidRPr="00570B02" w:rsidRDefault="00F31954" w:rsidP="00257574">
      <w:pPr>
        <w:pStyle w:val="subsection"/>
        <w:rPr>
          <w:del w:id="1458" w:author="Author" w:date="2024-09-12T09:53:00Z" w16du:dateUtc="2024-09-11T23:53:00Z"/>
        </w:rPr>
      </w:pPr>
      <w:del w:id="1459" w:author="Author" w:date="2024-09-12T09:53:00Z" w16du:dateUtc="2024-09-11T23:53:00Z">
        <w:r w:rsidRPr="00570B02">
          <w:tab/>
          <w:delText>(1)</w:delText>
        </w:r>
        <w:r w:rsidRPr="00570B02">
          <w:tab/>
          <w:delText>A person commits an offence if:</w:delText>
        </w:r>
      </w:del>
    </w:p>
    <w:p w14:paraId="6AC6F627" w14:textId="77777777" w:rsidR="00F31954" w:rsidRPr="00570B02" w:rsidRDefault="00F31954" w:rsidP="00257574">
      <w:pPr>
        <w:pStyle w:val="paragraph"/>
        <w:rPr>
          <w:del w:id="1460" w:author="Author" w:date="2024-09-12T09:53:00Z" w16du:dateUtc="2024-09-11T23:53:00Z"/>
        </w:rPr>
      </w:pPr>
      <w:del w:id="1461" w:author="Author" w:date="2024-09-12T09:53:00Z" w16du:dateUtc="2024-09-11T23:53:00Z">
        <w:r w:rsidRPr="00570B02">
          <w:tab/>
          <w:delText>(a)</w:delText>
        </w:r>
        <w:r w:rsidRPr="00570B02">
          <w:tab/>
          <w:delText xml:space="preserve">the person gives information or evidence, or produces a document or copy, in compliance or purported compliance with a requirement under subclause </w:delText>
        </w:r>
        <w:r w:rsidR="00A80961" w:rsidRPr="00570B02">
          <w:delText>18</w:delText>
        </w:r>
        <w:r w:rsidRPr="00570B02">
          <w:delText xml:space="preserve">(3) or </w:delText>
        </w:r>
        <w:r w:rsidR="00A80961" w:rsidRPr="00570B02">
          <w:delText>19</w:delText>
        </w:r>
        <w:r w:rsidRPr="00570B02">
          <w:delText>(3); and</w:delText>
        </w:r>
      </w:del>
    </w:p>
    <w:p w14:paraId="6DDE1ED7" w14:textId="77777777" w:rsidR="00F31954" w:rsidRPr="00570B02" w:rsidRDefault="00F31954" w:rsidP="00257574">
      <w:pPr>
        <w:pStyle w:val="paragraph"/>
        <w:rPr>
          <w:del w:id="1462" w:author="Author" w:date="2024-09-12T09:53:00Z" w16du:dateUtc="2024-09-11T23:53:00Z"/>
        </w:rPr>
      </w:pPr>
      <w:del w:id="1463" w:author="Author" w:date="2024-09-12T09:53:00Z" w16du:dateUtc="2024-09-11T23:53:00Z">
        <w:r w:rsidRPr="00570B02">
          <w:tab/>
          <w:delText>(b)</w:delText>
        </w:r>
        <w:r w:rsidRPr="00570B02">
          <w:tab/>
          <w:delText>the person does so knowing that the information, evidence or document or copy:</w:delText>
        </w:r>
      </w:del>
    </w:p>
    <w:p w14:paraId="7D5214DD" w14:textId="77777777" w:rsidR="00F31954" w:rsidRPr="00570B02" w:rsidRDefault="00F31954" w:rsidP="00257574">
      <w:pPr>
        <w:pStyle w:val="paragraphsub"/>
        <w:rPr>
          <w:del w:id="1464" w:author="Author" w:date="2024-09-12T09:53:00Z" w16du:dateUtc="2024-09-11T23:53:00Z"/>
        </w:rPr>
      </w:pPr>
      <w:del w:id="1465" w:author="Author" w:date="2024-09-12T09:53:00Z" w16du:dateUtc="2024-09-11T23:53:00Z">
        <w:r w:rsidRPr="00570B02">
          <w:tab/>
          <w:delText>(i)</w:delText>
        </w:r>
        <w:r w:rsidRPr="00570B02">
          <w:tab/>
          <w:delText>is false or misleading; or</w:delText>
        </w:r>
      </w:del>
    </w:p>
    <w:p w14:paraId="50F75EBE" w14:textId="77777777" w:rsidR="00F31954" w:rsidRPr="00570B02" w:rsidRDefault="00F31954" w:rsidP="00257574">
      <w:pPr>
        <w:pStyle w:val="paragraphsub"/>
        <w:rPr>
          <w:del w:id="1466" w:author="Author" w:date="2024-09-12T09:53:00Z" w16du:dateUtc="2024-09-11T23:53:00Z"/>
        </w:rPr>
      </w:pPr>
      <w:del w:id="1467" w:author="Author" w:date="2024-09-12T09:53:00Z" w16du:dateUtc="2024-09-11T23:53:00Z">
        <w:r w:rsidRPr="00570B02">
          <w:tab/>
          <w:delText>(ii)</w:delText>
        </w:r>
        <w:r w:rsidRPr="00570B02">
          <w:tab/>
          <w:delText>omits any matter or thing without which the information, evidence, document or copy is misleading</w:delText>
        </w:r>
        <w:r w:rsidR="00A80961" w:rsidRPr="00570B02">
          <w:delText>.</w:delText>
        </w:r>
      </w:del>
    </w:p>
    <w:p w14:paraId="3CFA6DA0" w14:textId="77777777" w:rsidR="00F31954" w:rsidRPr="00570B02" w:rsidRDefault="00F31954" w:rsidP="00257574">
      <w:pPr>
        <w:pStyle w:val="Penalty"/>
        <w:rPr>
          <w:del w:id="1468" w:author="Author" w:date="2024-09-12T09:53:00Z" w16du:dateUtc="2024-09-11T23:53:00Z"/>
        </w:rPr>
      </w:pPr>
      <w:del w:id="1469" w:author="Author" w:date="2024-09-12T09:53:00Z" w16du:dateUtc="2024-09-11T23:53:00Z">
        <w:r w:rsidRPr="00570B02">
          <w:delText>Penalty:</w:delText>
        </w:r>
        <w:r w:rsidRPr="00570B02">
          <w:tab/>
          <w:delText>Imprisonment for 12 months</w:delText>
        </w:r>
        <w:r w:rsidR="00A80961" w:rsidRPr="00570B02">
          <w:delText>.</w:delText>
        </w:r>
      </w:del>
    </w:p>
    <w:p w14:paraId="6E4C5B5A" w14:textId="77777777" w:rsidR="00F31954" w:rsidRPr="00570B02" w:rsidRDefault="00F31954" w:rsidP="00257574">
      <w:pPr>
        <w:pStyle w:val="subsection"/>
        <w:rPr>
          <w:del w:id="1470" w:author="Author" w:date="2024-09-12T09:53:00Z" w16du:dateUtc="2024-09-11T23:53:00Z"/>
        </w:rPr>
      </w:pPr>
      <w:del w:id="1471" w:author="Author" w:date="2024-09-12T09:53:00Z" w16du:dateUtc="2024-09-11T23:53:00Z">
        <w:r w:rsidRPr="00570B02">
          <w:tab/>
          <w:delText>(2)</w:delText>
        </w:r>
        <w:r w:rsidRPr="00570B02">
          <w:tab/>
          <w:delText>Subclause (1) does not apply to the extent that the information, evidence, document or copy is or contains information that:</w:delText>
        </w:r>
      </w:del>
    </w:p>
    <w:p w14:paraId="02598FCC" w14:textId="77777777" w:rsidR="00F31954" w:rsidRPr="00570B02" w:rsidRDefault="00F31954" w:rsidP="00257574">
      <w:pPr>
        <w:pStyle w:val="paragraph"/>
        <w:rPr>
          <w:del w:id="1472" w:author="Author" w:date="2024-09-12T09:53:00Z" w16du:dateUtc="2024-09-11T23:53:00Z"/>
        </w:rPr>
      </w:pPr>
      <w:del w:id="1473" w:author="Author" w:date="2024-09-12T09:53:00Z" w16du:dateUtc="2024-09-11T23:53:00Z">
        <w:r w:rsidRPr="00570B02">
          <w:tab/>
          <w:delText>(a)</w:delText>
        </w:r>
        <w:r w:rsidRPr="00570B02">
          <w:tab/>
          <w:delText>is false or misleading information that was disseminated using a digital platform service; and</w:delText>
        </w:r>
      </w:del>
    </w:p>
    <w:p w14:paraId="40EE4194" w14:textId="77777777" w:rsidR="00F31954" w:rsidRPr="00570B02" w:rsidRDefault="00F31954" w:rsidP="00257574">
      <w:pPr>
        <w:pStyle w:val="paragraph"/>
        <w:rPr>
          <w:del w:id="1474" w:author="Author" w:date="2024-09-12T09:53:00Z" w16du:dateUtc="2024-09-11T23:53:00Z"/>
        </w:rPr>
      </w:pPr>
      <w:del w:id="1475" w:author="Author" w:date="2024-09-12T09:53:00Z" w16du:dateUtc="2024-09-11T23:53:00Z">
        <w:r w:rsidRPr="00570B02">
          <w:tab/>
          <w:delText>(b)</w:delText>
        </w:r>
        <w:r w:rsidRPr="00570B02">
          <w:tab/>
          <w:delText>the person identified to the ACMA as false or misleading when giving the information or evidence or producing the document or copy</w:delText>
        </w:r>
        <w:r w:rsidR="00A80961" w:rsidRPr="00570B02">
          <w:delText>.</w:delText>
        </w:r>
      </w:del>
    </w:p>
    <w:p w14:paraId="0F5694A7" w14:textId="77777777" w:rsidR="00F31954" w:rsidRPr="00570B02" w:rsidRDefault="00F31954" w:rsidP="00257574">
      <w:pPr>
        <w:pStyle w:val="subsection"/>
        <w:rPr>
          <w:del w:id="1476" w:author="Author" w:date="2024-09-12T09:53:00Z" w16du:dateUtc="2024-09-11T23:53:00Z"/>
        </w:rPr>
      </w:pPr>
      <w:del w:id="1477" w:author="Author" w:date="2024-09-12T09:53:00Z" w16du:dateUtc="2024-09-11T23:53:00Z">
        <w:r w:rsidRPr="00570B02">
          <w:tab/>
          <w:delText>(3)</w:delText>
        </w:r>
        <w:r w:rsidRPr="00570B02">
          <w:tab/>
          <w:delText>Section 15</w:delText>
        </w:r>
        <w:r w:rsidR="00A80961" w:rsidRPr="00570B02">
          <w:delText>.</w:delText>
        </w:r>
        <w:r w:rsidRPr="00570B02">
          <w:delText xml:space="preserve">4 of the </w:delText>
        </w:r>
        <w:r w:rsidRPr="00570B02">
          <w:rPr>
            <w:i/>
          </w:rPr>
          <w:delText>Criminal Code</w:delText>
        </w:r>
        <w:r w:rsidRPr="00570B02">
          <w:delText xml:space="preserve"> (Extended geographical jurisdiction—category D) applies to an offence against subclause (1)</w:delText>
        </w:r>
        <w:r w:rsidR="00A80961" w:rsidRPr="00570B02">
          <w:delText>.</w:delText>
        </w:r>
      </w:del>
    </w:p>
    <w:p w14:paraId="2A9018D2" w14:textId="07917289" w:rsidR="00F31954" w:rsidRPr="00740349" w:rsidRDefault="00A80961" w:rsidP="00740349">
      <w:pPr>
        <w:pStyle w:val="ActHead5"/>
      </w:pPr>
      <w:bookmarkStart w:id="1478" w:name="_Toc136528159"/>
      <w:del w:id="1479" w:author="Author" w:date="2024-09-12T09:53:00Z" w16du:dateUtc="2024-09-11T23:53:00Z">
        <w:r w:rsidRPr="00E65593">
          <w:rPr>
            <w:rStyle w:val="CharSectno"/>
          </w:rPr>
          <w:lastRenderedPageBreak/>
          <w:delText>23</w:delText>
        </w:r>
      </w:del>
      <w:bookmarkStart w:id="1480" w:name="_Toc176247036"/>
      <w:ins w:id="1481" w:author="Author" w:date="2024-09-12T09:53:00Z" w16du:dateUtc="2024-09-11T23:53:00Z">
        <w:r w:rsidR="00CD4CD9" w:rsidRPr="009C0505">
          <w:rPr>
            <w:rStyle w:val="CharSectno"/>
          </w:rPr>
          <w:t>36</w:t>
        </w:r>
      </w:ins>
      <w:r w:rsidR="00F31954" w:rsidRPr="00740349">
        <w:t xml:space="preserve">  Copies of documents</w:t>
      </w:r>
      <w:bookmarkEnd w:id="1478"/>
      <w:bookmarkEnd w:id="1480"/>
    </w:p>
    <w:p w14:paraId="751504BB" w14:textId="71E39728" w:rsidR="00F31954" w:rsidRPr="00740349" w:rsidRDefault="00F31954" w:rsidP="00740349">
      <w:pPr>
        <w:pStyle w:val="subsection"/>
      </w:pPr>
      <w:r w:rsidRPr="00740349">
        <w:tab/>
        <w:t>(1)</w:t>
      </w:r>
      <w:r w:rsidRPr="00740349">
        <w:tab/>
        <w:t xml:space="preserve">The ACMA may inspect a document or copy produced under this </w:t>
      </w:r>
      <w:del w:id="1482" w:author="Author" w:date="2024-09-12T09:53:00Z" w16du:dateUtc="2024-09-11T23:53:00Z">
        <w:r w:rsidRPr="00570B02">
          <w:delText>Division</w:delText>
        </w:r>
      </w:del>
      <w:ins w:id="1483" w:author="Author" w:date="2024-09-12T09:53:00Z" w16du:dateUtc="2024-09-11T23:53:00Z">
        <w:r w:rsidR="0022180B" w:rsidRPr="00740349">
          <w:t>Subd</w:t>
        </w:r>
        <w:r w:rsidRPr="00740349">
          <w:t>ivision</w:t>
        </w:r>
      </w:ins>
      <w:r w:rsidRPr="00740349">
        <w:t xml:space="preserve"> and may make and retain copies of, or take and retain extracts from, such a document</w:t>
      </w:r>
      <w:r w:rsidR="00A80961" w:rsidRPr="00740349">
        <w:t>.</w:t>
      </w:r>
    </w:p>
    <w:p w14:paraId="42636EF9" w14:textId="5BDC0AE5" w:rsidR="00F31954" w:rsidRPr="00740349" w:rsidRDefault="00F31954" w:rsidP="00740349">
      <w:pPr>
        <w:pStyle w:val="subsection"/>
      </w:pPr>
      <w:r w:rsidRPr="00740349">
        <w:tab/>
        <w:t>(2)</w:t>
      </w:r>
      <w:r w:rsidRPr="00740349">
        <w:tab/>
        <w:t>The ACMA may retain possession of a copy of a document produced in accordance with a requirement covered by paragraph </w:t>
      </w:r>
      <w:del w:id="1484" w:author="Author" w:date="2024-09-12T09:53:00Z" w16du:dateUtc="2024-09-11T23:53:00Z">
        <w:r w:rsidR="00A80961" w:rsidRPr="00570B02">
          <w:delText>18</w:delText>
        </w:r>
        <w:r w:rsidRPr="00570B02">
          <w:delText>(3</w:delText>
        </w:r>
      </w:del>
      <w:ins w:id="1485" w:author="Author" w:date="2024-09-12T09:53:00Z" w16du:dateUtc="2024-09-11T23:53:00Z">
        <w:r w:rsidR="00CD4CD9" w:rsidRPr="00740349">
          <w:t>33</w:t>
        </w:r>
        <w:r w:rsidRPr="00740349">
          <w:t>(</w:t>
        </w:r>
        <w:r w:rsidR="008231A9" w:rsidRPr="00740349">
          <w:t>2</w:t>
        </w:r>
      </w:ins>
      <w:r w:rsidRPr="00740349">
        <w:t xml:space="preserve">)(c) or </w:t>
      </w:r>
      <w:del w:id="1486" w:author="Author" w:date="2024-09-12T09:53:00Z" w16du:dateUtc="2024-09-11T23:53:00Z">
        <w:r w:rsidR="00A80961" w:rsidRPr="00570B02">
          <w:delText>19</w:delText>
        </w:r>
      </w:del>
      <w:ins w:id="1487" w:author="Author" w:date="2024-09-12T09:53:00Z" w16du:dateUtc="2024-09-11T23:53:00Z">
        <w:r w:rsidR="00CD4CD9" w:rsidRPr="00740349">
          <w:t>34</w:t>
        </w:r>
      </w:ins>
      <w:r w:rsidRPr="00740349">
        <w:t>(</w:t>
      </w:r>
      <w:r w:rsidR="004C7C25" w:rsidRPr="00740349">
        <w:t>3</w:t>
      </w:r>
      <w:r w:rsidRPr="00740349">
        <w:t>)(c)</w:t>
      </w:r>
      <w:r w:rsidR="00A80961" w:rsidRPr="00740349">
        <w:t>.</w:t>
      </w:r>
    </w:p>
    <w:p w14:paraId="7BA515CE" w14:textId="239AC7B6" w:rsidR="00F31954" w:rsidRPr="00740349" w:rsidRDefault="00A80961" w:rsidP="00740349">
      <w:pPr>
        <w:pStyle w:val="ActHead5"/>
      </w:pPr>
      <w:bookmarkStart w:id="1488" w:name="_Toc176247037"/>
      <w:bookmarkStart w:id="1489" w:name="_Toc136528160"/>
      <w:del w:id="1490" w:author="Author" w:date="2024-09-12T09:53:00Z" w16du:dateUtc="2024-09-11T23:53:00Z">
        <w:r w:rsidRPr="00E65593">
          <w:rPr>
            <w:rStyle w:val="CharSectno"/>
          </w:rPr>
          <w:delText>24</w:delText>
        </w:r>
      </w:del>
      <w:ins w:id="1491" w:author="Author" w:date="2024-09-12T09:53:00Z" w16du:dateUtc="2024-09-11T23:53:00Z">
        <w:r w:rsidR="00CD4CD9" w:rsidRPr="009C0505">
          <w:rPr>
            <w:rStyle w:val="CharSectno"/>
          </w:rPr>
          <w:t>37</w:t>
        </w:r>
      </w:ins>
      <w:r w:rsidR="00F31954" w:rsidRPr="00740349">
        <w:t xml:space="preserve">  ACMA may retain documents</w:t>
      </w:r>
      <w:bookmarkEnd w:id="1488"/>
      <w:bookmarkEnd w:id="1489"/>
    </w:p>
    <w:p w14:paraId="07426764" w14:textId="03EC66C4" w:rsidR="00F31954" w:rsidRPr="00740349" w:rsidRDefault="00F31954" w:rsidP="00740349">
      <w:pPr>
        <w:pStyle w:val="subsection"/>
      </w:pPr>
      <w:r w:rsidRPr="00740349">
        <w:tab/>
        <w:t>(1)</w:t>
      </w:r>
      <w:r w:rsidRPr="00740349">
        <w:tab/>
        <w:t xml:space="preserve">The ACMA may take, and retain for as long as is necessary, possession of a document produced under this </w:t>
      </w:r>
      <w:del w:id="1492" w:author="Author" w:date="2024-09-12T09:53:00Z" w16du:dateUtc="2024-09-11T23:53:00Z">
        <w:r w:rsidRPr="00570B02">
          <w:delText>Division</w:delText>
        </w:r>
      </w:del>
      <w:ins w:id="1493" w:author="Author" w:date="2024-09-12T09:53:00Z" w16du:dateUtc="2024-09-11T23:53:00Z">
        <w:r w:rsidR="00A3124C" w:rsidRPr="00740349">
          <w:t>Subdivision</w:t>
        </w:r>
      </w:ins>
      <w:r w:rsidR="00A80961" w:rsidRPr="00740349">
        <w:t>.</w:t>
      </w:r>
    </w:p>
    <w:p w14:paraId="19851C01" w14:textId="77777777" w:rsidR="00F31954" w:rsidRPr="00740349" w:rsidRDefault="00F31954" w:rsidP="00740349">
      <w:pPr>
        <w:pStyle w:val="subsection"/>
      </w:pPr>
      <w:r w:rsidRPr="00740349">
        <w:tab/>
        <w:t>(2)</w:t>
      </w:r>
      <w:r w:rsidRPr="00740349">
        <w:tab/>
        <w:t>The person otherwise entitled to possession of the document is entitled to be supplied, as soon as practicable, with a copy certified by the ACMA to be a true copy</w:t>
      </w:r>
      <w:r w:rsidR="00A80961" w:rsidRPr="00740349">
        <w:t>.</w:t>
      </w:r>
    </w:p>
    <w:p w14:paraId="22902071" w14:textId="77777777" w:rsidR="00F31954" w:rsidRPr="00740349" w:rsidRDefault="00F31954" w:rsidP="00740349">
      <w:pPr>
        <w:pStyle w:val="subsection"/>
      </w:pPr>
      <w:r w:rsidRPr="00740349">
        <w:tab/>
        <w:t>(3)</w:t>
      </w:r>
      <w:r w:rsidRPr="00740349">
        <w:tab/>
        <w:t>The certified copy must be received in all courts and tribunals as evidence as if it were the original</w:t>
      </w:r>
      <w:r w:rsidR="00A80961" w:rsidRPr="00740349">
        <w:t>.</w:t>
      </w:r>
    </w:p>
    <w:p w14:paraId="0E394CDF" w14:textId="77777777" w:rsidR="00F31954" w:rsidRPr="00740349" w:rsidRDefault="00F31954" w:rsidP="00740349">
      <w:pPr>
        <w:pStyle w:val="subsection"/>
      </w:pPr>
      <w:r w:rsidRPr="00740349">
        <w:tab/>
        <w:t>(4)</w:t>
      </w:r>
      <w:r w:rsidRPr="00740349">
        <w:tab/>
        <w:t>Until a certified copy is supplied, the ACMA must, at such times and places as the ACMA thinks appropriate, permit the person otherwise entitled to possession of the document, or a person authorised by that person, to inspect and make copies of, or take extracts from, the document</w:t>
      </w:r>
      <w:r w:rsidR="00A80961" w:rsidRPr="00740349">
        <w:t>.</w:t>
      </w:r>
    </w:p>
    <w:p w14:paraId="4746B4DE" w14:textId="1F2F11EC" w:rsidR="00B77206" w:rsidRPr="00740349" w:rsidRDefault="009229A0" w:rsidP="00740349">
      <w:pPr>
        <w:pStyle w:val="ActHead4"/>
      </w:pPr>
      <w:bookmarkStart w:id="1494" w:name="_Toc176247038"/>
      <w:bookmarkStart w:id="1495" w:name="_Toc136528161"/>
      <w:del w:id="1496" w:author="Author" w:date="2024-09-12T09:53:00Z" w16du:dateUtc="2024-09-11T23:53:00Z">
        <w:r w:rsidRPr="00E65593">
          <w:rPr>
            <w:rStyle w:val="CharDivNo"/>
          </w:rPr>
          <w:delText>Division 4</w:delText>
        </w:r>
      </w:del>
      <w:ins w:id="1497" w:author="Author" w:date="2024-09-12T09:53:00Z" w16du:dateUtc="2024-09-11T23:53:00Z">
        <w:r w:rsidR="003965E9" w:rsidRPr="009C0505">
          <w:rPr>
            <w:rStyle w:val="CharSubdNo"/>
          </w:rPr>
          <w:t>Subd</w:t>
        </w:r>
        <w:r w:rsidRPr="009C0505">
          <w:rPr>
            <w:rStyle w:val="CharSubdNo"/>
          </w:rPr>
          <w:t>ivision </w:t>
        </w:r>
        <w:r w:rsidR="000C471E" w:rsidRPr="009C0505">
          <w:rPr>
            <w:rStyle w:val="CharSubdNo"/>
          </w:rPr>
          <w:t>C</w:t>
        </w:r>
      </w:ins>
      <w:r w:rsidR="00B77206" w:rsidRPr="00740349">
        <w:t>—</w:t>
      </w:r>
      <w:r w:rsidR="00B77206" w:rsidRPr="009C0505">
        <w:rPr>
          <w:rStyle w:val="CharSubdText"/>
        </w:rPr>
        <w:t>Publishing information</w:t>
      </w:r>
      <w:bookmarkEnd w:id="1494"/>
      <w:bookmarkEnd w:id="1495"/>
    </w:p>
    <w:p w14:paraId="7E9588C7" w14:textId="6BCF3E5C" w:rsidR="00F31954" w:rsidRPr="00740349" w:rsidRDefault="00A80961" w:rsidP="00740349">
      <w:pPr>
        <w:pStyle w:val="ActHead5"/>
      </w:pPr>
      <w:bookmarkStart w:id="1498" w:name="_Toc176247039"/>
      <w:bookmarkStart w:id="1499" w:name="_Toc136528162"/>
      <w:del w:id="1500" w:author="Author" w:date="2024-09-12T09:53:00Z" w16du:dateUtc="2024-09-11T23:53:00Z">
        <w:r w:rsidRPr="00E65593">
          <w:rPr>
            <w:rStyle w:val="CharSectno"/>
          </w:rPr>
          <w:delText>25</w:delText>
        </w:r>
      </w:del>
      <w:ins w:id="1501" w:author="Author" w:date="2024-09-12T09:53:00Z" w16du:dateUtc="2024-09-11T23:53:00Z">
        <w:r w:rsidR="00CD4CD9" w:rsidRPr="009C0505">
          <w:rPr>
            <w:rStyle w:val="CharSectno"/>
          </w:rPr>
          <w:t>38</w:t>
        </w:r>
      </w:ins>
      <w:r w:rsidR="00F31954" w:rsidRPr="00740349">
        <w:t xml:space="preserve">  Publication on website</w:t>
      </w:r>
      <w:bookmarkEnd w:id="1498"/>
      <w:bookmarkEnd w:id="1499"/>
    </w:p>
    <w:p w14:paraId="49AD3C38" w14:textId="77777777" w:rsidR="00F31954" w:rsidRPr="00740349" w:rsidRDefault="00F31954" w:rsidP="00740349">
      <w:pPr>
        <w:pStyle w:val="subsection"/>
      </w:pPr>
      <w:r w:rsidRPr="00740349">
        <w:tab/>
        <w:t>(1)</w:t>
      </w:r>
      <w:r w:rsidRPr="00740349">
        <w:tab/>
        <w:t>The ACMA may publish information on its website relating to the following:</w:t>
      </w:r>
    </w:p>
    <w:p w14:paraId="15EC08FD" w14:textId="08982F09" w:rsidR="00F31954" w:rsidRPr="00740349" w:rsidRDefault="00F31954" w:rsidP="00740349">
      <w:pPr>
        <w:pStyle w:val="paragraph"/>
      </w:pPr>
      <w:r w:rsidRPr="00740349">
        <w:tab/>
        <w:t>(a)</w:t>
      </w:r>
      <w:r w:rsidRPr="00740349">
        <w:tab/>
        <w:t xml:space="preserve">misinformation or disinformation on </w:t>
      </w:r>
      <w:r w:rsidR="001A7A76" w:rsidRPr="00740349">
        <w:t xml:space="preserve">digital </w:t>
      </w:r>
      <w:del w:id="1502" w:author="Author" w:date="2024-09-12T09:53:00Z" w16du:dateUtc="2024-09-11T23:53:00Z">
        <w:r w:rsidRPr="00570B02">
          <w:delText>platform services</w:delText>
        </w:r>
      </w:del>
      <w:ins w:id="1503" w:author="Author" w:date="2024-09-12T09:53:00Z" w16du:dateUtc="2024-09-11T23:53:00Z">
        <w:r w:rsidR="001A7A76" w:rsidRPr="00740349">
          <w:t>communications platform</w:t>
        </w:r>
        <w:r w:rsidRPr="00740349">
          <w:t>s</w:t>
        </w:r>
      </w:ins>
      <w:r w:rsidRPr="00740349">
        <w:t>;</w:t>
      </w:r>
    </w:p>
    <w:p w14:paraId="1B2180D1" w14:textId="2EEE4310" w:rsidR="00F31954" w:rsidRPr="00740349" w:rsidRDefault="00F31954" w:rsidP="00740349">
      <w:pPr>
        <w:pStyle w:val="paragraph"/>
      </w:pPr>
      <w:r w:rsidRPr="00740349">
        <w:tab/>
        <w:t>(b)</w:t>
      </w:r>
      <w:r w:rsidRPr="00740349">
        <w:tab/>
        <w:t xml:space="preserve">measures implemented by </w:t>
      </w:r>
      <w:r w:rsidR="006C2CDE" w:rsidRPr="00740349">
        <w:t xml:space="preserve">digital </w:t>
      </w:r>
      <w:ins w:id="1504" w:author="Author" w:date="2024-09-12T09:53:00Z" w16du:dateUtc="2024-09-11T23:53:00Z">
        <w:r w:rsidR="006C2CDE" w:rsidRPr="00740349">
          <w:t xml:space="preserve">communications </w:t>
        </w:r>
      </w:ins>
      <w:r w:rsidR="006C2CDE" w:rsidRPr="00740349">
        <w:t>platform provider</w:t>
      </w:r>
      <w:r w:rsidRPr="00740349">
        <w:t xml:space="preserve">s to prevent or respond to misinformation or disinformation on </w:t>
      </w:r>
      <w:r w:rsidR="001A7A76" w:rsidRPr="00740349">
        <w:t xml:space="preserve">digital </w:t>
      </w:r>
      <w:del w:id="1505" w:author="Author" w:date="2024-09-12T09:53:00Z" w16du:dateUtc="2024-09-11T23:53:00Z">
        <w:r w:rsidRPr="00570B02">
          <w:delText>platform services</w:delText>
        </w:r>
      </w:del>
      <w:ins w:id="1506" w:author="Author" w:date="2024-09-12T09:53:00Z" w16du:dateUtc="2024-09-11T23:53:00Z">
        <w:r w:rsidR="001A7A76" w:rsidRPr="00740349">
          <w:t>communications platform</w:t>
        </w:r>
        <w:r w:rsidRPr="00740349">
          <w:t>s</w:t>
        </w:r>
      </w:ins>
      <w:r w:rsidRPr="00740349">
        <w:t>, including the effectiveness of the measures</w:t>
      </w:r>
      <w:del w:id="1507" w:author="Author" w:date="2024-09-12T09:53:00Z" w16du:dateUtc="2024-09-11T23:53:00Z">
        <w:r w:rsidRPr="00570B02">
          <w:delText>;</w:delText>
        </w:r>
      </w:del>
      <w:ins w:id="1508" w:author="Author" w:date="2024-09-12T09:53:00Z" w16du:dateUtc="2024-09-11T23:53:00Z">
        <w:r w:rsidR="00A14FA5" w:rsidRPr="00740349">
          <w:t>.</w:t>
        </w:r>
      </w:ins>
    </w:p>
    <w:p w14:paraId="058F8187" w14:textId="77777777" w:rsidR="00F31954" w:rsidRPr="00570B02" w:rsidRDefault="00F31954" w:rsidP="00257574">
      <w:pPr>
        <w:pStyle w:val="paragraph"/>
        <w:rPr>
          <w:del w:id="1509" w:author="Author" w:date="2024-09-12T09:53:00Z" w16du:dateUtc="2024-09-11T23:53:00Z"/>
        </w:rPr>
      </w:pPr>
      <w:del w:id="1510" w:author="Author" w:date="2024-09-12T09:53:00Z" w16du:dateUtc="2024-09-11T23:53:00Z">
        <w:r w:rsidRPr="00570B02">
          <w:lastRenderedPageBreak/>
          <w:tab/>
          <w:delText>(c)</w:delText>
        </w:r>
        <w:r w:rsidRPr="00570B02">
          <w:tab/>
        </w:r>
        <w:r w:rsidR="00DC3591" w:rsidRPr="00570B02">
          <w:delText>the prevalence of content containing false, misleading or deceptive information provided on digital platform service</w:delText>
        </w:r>
        <w:r w:rsidR="00170756" w:rsidRPr="00570B02">
          <w:delText>s</w:delText>
        </w:r>
        <w:r w:rsidR="00DC3591" w:rsidRPr="00570B02">
          <w:delText xml:space="preserve"> (other than excluded content for misinformation purposes)</w:delText>
        </w:r>
        <w:r w:rsidR="00A80961" w:rsidRPr="00570B02">
          <w:delText>.</w:delText>
        </w:r>
      </w:del>
    </w:p>
    <w:p w14:paraId="6F57A086" w14:textId="77777777" w:rsidR="00F31954" w:rsidRPr="00740349" w:rsidRDefault="00F31954" w:rsidP="00740349">
      <w:pPr>
        <w:pStyle w:val="subsection"/>
      </w:pPr>
      <w:r w:rsidRPr="00740349">
        <w:tab/>
        <w:t>(2)</w:t>
      </w:r>
      <w:r w:rsidRPr="00740349">
        <w:tab/>
        <w:t>The information may relate to:</w:t>
      </w:r>
    </w:p>
    <w:p w14:paraId="0FB62347" w14:textId="6D68BACF" w:rsidR="00F31954" w:rsidRPr="00740349" w:rsidRDefault="00F31954" w:rsidP="00740349">
      <w:pPr>
        <w:pStyle w:val="paragraph"/>
      </w:pPr>
      <w:r w:rsidRPr="00740349">
        <w:tab/>
        <w:t>(a)</w:t>
      </w:r>
      <w:r w:rsidRPr="00740349">
        <w:tab/>
        <w:t xml:space="preserve">a particular </w:t>
      </w:r>
      <w:r w:rsidR="001A7A76" w:rsidRPr="00740349">
        <w:t xml:space="preserve">digital </w:t>
      </w:r>
      <w:ins w:id="1511" w:author="Author" w:date="2024-09-12T09:53:00Z" w16du:dateUtc="2024-09-11T23:53:00Z">
        <w:r w:rsidR="001A7A76" w:rsidRPr="00740349">
          <w:t xml:space="preserve">communications </w:t>
        </w:r>
      </w:ins>
      <w:r w:rsidR="001A7A76" w:rsidRPr="00740349">
        <w:t>platform</w:t>
      </w:r>
      <w:r w:rsidRPr="00740349">
        <w:t xml:space="preserve"> </w:t>
      </w:r>
      <w:del w:id="1512" w:author="Author" w:date="2024-09-12T09:53:00Z" w16du:dateUtc="2024-09-11T23:53:00Z">
        <w:r w:rsidRPr="00570B02">
          <w:delText xml:space="preserve">service </w:delText>
        </w:r>
      </w:del>
      <w:r w:rsidRPr="00740349">
        <w:t xml:space="preserve">or </w:t>
      </w:r>
      <w:r w:rsidR="006C2CDE" w:rsidRPr="00740349">
        <w:t xml:space="preserve">digital </w:t>
      </w:r>
      <w:ins w:id="1513" w:author="Author" w:date="2024-09-12T09:53:00Z" w16du:dateUtc="2024-09-11T23:53:00Z">
        <w:r w:rsidR="006C2CDE" w:rsidRPr="00740349">
          <w:t xml:space="preserve">communications </w:t>
        </w:r>
      </w:ins>
      <w:r w:rsidR="006C2CDE" w:rsidRPr="00740349">
        <w:t>platform provider</w:t>
      </w:r>
      <w:r w:rsidRPr="00740349">
        <w:t>; or</w:t>
      </w:r>
    </w:p>
    <w:p w14:paraId="5974122A" w14:textId="65D37BD3" w:rsidR="00F31954" w:rsidRPr="00740349" w:rsidRDefault="00F31954" w:rsidP="00740349">
      <w:pPr>
        <w:pStyle w:val="paragraph"/>
      </w:pPr>
      <w:r w:rsidRPr="00740349">
        <w:tab/>
        <w:t>(b)</w:t>
      </w:r>
      <w:r w:rsidRPr="00740349">
        <w:tab/>
        <w:t xml:space="preserve">a class of </w:t>
      </w:r>
      <w:r w:rsidR="001A7A76" w:rsidRPr="00740349">
        <w:t xml:space="preserve">digital </w:t>
      </w:r>
      <w:del w:id="1514" w:author="Author" w:date="2024-09-12T09:53:00Z" w16du:dateUtc="2024-09-11T23:53:00Z">
        <w:r w:rsidRPr="00570B02">
          <w:delText>platform services</w:delText>
        </w:r>
      </w:del>
      <w:ins w:id="1515" w:author="Author" w:date="2024-09-12T09:53:00Z" w16du:dateUtc="2024-09-11T23:53:00Z">
        <w:r w:rsidR="001A7A76" w:rsidRPr="00740349">
          <w:t>communications platform</w:t>
        </w:r>
        <w:r w:rsidRPr="00740349">
          <w:t>s</w:t>
        </w:r>
      </w:ins>
      <w:r w:rsidRPr="00740349">
        <w:t xml:space="preserve"> or </w:t>
      </w:r>
      <w:r w:rsidR="006C2CDE" w:rsidRPr="00740349">
        <w:t xml:space="preserve">digital </w:t>
      </w:r>
      <w:ins w:id="1516" w:author="Author" w:date="2024-09-12T09:53:00Z" w16du:dateUtc="2024-09-11T23:53:00Z">
        <w:r w:rsidR="006C2CDE" w:rsidRPr="00740349">
          <w:t xml:space="preserve">communications </w:t>
        </w:r>
      </w:ins>
      <w:r w:rsidR="006C2CDE" w:rsidRPr="00740349">
        <w:t>platform provider</w:t>
      </w:r>
      <w:r w:rsidRPr="00740349">
        <w:t>s; or</w:t>
      </w:r>
    </w:p>
    <w:p w14:paraId="54E9B803" w14:textId="7D424BC1" w:rsidR="00F31954" w:rsidRPr="00740349" w:rsidRDefault="00F31954" w:rsidP="00740349">
      <w:pPr>
        <w:pStyle w:val="paragraph"/>
      </w:pPr>
      <w:r w:rsidRPr="00740349">
        <w:tab/>
        <w:t>(c)</w:t>
      </w:r>
      <w:r w:rsidRPr="00740349">
        <w:tab/>
        <w:t xml:space="preserve">all </w:t>
      </w:r>
      <w:r w:rsidR="001A7A76" w:rsidRPr="00740349">
        <w:t xml:space="preserve">digital </w:t>
      </w:r>
      <w:del w:id="1517" w:author="Author" w:date="2024-09-12T09:53:00Z" w16du:dateUtc="2024-09-11T23:53:00Z">
        <w:r w:rsidRPr="00570B02">
          <w:delText>platform services</w:delText>
        </w:r>
      </w:del>
      <w:ins w:id="1518" w:author="Author" w:date="2024-09-12T09:53:00Z" w16du:dateUtc="2024-09-11T23:53:00Z">
        <w:r w:rsidR="001A7A76" w:rsidRPr="00740349">
          <w:t>communications platform</w:t>
        </w:r>
        <w:r w:rsidRPr="00740349">
          <w:t>s</w:t>
        </w:r>
      </w:ins>
      <w:r w:rsidRPr="00740349">
        <w:t xml:space="preserve"> or </w:t>
      </w:r>
      <w:r w:rsidR="006C2CDE" w:rsidRPr="00740349">
        <w:t xml:space="preserve">digital </w:t>
      </w:r>
      <w:ins w:id="1519" w:author="Author" w:date="2024-09-12T09:53:00Z" w16du:dateUtc="2024-09-11T23:53:00Z">
        <w:r w:rsidR="006C2CDE" w:rsidRPr="00740349">
          <w:t xml:space="preserve">communications </w:t>
        </w:r>
      </w:ins>
      <w:r w:rsidR="006C2CDE" w:rsidRPr="00740349">
        <w:t>platform provider</w:t>
      </w:r>
      <w:r w:rsidRPr="00740349">
        <w:t>s</w:t>
      </w:r>
      <w:r w:rsidR="00A80961" w:rsidRPr="00740349">
        <w:t>.</w:t>
      </w:r>
    </w:p>
    <w:p w14:paraId="2545345E" w14:textId="73611FD9" w:rsidR="00D461B9" w:rsidRPr="00740349" w:rsidRDefault="00F31954" w:rsidP="00740349">
      <w:pPr>
        <w:pStyle w:val="subsection"/>
      </w:pPr>
      <w:r w:rsidRPr="00740349">
        <w:tab/>
        <w:t>(3)</w:t>
      </w:r>
      <w:r w:rsidRPr="00740349">
        <w:tab/>
        <w:t>The information may include information that was obtained by the ACMA under</w:t>
      </w:r>
      <w:del w:id="1520" w:author="Author" w:date="2024-09-12T09:53:00Z" w16du:dateUtc="2024-09-11T23:53:00Z">
        <w:r w:rsidRPr="00570B02">
          <w:delText xml:space="preserve"> this Part</w:delText>
        </w:r>
        <w:r w:rsidR="00A80961" w:rsidRPr="00570B02">
          <w:delText>.</w:delText>
        </w:r>
      </w:del>
      <w:ins w:id="1521" w:author="Author" w:date="2024-09-12T09:53:00Z" w16du:dateUtc="2024-09-11T23:53:00Z">
        <w:r w:rsidR="00D461B9" w:rsidRPr="00740349">
          <w:t>:</w:t>
        </w:r>
      </w:ins>
    </w:p>
    <w:p w14:paraId="700FC7E2" w14:textId="77777777" w:rsidR="00F31954" w:rsidRPr="00570B02" w:rsidRDefault="00A80961" w:rsidP="00257574">
      <w:pPr>
        <w:pStyle w:val="ActHead5"/>
        <w:rPr>
          <w:del w:id="1522" w:author="Author" w:date="2024-09-12T09:53:00Z" w16du:dateUtc="2024-09-11T23:53:00Z"/>
        </w:rPr>
      </w:pPr>
      <w:bookmarkStart w:id="1523" w:name="_Toc136528163"/>
      <w:del w:id="1524" w:author="Author" w:date="2024-09-12T09:53:00Z" w16du:dateUtc="2024-09-11T23:53:00Z">
        <w:r w:rsidRPr="00E65593">
          <w:rPr>
            <w:rStyle w:val="CharSectno"/>
          </w:rPr>
          <w:delText>26</w:delText>
        </w:r>
        <w:r w:rsidR="00F31954" w:rsidRPr="00570B02">
          <w:delText xml:space="preserve">  Consultation before publication</w:delText>
        </w:r>
        <w:bookmarkEnd w:id="1523"/>
      </w:del>
    </w:p>
    <w:p w14:paraId="6AF6B57D" w14:textId="28741347" w:rsidR="00196D40" w:rsidRPr="00740349" w:rsidRDefault="00F31954" w:rsidP="00740349">
      <w:pPr>
        <w:pStyle w:val="paragraph"/>
        <w:rPr>
          <w:ins w:id="1525" w:author="Author" w:date="2024-09-12T09:53:00Z" w16du:dateUtc="2024-09-11T23:53:00Z"/>
        </w:rPr>
      </w:pPr>
      <w:del w:id="1526" w:author="Author" w:date="2024-09-12T09:53:00Z" w16du:dateUtc="2024-09-11T23:53:00Z">
        <w:r w:rsidRPr="00570B02">
          <w:tab/>
        </w:r>
        <w:r w:rsidRPr="00570B02">
          <w:tab/>
          <w:delText>Before</w:delText>
        </w:r>
      </w:del>
      <w:ins w:id="1527" w:author="Author" w:date="2024-09-12T09:53:00Z" w16du:dateUtc="2024-09-11T23:53:00Z">
        <w:r w:rsidR="00196D40" w:rsidRPr="00740349">
          <w:tab/>
          <w:t>(a)</w:t>
        </w:r>
        <w:r w:rsidR="00196D40" w:rsidRPr="00740349">
          <w:tab/>
        </w:r>
        <w:r w:rsidR="00700160" w:rsidRPr="00740349">
          <w:t>paragraph 1</w:t>
        </w:r>
        <w:r w:rsidR="00CD4CD9" w:rsidRPr="00740349">
          <w:t>7</w:t>
        </w:r>
        <w:r w:rsidR="00196D40" w:rsidRPr="00740349">
          <w:t>(4)(b); or</w:t>
        </w:r>
      </w:ins>
    </w:p>
    <w:p w14:paraId="159D7738" w14:textId="77777777" w:rsidR="00196D40" w:rsidRPr="00740349" w:rsidRDefault="00196D40" w:rsidP="00740349">
      <w:pPr>
        <w:pStyle w:val="paragraph"/>
        <w:rPr>
          <w:ins w:id="1528" w:author="Author" w:date="2024-09-12T09:53:00Z" w16du:dateUtc="2024-09-11T23:53:00Z"/>
        </w:rPr>
      </w:pPr>
      <w:ins w:id="1529" w:author="Author" w:date="2024-09-12T09:53:00Z" w16du:dateUtc="2024-09-11T23:53:00Z">
        <w:r w:rsidRPr="00740349">
          <w:tab/>
          <w:t>(b)</w:t>
        </w:r>
        <w:r w:rsidRPr="00740349">
          <w:tab/>
          <w:t>Subdivision</w:t>
        </w:r>
        <w:r w:rsidR="00530C89" w:rsidRPr="00740349">
          <w:t xml:space="preserve"> D</w:t>
        </w:r>
        <w:r w:rsidR="004C7227" w:rsidRPr="00740349">
          <w:t xml:space="preserve"> </w:t>
        </w:r>
        <w:r w:rsidR="00530C89" w:rsidRPr="00740349">
          <w:t xml:space="preserve">of </w:t>
        </w:r>
        <w:r w:rsidR="00C41607" w:rsidRPr="00740349">
          <w:t>Division 2</w:t>
        </w:r>
        <w:r w:rsidR="00530C89" w:rsidRPr="00740349">
          <w:t>; or</w:t>
        </w:r>
      </w:ins>
    </w:p>
    <w:p w14:paraId="54F36E18" w14:textId="77777777" w:rsidR="00D461B9" w:rsidRPr="00740349" w:rsidRDefault="00D461B9" w:rsidP="00740349">
      <w:pPr>
        <w:pStyle w:val="paragraph"/>
        <w:rPr>
          <w:ins w:id="1530" w:author="Author" w:date="2024-09-12T09:53:00Z" w16du:dateUtc="2024-09-11T23:53:00Z"/>
        </w:rPr>
      </w:pPr>
      <w:ins w:id="1531" w:author="Author" w:date="2024-09-12T09:53:00Z" w16du:dateUtc="2024-09-11T23:53:00Z">
        <w:r w:rsidRPr="00740349">
          <w:tab/>
          <w:t>(</w:t>
        </w:r>
        <w:r w:rsidR="00530C89" w:rsidRPr="00740349">
          <w:t>c</w:t>
        </w:r>
        <w:r w:rsidRPr="00740349">
          <w:t>)</w:t>
        </w:r>
        <w:r w:rsidRPr="00740349">
          <w:tab/>
        </w:r>
        <w:r w:rsidR="00F31954" w:rsidRPr="00740349">
          <w:t xml:space="preserve">this </w:t>
        </w:r>
        <w:r w:rsidRPr="00740349">
          <w:t>Division</w:t>
        </w:r>
        <w:r w:rsidR="00530C89" w:rsidRPr="00740349">
          <w:t>.</w:t>
        </w:r>
      </w:ins>
    </w:p>
    <w:p w14:paraId="19D364E4" w14:textId="08144D1C" w:rsidR="005A6065" w:rsidRPr="00740349" w:rsidRDefault="005A6065" w:rsidP="00740349">
      <w:pPr>
        <w:pStyle w:val="notetext"/>
        <w:rPr>
          <w:ins w:id="1532" w:author="Author" w:date="2024-09-12T09:53:00Z" w16du:dateUtc="2024-09-11T23:53:00Z"/>
        </w:rPr>
      </w:pPr>
      <w:ins w:id="1533" w:author="Author" w:date="2024-09-12T09:53:00Z" w16du:dateUtc="2024-09-11T23:53:00Z">
        <w:r w:rsidRPr="00740349">
          <w:t>Note:</w:t>
        </w:r>
        <w:r w:rsidRPr="00740349">
          <w:tab/>
        </w:r>
        <w:r w:rsidR="004C1FDC" w:rsidRPr="00740349">
          <w:t>The ACMA is subject to requirements in</w:t>
        </w:r>
      </w:ins>
      <w:r w:rsidR="004C1FDC" w:rsidRPr="00740349">
        <w:t xml:space="preserve"> t</w:t>
      </w:r>
      <w:r w:rsidR="00215C7F" w:rsidRPr="00740349">
        <w:t xml:space="preserve">he </w:t>
      </w:r>
      <w:del w:id="1534" w:author="Author" w:date="2024-09-12T09:53:00Z" w16du:dateUtc="2024-09-11T23:53:00Z">
        <w:r w:rsidR="00F31954" w:rsidRPr="00570B02">
          <w:delText>ACMA publishes</w:delText>
        </w:r>
      </w:del>
      <w:ins w:id="1535" w:author="Author" w:date="2024-09-12T09:53:00Z" w16du:dateUtc="2024-09-11T23:53:00Z">
        <w:r w:rsidR="00215C7F" w:rsidRPr="00740349">
          <w:rPr>
            <w:i/>
          </w:rPr>
          <w:t>Privacy Act 1988</w:t>
        </w:r>
        <w:r w:rsidR="00215C7F" w:rsidRPr="00740349">
          <w:t xml:space="preserve"> relating to collection, use and disclosure of personal information.</w:t>
        </w:r>
      </w:ins>
    </w:p>
    <w:p w14:paraId="5DD22DF5" w14:textId="77777777" w:rsidR="00C032BF" w:rsidRPr="00740349" w:rsidRDefault="00CD4CD9" w:rsidP="00740349">
      <w:pPr>
        <w:pStyle w:val="ActHead5"/>
        <w:rPr>
          <w:ins w:id="1536" w:author="Author" w:date="2024-09-12T09:53:00Z" w16du:dateUtc="2024-09-11T23:53:00Z"/>
        </w:rPr>
      </w:pPr>
      <w:bookmarkStart w:id="1537" w:name="_Toc176247040"/>
      <w:ins w:id="1538" w:author="Author" w:date="2024-09-12T09:53:00Z" w16du:dateUtc="2024-09-11T23:53:00Z">
        <w:r w:rsidRPr="009C0505">
          <w:rPr>
            <w:rStyle w:val="CharSectno"/>
          </w:rPr>
          <w:t>39</w:t>
        </w:r>
        <w:r w:rsidR="00C032BF" w:rsidRPr="00740349">
          <w:t xml:space="preserve">  </w:t>
        </w:r>
        <w:r w:rsidR="00794359" w:rsidRPr="00740349">
          <w:t xml:space="preserve">Protected </w:t>
        </w:r>
        <w:r w:rsidR="00C032BF" w:rsidRPr="00740349">
          <w:t>information</w:t>
        </w:r>
        <w:bookmarkEnd w:id="1537"/>
      </w:ins>
    </w:p>
    <w:p w14:paraId="6339F382" w14:textId="0DDED523" w:rsidR="00077B17" w:rsidRPr="00740349" w:rsidRDefault="00C032BF" w:rsidP="00740349">
      <w:pPr>
        <w:pStyle w:val="subsection"/>
      </w:pPr>
      <w:ins w:id="1539" w:author="Author" w:date="2024-09-12T09:53:00Z" w16du:dateUtc="2024-09-11T23:53:00Z">
        <w:r w:rsidRPr="00740349">
          <w:tab/>
        </w:r>
        <w:r w:rsidRPr="00740349">
          <w:tab/>
        </w:r>
        <w:r w:rsidR="006E27AC" w:rsidRPr="00740349">
          <w:t xml:space="preserve">If the ACMA is satisfied that information is protected information, the </w:t>
        </w:r>
        <w:r w:rsidRPr="00740349">
          <w:t xml:space="preserve">ACMA must not publish </w:t>
        </w:r>
        <w:r w:rsidR="006E27AC" w:rsidRPr="00740349">
          <w:t>the</w:t>
        </w:r>
      </w:ins>
      <w:r w:rsidR="006E27AC" w:rsidRPr="00740349">
        <w:t xml:space="preserve"> </w:t>
      </w:r>
      <w:r w:rsidRPr="00740349">
        <w:t xml:space="preserve">information under </w:t>
      </w:r>
      <w:r w:rsidR="00700160" w:rsidRPr="00740349">
        <w:t>clause</w:t>
      </w:r>
      <w:del w:id="1540" w:author="Author" w:date="2024-09-12T09:53:00Z" w16du:dateUtc="2024-09-11T23:53:00Z">
        <w:r w:rsidR="00F31954" w:rsidRPr="00570B02">
          <w:delText xml:space="preserve"> </w:delText>
        </w:r>
        <w:r w:rsidR="00A80961" w:rsidRPr="00570B02">
          <w:delText>25</w:delText>
        </w:r>
        <w:r w:rsidR="00F31954" w:rsidRPr="00570B02">
          <w:delText xml:space="preserve"> that</w:delText>
        </w:r>
      </w:del>
      <w:ins w:id="1541" w:author="Author" w:date="2024-09-12T09:53:00Z" w16du:dateUtc="2024-09-11T23:53:00Z">
        <w:r w:rsidR="00700160" w:rsidRPr="00740349">
          <w:t> 3</w:t>
        </w:r>
        <w:r w:rsidR="00CD4CD9" w:rsidRPr="00740349">
          <w:t>8</w:t>
        </w:r>
        <w:r w:rsidRPr="00740349">
          <w:t xml:space="preserve"> </w:t>
        </w:r>
        <w:r w:rsidR="00077B17" w:rsidRPr="00740349">
          <w:t>unless</w:t>
        </w:r>
      </w:ins>
      <w:r w:rsidR="00077B17" w:rsidRPr="00740349">
        <w:t>:</w:t>
      </w:r>
    </w:p>
    <w:p w14:paraId="413FA475" w14:textId="38A34867" w:rsidR="00077B17" w:rsidRPr="00740349" w:rsidRDefault="00F31954" w:rsidP="00740349">
      <w:pPr>
        <w:pStyle w:val="paragraph"/>
        <w:rPr>
          <w:ins w:id="1542" w:author="Author" w:date="2024-09-12T09:53:00Z" w16du:dateUtc="2024-09-11T23:53:00Z"/>
        </w:rPr>
      </w:pPr>
      <w:del w:id="1543" w:author="Author" w:date="2024-09-12T09:53:00Z" w16du:dateUtc="2024-09-11T23:53:00Z">
        <w:r w:rsidRPr="00570B02">
          <w:tab/>
          <w:delText>(a)</w:delText>
        </w:r>
        <w:r w:rsidRPr="00570B02">
          <w:tab/>
        </w:r>
      </w:del>
      <w:ins w:id="1544" w:author="Author" w:date="2024-09-12T09:53:00Z" w16du:dateUtc="2024-09-11T23:53:00Z">
        <w:r w:rsidR="00077B17" w:rsidRPr="00740349">
          <w:tab/>
          <w:t>(a)</w:t>
        </w:r>
        <w:r w:rsidR="00077B17" w:rsidRPr="00740349">
          <w:tab/>
          <w:t>the information is already in the public domain; or</w:t>
        </w:r>
      </w:ins>
    </w:p>
    <w:p w14:paraId="4194FB5D" w14:textId="77777777" w:rsidR="006E27AC" w:rsidRPr="00740349" w:rsidRDefault="00077B17" w:rsidP="00740349">
      <w:pPr>
        <w:pStyle w:val="paragraph"/>
        <w:rPr>
          <w:ins w:id="1545" w:author="Author" w:date="2024-09-12T09:53:00Z" w16du:dateUtc="2024-09-11T23:53:00Z"/>
        </w:rPr>
      </w:pPr>
      <w:ins w:id="1546" w:author="Author" w:date="2024-09-12T09:53:00Z" w16du:dateUtc="2024-09-11T23:53:00Z">
        <w:r w:rsidRPr="00740349">
          <w:tab/>
          <w:t>(b)</w:t>
        </w:r>
        <w:r w:rsidRPr="00740349">
          <w:tab/>
          <w:t xml:space="preserve">the information is required to be disclosed under </w:t>
        </w:r>
        <w:r w:rsidR="00E36DD8" w:rsidRPr="00740349">
          <w:t xml:space="preserve">a </w:t>
        </w:r>
        <w:r w:rsidRPr="00740349">
          <w:t xml:space="preserve">law of the Commonwealth, a State or </w:t>
        </w:r>
        <w:r w:rsidR="00E36DD8" w:rsidRPr="00740349">
          <w:t xml:space="preserve">a </w:t>
        </w:r>
        <w:r w:rsidRPr="00740349">
          <w:t>Territory; or</w:t>
        </w:r>
      </w:ins>
    </w:p>
    <w:p w14:paraId="0B7BF6FB" w14:textId="77777777" w:rsidR="00077B17" w:rsidRPr="00740349" w:rsidRDefault="00077B17" w:rsidP="00740349">
      <w:pPr>
        <w:pStyle w:val="paragraph"/>
        <w:rPr>
          <w:ins w:id="1547" w:author="Author" w:date="2024-09-12T09:53:00Z" w16du:dateUtc="2024-09-11T23:53:00Z"/>
        </w:rPr>
      </w:pPr>
      <w:ins w:id="1548" w:author="Author" w:date="2024-09-12T09:53:00Z" w16du:dateUtc="2024-09-11T23:53:00Z">
        <w:r w:rsidRPr="00740349">
          <w:tab/>
          <w:t>(</w:t>
        </w:r>
        <w:r w:rsidR="00501947" w:rsidRPr="00740349">
          <w:t>c</w:t>
        </w:r>
        <w:r w:rsidRPr="00740349">
          <w:t>)</w:t>
        </w:r>
        <w:r w:rsidRPr="00740349">
          <w:tab/>
        </w:r>
        <w:r w:rsidR="005567C3" w:rsidRPr="00740349">
          <w:t>the ACMA obtains consent to the publication from</w:t>
        </w:r>
        <w:r w:rsidR="00E52327" w:rsidRPr="00740349">
          <w:t>:</w:t>
        </w:r>
      </w:ins>
    </w:p>
    <w:p w14:paraId="2DBEA6A5" w14:textId="77777777" w:rsidR="00E52327" w:rsidRPr="00740349" w:rsidRDefault="006E27AC" w:rsidP="00740349">
      <w:pPr>
        <w:pStyle w:val="paragraphsub"/>
        <w:rPr>
          <w:ins w:id="1549" w:author="Author" w:date="2024-09-12T09:53:00Z" w16du:dateUtc="2024-09-11T23:53:00Z"/>
        </w:rPr>
      </w:pPr>
      <w:ins w:id="1550" w:author="Author" w:date="2024-09-12T09:53:00Z" w16du:dateUtc="2024-09-11T23:53:00Z">
        <w:r w:rsidRPr="00740349">
          <w:tab/>
          <w:t>(</w:t>
        </w:r>
        <w:r w:rsidR="00E52327" w:rsidRPr="00740349">
          <w:t>i</w:t>
        </w:r>
        <w:r w:rsidRPr="00740349">
          <w:t>)</w:t>
        </w:r>
        <w:r w:rsidRPr="00740349">
          <w:tab/>
          <w:t xml:space="preserve">if the information is </w:t>
        </w:r>
        <w:r w:rsidR="00E52327" w:rsidRPr="00740349">
          <w:t>a trade secret</w:t>
        </w:r>
        <w:r w:rsidRPr="00740349">
          <w:t xml:space="preserve">—the owner of the </w:t>
        </w:r>
        <w:r w:rsidR="00E52327" w:rsidRPr="00740349">
          <w:t>trade secret</w:t>
        </w:r>
        <w:r w:rsidRPr="00740349">
          <w:t>;</w:t>
        </w:r>
        <w:r w:rsidR="005567C3" w:rsidRPr="00740349">
          <w:t xml:space="preserve"> or</w:t>
        </w:r>
      </w:ins>
    </w:p>
    <w:p w14:paraId="060BC8E8" w14:textId="77777777" w:rsidR="006E27AC" w:rsidRPr="00740349" w:rsidRDefault="006E27AC" w:rsidP="00740349">
      <w:pPr>
        <w:pStyle w:val="paragraphsub"/>
        <w:rPr>
          <w:ins w:id="1551" w:author="Author" w:date="2024-09-12T09:53:00Z" w16du:dateUtc="2024-09-11T23:53:00Z"/>
        </w:rPr>
      </w:pPr>
      <w:ins w:id="1552" w:author="Author" w:date="2024-09-12T09:53:00Z" w16du:dateUtc="2024-09-11T23:53:00Z">
        <w:r w:rsidRPr="00740349">
          <w:tab/>
          <w:t>(</w:t>
        </w:r>
        <w:r w:rsidR="00E52327" w:rsidRPr="00740349">
          <w:t>ii</w:t>
        </w:r>
        <w:r w:rsidRPr="00740349">
          <w:t>)</w:t>
        </w:r>
        <w:r w:rsidRPr="00740349">
          <w:tab/>
        </w:r>
        <w:r w:rsidR="00E52327" w:rsidRPr="00740349">
          <w:t>in any other cas</w:t>
        </w:r>
        <w:r w:rsidR="005567C3" w:rsidRPr="00740349">
          <w:t>e—the owner of the information.</w:t>
        </w:r>
      </w:ins>
    </w:p>
    <w:p w14:paraId="0D273245" w14:textId="77777777" w:rsidR="00091F99" w:rsidRPr="00740349" w:rsidRDefault="00CD4CD9" w:rsidP="00740349">
      <w:pPr>
        <w:pStyle w:val="ActHead5"/>
        <w:rPr>
          <w:ins w:id="1553" w:author="Author" w:date="2024-09-12T09:53:00Z" w16du:dateUtc="2024-09-11T23:53:00Z"/>
        </w:rPr>
      </w:pPr>
      <w:bookmarkStart w:id="1554" w:name="_Toc176247041"/>
      <w:ins w:id="1555" w:author="Author" w:date="2024-09-12T09:53:00Z" w16du:dateUtc="2024-09-11T23:53:00Z">
        <w:r w:rsidRPr="009C0505">
          <w:rPr>
            <w:rStyle w:val="CharSectno"/>
          </w:rPr>
          <w:lastRenderedPageBreak/>
          <w:t>40</w:t>
        </w:r>
        <w:r w:rsidR="00C569F0" w:rsidRPr="00740349">
          <w:t xml:space="preserve">  Publication process in relation to protected information</w:t>
        </w:r>
        <w:bookmarkEnd w:id="1554"/>
      </w:ins>
    </w:p>
    <w:p w14:paraId="33C02735" w14:textId="77777777" w:rsidR="00F41D18" w:rsidRPr="00740349" w:rsidRDefault="00C569F0" w:rsidP="00740349">
      <w:pPr>
        <w:pStyle w:val="subsection"/>
        <w:rPr>
          <w:ins w:id="1556" w:author="Author" w:date="2024-09-12T09:53:00Z" w16du:dateUtc="2024-09-11T23:53:00Z"/>
        </w:rPr>
      </w:pPr>
      <w:ins w:id="1557" w:author="Author" w:date="2024-09-12T09:53:00Z" w16du:dateUtc="2024-09-11T23:53:00Z">
        <w:r w:rsidRPr="00740349">
          <w:tab/>
          <w:t>(1)</w:t>
        </w:r>
        <w:r w:rsidRPr="00740349">
          <w:tab/>
        </w:r>
        <w:r w:rsidR="00E36DD8" w:rsidRPr="00740349">
          <w:t>This clause applies i</w:t>
        </w:r>
        <w:r w:rsidRPr="00740349">
          <w:t>f</w:t>
        </w:r>
        <w:r w:rsidR="00F41D18" w:rsidRPr="00740349">
          <w:t>:</w:t>
        </w:r>
      </w:ins>
    </w:p>
    <w:p w14:paraId="6DACE12F" w14:textId="77777777" w:rsidR="006A1006" w:rsidRPr="00740349" w:rsidRDefault="006A1006" w:rsidP="00740349">
      <w:pPr>
        <w:pStyle w:val="paragraph"/>
        <w:rPr>
          <w:ins w:id="1558" w:author="Author" w:date="2024-09-12T09:53:00Z" w16du:dateUtc="2024-09-11T23:53:00Z"/>
        </w:rPr>
      </w:pPr>
      <w:ins w:id="1559" w:author="Author" w:date="2024-09-12T09:53:00Z" w16du:dateUtc="2024-09-11T23:53:00Z">
        <w:r w:rsidRPr="00740349">
          <w:tab/>
          <w:t>(a)</w:t>
        </w:r>
        <w:r w:rsidRPr="00740349">
          <w:tab/>
          <w:t xml:space="preserve">the ACMA proposes to publish information under </w:t>
        </w:r>
        <w:r w:rsidR="00700160" w:rsidRPr="00740349">
          <w:t>clause 3</w:t>
        </w:r>
        <w:r w:rsidR="00CD4CD9" w:rsidRPr="00740349">
          <w:t>8</w:t>
        </w:r>
        <w:r w:rsidRPr="00740349">
          <w:t xml:space="preserve"> that </w:t>
        </w:r>
      </w:ins>
      <w:r w:rsidRPr="00740349">
        <w:t>relates to</w:t>
      </w:r>
      <w:ins w:id="1560" w:author="Author" w:date="2024-09-12T09:53:00Z" w16du:dateUtc="2024-09-11T23:53:00Z">
        <w:r w:rsidRPr="00740349">
          <w:t>:</w:t>
        </w:r>
      </w:ins>
    </w:p>
    <w:p w14:paraId="1C47CC7A" w14:textId="6B1D6318" w:rsidR="006A1006" w:rsidRPr="00740349" w:rsidRDefault="006A1006" w:rsidP="00740349">
      <w:pPr>
        <w:pStyle w:val="paragraphsub"/>
        <w:rPr>
          <w:ins w:id="1561" w:author="Author" w:date="2024-09-12T09:53:00Z" w16du:dateUtc="2024-09-11T23:53:00Z"/>
        </w:rPr>
      </w:pPr>
      <w:ins w:id="1562" w:author="Author" w:date="2024-09-12T09:53:00Z" w16du:dateUtc="2024-09-11T23:53:00Z">
        <w:r w:rsidRPr="00740349">
          <w:tab/>
          <w:t>(i)</w:t>
        </w:r>
        <w:r w:rsidRPr="00740349">
          <w:tab/>
        </w:r>
      </w:ins>
      <w:r w:rsidRPr="00740349">
        <w:t xml:space="preserve">a digital </w:t>
      </w:r>
      <w:ins w:id="1563" w:author="Author" w:date="2024-09-12T09:53:00Z" w16du:dateUtc="2024-09-11T23:53:00Z">
        <w:r w:rsidRPr="00740349">
          <w:t xml:space="preserve">communications platform of a digital communications </w:t>
        </w:r>
      </w:ins>
      <w:r w:rsidRPr="00740349">
        <w:t>platform provider</w:t>
      </w:r>
      <w:del w:id="1564" w:author="Author" w:date="2024-09-12T09:53:00Z" w16du:dateUtc="2024-09-11T23:53:00Z">
        <w:r w:rsidR="00F31954" w:rsidRPr="00570B02">
          <w:delText xml:space="preserve"> or a digital platform service of </w:delText>
        </w:r>
      </w:del>
      <w:ins w:id="1565" w:author="Author" w:date="2024-09-12T09:53:00Z" w16du:dateUtc="2024-09-11T23:53:00Z">
        <w:r w:rsidRPr="00740349">
          <w:t>; or</w:t>
        </w:r>
      </w:ins>
    </w:p>
    <w:p w14:paraId="097C164D" w14:textId="77777777" w:rsidR="006A1006" w:rsidRPr="00740349" w:rsidRDefault="006A1006" w:rsidP="00740349">
      <w:pPr>
        <w:pStyle w:val="paragraphsub"/>
      </w:pPr>
      <w:ins w:id="1566" w:author="Author" w:date="2024-09-12T09:53:00Z" w16du:dateUtc="2024-09-11T23:53:00Z">
        <w:r w:rsidRPr="00740349">
          <w:tab/>
          <w:t>(ii)</w:t>
        </w:r>
        <w:r w:rsidRPr="00740349">
          <w:tab/>
        </w:r>
      </w:ins>
      <w:r w:rsidRPr="00740349">
        <w:t xml:space="preserve">a digital </w:t>
      </w:r>
      <w:ins w:id="1567" w:author="Author" w:date="2024-09-12T09:53:00Z" w16du:dateUtc="2024-09-11T23:53:00Z">
        <w:r w:rsidRPr="00740349">
          <w:t xml:space="preserve">communications </w:t>
        </w:r>
      </w:ins>
      <w:r w:rsidRPr="00740349">
        <w:t>platform provider; and</w:t>
      </w:r>
    </w:p>
    <w:p w14:paraId="7870415D" w14:textId="616F7B17" w:rsidR="00F41D18" w:rsidRPr="00740349" w:rsidRDefault="00F31954" w:rsidP="00740349">
      <w:pPr>
        <w:pStyle w:val="paragraph"/>
        <w:rPr>
          <w:ins w:id="1568" w:author="Author" w:date="2024-09-12T09:53:00Z" w16du:dateUtc="2024-09-11T23:53:00Z"/>
        </w:rPr>
      </w:pPr>
      <w:del w:id="1569" w:author="Author" w:date="2024-09-12T09:53:00Z" w16du:dateUtc="2024-09-11T23:53:00Z">
        <w:r w:rsidRPr="00570B02">
          <w:tab/>
          <w:delText>(b)</w:delText>
        </w:r>
        <w:r w:rsidRPr="00570B02">
          <w:tab/>
          <w:delText>identifies the service or</w:delText>
        </w:r>
      </w:del>
      <w:ins w:id="1570" w:author="Author" w:date="2024-09-12T09:53:00Z" w16du:dateUtc="2024-09-11T23:53:00Z">
        <w:r w:rsidR="00F41D18" w:rsidRPr="00740349">
          <w:tab/>
          <w:t>(</w:t>
        </w:r>
        <w:r w:rsidR="006A1006" w:rsidRPr="00740349">
          <w:t>b</w:t>
        </w:r>
        <w:r w:rsidR="00F41D18" w:rsidRPr="00740349">
          <w:t>)</w:t>
        </w:r>
        <w:r w:rsidR="00F41D18" w:rsidRPr="00740349">
          <w:tab/>
          <w:t xml:space="preserve">the ACMA </w:t>
        </w:r>
        <w:r w:rsidR="00E472F1" w:rsidRPr="00740349">
          <w:t xml:space="preserve">has been notified </w:t>
        </w:r>
        <w:r w:rsidR="00F41D18" w:rsidRPr="00740349">
          <w:t xml:space="preserve">that </w:t>
        </w:r>
        <w:r w:rsidR="00E472F1" w:rsidRPr="00740349">
          <w:t xml:space="preserve">the </w:t>
        </w:r>
        <w:r w:rsidR="00F41D18" w:rsidRPr="00740349">
          <w:t xml:space="preserve">information </w:t>
        </w:r>
        <w:r w:rsidR="00E472F1" w:rsidRPr="00740349">
          <w:t xml:space="preserve">is </w:t>
        </w:r>
        <w:r w:rsidR="00F41D18" w:rsidRPr="00740349">
          <w:t>protected information</w:t>
        </w:r>
        <w:r w:rsidR="00E36DD8" w:rsidRPr="00740349">
          <w:t>.</w:t>
        </w:r>
      </w:ins>
    </w:p>
    <w:p w14:paraId="0588923D" w14:textId="0CD20670" w:rsidR="00E472F1" w:rsidRPr="00740349" w:rsidRDefault="00E36DD8" w:rsidP="00740349">
      <w:pPr>
        <w:pStyle w:val="subsection"/>
      </w:pPr>
      <w:ins w:id="1571" w:author="Author" w:date="2024-09-12T09:53:00Z" w16du:dateUtc="2024-09-11T23:53:00Z">
        <w:r w:rsidRPr="00740349">
          <w:tab/>
          <w:t>(2)</w:t>
        </w:r>
        <w:r w:rsidRPr="00740349">
          <w:tab/>
          <w:t>T</w:t>
        </w:r>
        <w:r w:rsidR="00F41D18" w:rsidRPr="00740349">
          <w:t>he ACMA must</w:t>
        </w:r>
        <w:r w:rsidR="00D25230" w:rsidRPr="00740349">
          <w:t xml:space="preserve"> give the</w:t>
        </w:r>
      </w:ins>
      <w:r w:rsidR="00D25230" w:rsidRPr="00740349">
        <w:t xml:space="preserve"> provider</w:t>
      </w:r>
      <w:del w:id="1572" w:author="Author" w:date="2024-09-12T09:53:00Z" w16du:dateUtc="2024-09-11T23:53:00Z">
        <w:r w:rsidR="00F31954" w:rsidRPr="00570B02">
          <w:delText>;</w:delText>
        </w:r>
      </w:del>
      <w:ins w:id="1573" w:author="Author" w:date="2024-09-12T09:53:00Z" w16du:dateUtc="2024-09-11T23:53:00Z">
        <w:r w:rsidR="00D25230" w:rsidRPr="00740349">
          <w:t xml:space="preserve"> a written notice</w:t>
        </w:r>
        <w:r w:rsidR="00E472F1" w:rsidRPr="00740349">
          <w:t>:</w:t>
        </w:r>
      </w:ins>
    </w:p>
    <w:p w14:paraId="704DAB6F" w14:textId="77777777" w:rsidR="00F31954" w:rsidRPr="00570B02" w:rsidRDefault="00E472F1" w:rsidP="00257574">
      <w:pPr>
        <w:pStyle w:val="subsection2"/>
        <w:rPr>
          <w:del w:id="1574" w:author="Author" w:date="2024-09-12T09:53:00Z" w16du:dateUtc="2024-09-11T23:53:00Z"/>
        </w:rPr>
      </w:pPr>
      <w:ins w:id="1575" w:author="Author" w:date="2024-09-12T09:53:00Z" w16du:dateUtc="2024-09-11T23:53:00Z">
        <w:r w:rsidRPr="00740349">
          <w:tab/>
          <w:t>(</w:t>
        </w:r>
        <w:r w:rsidR="00E36DD8" w:rsidRPr="00740349">
          <w:t>a</w:t>
        </w:r>
        <w:r w:rsidRPr="00740349">
          <w:t>)</w:t>
        </w:r>
        <w:r w:rsidRPr="00740349">
          <w:tab/>
        </w:r>
        <w:r w:rsidR="00D25230" w:rsidRPr="00740349">
          <w:t xml:space="preserve">stating that </w:t>
        </w:r>
      </w:ins>
      <w:r w:rsidR="00D25230" w:rsidRPr="00740349">
        <w:t xml:space="preserve">the ACMA </w:t>
      </w:r>
      <w:del w:id="1576" w:author="Author" w:date="2024-09-12T09:53:00Z" w16du:dateUtc="2024-09-11T23:53:00Z">
        <w:r w:rsidR="00F31954" w:rsidRPr="00570B02">
          <w:delText>must:</w:delText>
        </w:r>
      </w:del>
    </w:p>
    <w:p w14:paraId="635ECE9A" w14:textId="73733210" w:rsidR="00C569F0" w:rsidRPr="00740349" w:rsidRDefault="00F31954" w:rsidP="00740349">
      <w:pPr>
        <w:pStyle w:val="paragraph"/>
        <w:rPr>
          <w:ins w:id="1577" w:author="Author" w:date="2024-09-12T09:53:00Z" w16du:dateUtc="2024-09-11T23:53:00Z"/>
        </w:rPr>
      </w:pPr>
      <w:del w:id="1578" w:author="Author" w:date="2024-09-12T09:53:00Z" w16du:dateUtc="2024-09-11T23:53:00Z">
        <w:r w:rsidRPr="00570B02">
          <w:tab/>
          <w:delText>(c)</w:delText>
        </w:r>
        <w:r w:rsidRPr="00570B02">
          <w:tab/>
          <w:delText>provide a copy of</w:delText>
        </w:r>
      </w:del>
      <w:ins w:id="1579" w:author="Author" w:date="2024-09-12T09:53:00Z" w16du:dateUtc="2024-09-11T23:53:00Z">
        <w:r w:rsidR="00D25230" w:rsidRPr="00740349">
          <w:t>is proposing to publish</w:t>
        </w:r>
      </w:ins>
      <w:r w:rsidR="00D25230" w:rsidRPr="00740349">
        <w:t xml:space="preserve"> the information</w:t>
      </w:r>
      <w:del w:id="1580" w:author="Author" w:date="2024-09-12T09:53:00Z" w16du:dateUtc="2024-09-11T23:53:00Z">
        <w:r w:rsidRPr="00570B02">
          <w:delText xml:space="preserve"> proposed to be published to</w:delText>
        </w:r>
      </w:del>
      <w:ins w:id="1581" w:author="Author" w:date="2024-09-12T09:53:00Z" w16du:dateUtc="2024-09-11T23:53:00Z">
        <w:r w:rsidR="00E472F1" w:rsidRPr="00740349">
          <w:t>; and</w:t>
        </w:r>
      </w:ins>
    </w:p>
    <w:p w14:paraId="255491D1" w14:textId="77777777" w:rsidR="00F31954" w:rsidRPr="00570B02" w:rsidRDefault="00E472F1" w:rsidP="00257574">
      <w:pPr>
        <w:pStyle w:val="paragraph"/>
        <w:rPr>
          <w:del w:id="1582" w:author="Author" w:date="2024-09-12T09:53:00Z" w16du:dateUtc="2024-09-11T23:53:00Z"/>
        </w:rPr>
      </w:pPr>
      <w:ins w:id="1583" w:author="Author" w:date="2024-09-12T09:53:00Z" w16du:dateUtc="2024-09-11T23:53:00Z">
        <w:r w:rsidRPr="00740349">
          <w:tab/>
          <w:t>(</w:t>
        </w:r>
        <w:r w:rsidR="00E36DD8" w:rsidRPr="00740349">
          <w:t>b</w:t>
        </w:r>
        <w:r w:rsidRPr="00740349">
          <w:t>)</w:t>
        </w:r>
        <w:r w:rsidRPr="00740349">
          <w:tab/>
        </w:r>
        <w:r w:rsidR="00D25230" w:rsidRPr="00740349">
          <w:t>inviting</w:t>
        </w:r>
      </w:ins>
      <w:r w:rsidR="00D25230" w:rsidRPr="00740349">
        <w:t xml:space="preserve"> </w:t>
      </w:r>
      <w:r w:rsidRPr="00740349">
        <w:t>the provider</w:t>
      </w:r>
      <w:del w:id="1584" w:author="Author" w:date="2024-09-12T09:53:00Z" w16du:dateUtc="2024-09-11T23:53:00Z">
        <w:r w:rsidR="00F31954" w:rsidRPr="00570B02">
          <w:delText>; and</w:delText>
        </w:r>
      </w:del>
    </w:p>
    <w:p w14:paraId="386AB819" w14:textId="77777777" w:rsidR="00F31954" w:rsidRPr="00570B02" w:rsidRDefault="00F31954" w:rsidP="00257574">
      <w:pPr>
        <w:pStyle w:val="paragraph"/>
        <w:rPr>
          <w:del w:id="1585" w:author="Author" w:date="2024-09-12T09:53:00Z" w16du:dateUtc="2024-09-11T23:53:00Z"/>
        </w:rPr>
      </w:pPr>
      <w:del w:id="1586" w:author="Author" w:date="2024-09-12T09:53:00Z" w16du:dateUtc="2024-09-11T23:53:00Z">
        <w:r w:rsidRPr="00570B02">
          <w:tab/>
          <w:delText>(d)</w:delText>
        </w:r>
        <w:r w:rsidRPr="00570B02">
          <w:tab/>
          <w:delText>invite the provider to, before a specified date:</w:delText>
        </w:r>
      </w:del>
    </w:p>
    <w:p w14:paraId="4728DCBC" w14:textId="252FFF19" w:rsidR="00E472F1" w:rsidRPr="00740349" w:rsidRDefault="00F31954" w:rsidP="00740349">
      <w:pPr>
        <w:pStyle w:val="paragraph"/>
      </w:pPr>
      <w:del w:id="1587" w:author="Author" w:date="2024-09-12T09:53:00Z" w16du:dateUtc="2024-09-11T23:53:00Z">
        <w:r w:rsidRPr="00570B02">
          <w:tab/>
          <w:delText>(i)</w:delText>
        </w:r>
        <w:r w:rsidRPr="00570B02">
          <w:tab/>
        </w:r>
      </w:del>
      <w:ins w:id="1588" w:author="Author" w:date="2024-09-12T09:53:00Z" w16du:dateUtc="2024-09-11T23:53:00Z">
        <w:r w:rsidR="00E472F1" w:rsidRPr="00740349">
          <w:t xml:space="preserve"> to </w:t>
        </w:r>
      </w:ins>
      <w:r w:rsidR="00D25230" w:rsidRPr="00740349">
        <w:t xml:space="preserve">make </w:t>
      </w:r>
      <w:del w:id="1589" w:author="Author" w:date="2024-09-12T09:53:00Z" w16du:dateUtc="2024-09-11T23:53:00Z">
        <w:r w:rsidRPr="00570B02">
          <w:delText>a submission</w:delText>
        </w:r>
      </w:del>
      <w:ins w:id="1590" w:author="Author" w:date="2024-09-12T09:53:00Z" w16du:dateUtc="2024-09-11T23:53:00Z">
        <w:r w:rsidR="00D25230" w:rsidRPr="00740349">
          <w:t>submissions to the ACMA</w:t>
        </w:r>
      </w:ins>
      <w:r w:rsidR="00D25230" w:rsidRPr="00740349">
        <w:t xml:space="preserve"> </w:t>
      </w:r>
      <w:r w:rsidR="008C6A3F" w:rsidRPr="00740349">
        <w:t xml:space="preserve">in relation to the proposal </w:t>
      </w:r>
      <w:del w:id="1591" w:author="Author" w:date="2024-09-12T09:53:00Z" w16du:dateUtc="2024-09-11T23:53:00Z">
        <w:r w:rsidRPr="00570B02">
          <w:delText>to publish the information; and</w:delText>
        </w:r>
      </w:del>
      <w:ins w:id="1592" w:author="Author" w:date="2024-09-12T09:53:00Z" w16du:dateUtc="2024-09-11T23:53:00Z">
        <w:r w:rsidR="00D25230" w:rsidRPr="00740349">
          <w:t xml:space="preserve">within </w:t>
        </w:r>
        <w:r w:rsidR="00B35E28" w:rsidRPr="00740349">
          <w:t>30</w:t>
        </w:r>
        <w:r w:rsidR="00D25230" w:rsidRPr="00740349">
          <w:t xml:space="preserve"> days after the notice</w:t>
        </w:r>
        <w:r w:rsidR="008C6A3F" w:rsidRPr="00740349">
          <w:t xml:space="preserve"> is given</w:t>
        </w:r>
        <w:r w:rsidR="00D25230" w:rsidRPr="00740349">
          <w:t>.</w:t>
        </w:r>
      </w:ins>
    </w:p>
    <w:p w14:paraId="3D5A35B4" w14:textId="77777777" w:rsidR="00F31954" w:rsidRPr="00570B02" w:rsidRDefault="00F31954" w:rsidP="00257574">
      <w:pPr>
        <w:pStyle w:val="paragraphsub"/>
        <w:rPr>
          <w:del w:id="1593" w:author="Author" w:date="2024-09-12T09:53:00Z" w16du:dateUtc="2024-09-11T23:53:00Z"/>
        </w:rPr>
      </w:pPr>
      <w:del w:id="1594" w:author="Author" w:date="2024-09-12T09:53:00Z" w16du:dateUtc="2024-09-11T23:53:00Z">
        <w:r w:rsidRPr="00570B02">
          <w:tab/>
          <w:delText>(ii)</w:delText>
        </w:r>
        <w:r w:rsidRPr="00570B02">
          <w:tab/>
          <w:delText>identify any of the information the publication of which the provider considers could be expected to prejudice materially the commercial interests of a person and provide reasons; and</w:delText>
        </w:r>
      </w:del>
    </w:p>
    <w:p w14:paraId="05A8FCA1" w14:textId="48CB0924" w:rsidR="00574EDA" w:rsidRPr="00740349" w:rsidRDefault="00F31954" w:rsidP="00740349">
      <w:pPr>
        <w:pStyle w:val="subsection"/>
        <w:rPr>
          <w:ins w:id="1595" w:author="Author" w:date="2024-09-12T09:53:00Z" w16du:dateUtc="2024-09-11T23:53:00Z"/>
        </w:rPr>
      </w:pPr>
      <w:del w:id="1596" w:author="Author" w:date="2024-09-12T09:53:00Z" w16du:dateUtc="2024-09-11T23:53:00Z">
        <w:r w:rsidRPr="00570B02">
          <w:tab/>
          <w:delText>(e)</w:delText>
        </w:r>
        <w:r w:rsidRPr="00570B02">
          <w:tab/>
        </w:r>
      </w:del>
      <w:ins w:id="1597" w:author="Author" w:date="2024-09-12T09:53:00Z" w16du:dateUtc="2024-09-11T23:53:00Z">
        <w:r w:rsidR="00574EDA" w:rsidRPr="00740349">
          <w:tab/>
          <w:t>(</w:t>
        </w:r>
        <w:r w:rsidR="00E36DD8" w:rsidRPr="00740349">
          <w:t>3</w:t>
        </w:r>
        <w:r w:rsidR="00574EDA" w:rsidRPr="00740349">
          <w:t>)</w:t>
        </w:r>
        <w:r w:rsidR="00574EDA" w:rsidRPr="00740349">
          <w:tab/>
        </w:r>
        <w:r w:rsidR="00E36DD8" w:rsidRPr="00740349">
          <w:t xml:space="preserve">After the end of the </w:t>
        </w:r>
        <w:r w:rsidR="00B35E28" w:rsidRPr="00740349">
          <w:t>30</w:t>
        </w:r>
        <w:r w:rsidR="00E36DD8" w:rsidRPr="00740349">
          <w:t xml:space="preserve"> days, t</w:t>
        </w:r>
        <w:r w:rsidR="00574EDA" w:rsidRPr="00740349">
          <w:t xml:space="preserve">he ACMA must decide whether or not to publish the information under </w:t>
        </w:r>
        <w:r w:rsidR="00700160" w:rsidRPr="00740349">
          <w:t>clause 3</w:t>
        </w:r>
        <w:r w:rsidR="00CD4CD9" w:rsidRPr="00740349">
          <w:t>8</w:t>
        </w:r>
        <w:r w:rsidR="00574EDA" w:rsidRPr="00740349">
          <w:t>.</w:t>
        </w:r>
      </w:ins>
    </w:p>
    <w:p w14:paraId="3EF06848" w14:textId="302A803F" w:rsidR="008C6A3F" w:rsidRPr="00740349" w:rsidRDefault="008C6A3F" w:rsidP="00740349">
      <w:pPr>
        <w:pStyle w:val="subsection"/>
      </w:pPr>
      <w:ins w:id="1598" w:author="Author" w:date="2024-09-12T09:53:00Z" w16du:dateUtc="2024-09-11T23:53:00Z">
        <w:r w:rsidRPr="00740349">
          <w:tab/>
          <w:t>(</w:t>
        </w:r>
        <w:r w:rsidR="00E36DD8" w:rsidRPr="00740349">
          <w:t>4</w:t>
        </w:r>
        <w:r w:rsidRPr="00740349">
          <w:t>)</w:t>
        </w:r>
        <w:r w:rsidRPr="00740349">
          <w:tab/>
          <w:t xml:space="preserve">In deciding whether or not to publish the information, the ACMA must </w:t>
        </w:r>
      </w:ins>
      <w:r w:rsidRPr="00740349">
        <w:t xml:space="preserve">consider any </w:t>
      </w:r>
      <w:del w:id="1599" w:author="Author" w:date="2024-09-12T09:53:00Z" w16du:dateUtc="2024-09-11T23:53:00Z">
        <w:r w:rsidR="00F31954" w:rsidRPr="00570B02">
          <w:delText>response given before the specified date</w:delText>
        </w:r>
      </w:del>
      <w:ins w:id="1600" w:author="Author" w:date="2024-09-12T09:53:00Z" w16du:dateUtc="2024-09-11T23:53:00Z">
        <w:r w:rsidRPr="00740349">
          <w:t xml:space="preserve">submissions </w:t>
        </w:r>
        <w:r w:rsidR="00CB4BD6" w:rsidRPr="00740349">
          <w:t>made</w:t>
        </w:r>
      </w:ins>
      <w:r w:rsidR="00CB4BD6" w:rsidRPr="00740349">
        <w:t xml:space="preserve"> by the provider</w:t>
      </w:r>
      <w:ins w:id="1601" w:author="Author" w:date="2024-09-12T09:53:00Z" w16du:dateUtc="2024-09-11T23:53:00Z">
        <w:r w:rsidR="00CB4BD6" w:rsidRPr="00740349">
          <w:t xml:space="preserve"> in accordance with the notice</w:t>
        </w:r>
      </w:ins>
      <w:r w:rsidR="00CB4BD6" w:rsidRPr="00740349">
        <w:t>.</w:t>
      </w:r>
    </w:p>
    <w:p w14:paraId="6986C661" w14:textId="77777777" w:rsidR="00F31954" w:rsidRPr="00570B02" w:rsidRDefault="00A80961" w:rsidP="00257574">
      <w:pPr>
        <w:pStyle w:val="ActHead5"/>
        <w:rPr>
          <w:del w:id="1602" w:author="Author" w:date="2024-09-12T09:53:00Z" w16du:dateUtc="2024-09-11T23:53:00Z"/>
        </w:rPr>
      </w:pPr>
      <w:bookmarkStart w:id="1603" w:name="_Toc136528164"/>
      <w:del w:id="1604" w:author="Author" w:date="2024-09-12T09:53:00Z" w16du:dateUtc="2024-09-11T23:53:00Z">
        <w:r w:rsidRPr="00E65593">
          <w:rPr>
            <w:rStyle w:val="CharSectno"/>
          </w:rPr>
          <w:delText>27</w:delText>
        </w:r>
        <w:r w:rsidR="00F31954" w:rsidRPr="00570B02">
          <w:delText xml:space="preserve">  Personal information</w:delText>
        </w:r>
        <w:bookmarkEnd w:id="1603"/>
      </w:del>
    </w:p>
    <w:p w14:paraId="27DD6A0D" w14:textId="29EEBBA8" w:rsidR="00CB4BD6" w:rsidRPr="00740349" w:rsidRDefault="00F31954" w:rsidP="00740349">
      <w:pPr>
        <w:pStyle w:val="subsection"/>
      </w:pPr>
      <w:del w:id="1605" w:author="Author" w:date="2024-09-12T09:53:00Z" w16du:dateUtc="2024-09-11T23:53:00Z">
        <w:r w:rsidRPr="00570B02">
          <w:tab/>
        </w:r>
        <w:r w:rsidRPr="00570B02">
          <w:tab/>
          <w:delText>The</w:delText>
        </w:r>
      </w:del>
      <w:ins w:id="1606" w:author="Author" w:date="2024-09-12T09:53:00Z" w16du:dateUtc="2024-09-11T23:53:00Z">
        <w:r w:rsidR="00CB4BD6" w:rsidRPr="00740349">
          <w:tab/>
          <w:t>(</w:t>
        </w:r>
        <w:r w:rsidR="00E36DD8" w:rsidRPr="00740349">
          <w:t>5</w:t>
        </w:r>
        <w:r w:rsidR="00CB4BD6" w:rsidRPr="00740349">
          <w:t>)</w:t>
        </w:r>
        <w:r w:rsidR="00CB4BD6" w:rsidRPr="00740349">
          <w:tab/>
          <w:t>If the</w:t>
        </w:r>
      </w:ins>
      <w:r w:rsidR="00CB4BD6" w:rsidRPr="00740349">
        <w:t xml:space="preserve"> ACMA </w:t>
      </w:r>
      <w:del w:id="1607" w:author="Author" w:date="2024-09-12T09:53:00Z" w16du:dateUtc="2024-09-11T23:53:00Z">
        <w:r w:rsidRPr="00570B02">
          <w:delText>must not</w:delText>
        </w:r>
      </w:del>
      <w:ins w:id="1608" w:author="Author" w:date="2024-09-12T09:53:00Z" w16du:dateUtc="2024-09-11T23:53:00Z">
        <w:r w:rsidR="00CB4BD6" w:rsidRPr="00740349">
          <w:t>decides to</w:t>
        </w:r>
      </w:ins>
      <w:r w:rsidR="00CB4BD6" w:rsidRPr="00740349">
        <w:t xml:space="preserve"> publish </w:t>
      </w:r>
      <w:ins w:id="1609" w:author="Author" w:date="2024-09-12T09:53:00Z" w16du:dateUtc="2024-09-11T23:53:00Z">
        <w:r w:rsidR="00CB4BD6" w:rsidRPr="00740349">
          <w:t xml:space="preserve">the </w:t>
        </w:r>
      </w:ins>
      <w:r w:rsidR="00CB4BD6" w:rsidRPr="00740349">
        <w:t>information</w:t>
      </w:r>
      <w:del w:id="1610" w:author="Author" w:date="2024-09-12T09:53:00Z" w16du:dateUtc="2024-09-11T23:53:00Z">
        <w:r w:rsidRPr="00570B02">
          <w:delText xml:space="preserve"> under clause </w:delText>
        </w:r>
        <w:r w:rsidR="00A80961" w:rsidRPr="00570B02">
          <w:delText>25</w:delText>
        </w:r>
        <w:r w:rsidRPr="00570B02">
          <w:delText xml:space="preserve"> if</w:delText>
        </w:r>
      </w:del>
      <w:ins w:id="1611" w:author="Author" w:date="2024-09-12T09:53:00Z" w16du:dateUtc="2024-09-11T23:53:00Z">
        <w:r w:rsidR="00CB4BD6" w:rsidRPr="00740349">
          <w:t>,</w:t>
        </w:r>
      </w:ins>
      <w:r w:rsidR="00CB4BD6" w:rsidRPr="00740349">
        <w:t xml:space="preserve"> the ACMA </w:t>
      </w:r>
      <w:del w:id="1612" w:author="Author" w:date="2024-09-12T09:53:00Z" w16du:dateUtc="2024-09-11T23:53:00Z">
        <w:r w:rsidRPr="00570B02">
          <w:delText>is satisfied that</w:delText>
        </w:r>
      </w:del>
      <w:ins w:id="1613" w:author="Author" w:date="2024-09-12T09:53:00Z" w16du:dateUtc="2024-09-11T23:53:00Z">
        <w:r w:rsidR="00CB4BD6" w:rsidRPr="00740349">
          <w:t>must not publish</w:t>
        </w:r>
      </w:ins>
      <w:r w:rsidR="000F366D" w:rsidRPr="00740349">
        <w:t xml:space="preserve"> the information </w:t>
      </w:r>
      <w:del w:id="1614" w:author="Author" w:date="2024-09-12T09:53:00Z" w16du:dateUtc="2024-09-11T23:53:00Z">
        <w:r w:rsidRPr="00570B02">
          <w:delText xml:space="preserve">is personal information (within the </w:delText>
        </w:r>
        <w:r w:rsidRPr="00570B02">
          <w:lastRenderedPageBreak/>
          <w:delText>meaning</w:delText>
        </w:r>
      </w:del>
      <w:ins w:id="1615" w:author="Author" w:date="2024-09-12T09:53:00Z" w16du:dateUtc="2024-09-11T23:53:00Z">
        <w:r w:rsidR="00E36DD8" w:rsidRPr="00740349">
          <w:t xml:space="preserve">before the end of the period of </w:t>
        </w:r>
        <w:r w:rsidR="00B35E28" w:rsidRPr="00740349">
          <w:t>30</w:t>
        </w:r>
        <w:r w:rsidR="000F366D" w:rsidRPr="00740349">
          <w:t xml:space="preserve"> days after it gives the provider written notice</w:t>
        </w:r>
      </w:ins>
      <w:r w:rsidR="000F366D" w:rsidRPr="00740349">
        <w:t xml:space="preserve"> of </w:t>
      </w:r>
      <w:del w:id="1616" w:author="Author" w:date="2024-09-12T09:53:00Z" w16du:dateUtc="2024-09-11T23:53:00Z">
        <w:r w:rsidRPr="00570B02">
          <w:delText xml:space="preserve">the </w:delText>
        </w:r>
        <w:r w:rsidRPr="00570B02">
          <w:rPr>
            <w:i/>
          </w:rPr>
          <w:delText>Privacy Act 1988</w:delText>
        </w:r>
        <w:r w:rsidRPr="00570B02">
          <w:delText>)</w:delText>
        </w:r>
        <w:r w:rsidR="002E7E21">
          <w:delText>.</w:delText>
        </w:r>
      </w:del>
      <w:ins w:id="1617" w:author="Author" w:date="2024-09-12T09:53:00Z" w16du:dateUtc="2024-09-11T23:53:00Z">
        <w:r w:rsidR="000F366D" w:rsidRPr="00740349">
          <w:t>its decision.</w:t>
        </w:r>
      </w:ins>
    </w:p>
    <w:p w14:paraId="743A2AAB" w14:textId="46A1DE7E" w:rsidR="00F31954" w:rsidRPr="00740349" w:rsidRDefault="00A80961" w:rsidP="00740349">
      <w:pPr>
        <w:pStyle w:val="ActHead5"/>
        <w:rPr>
          <w:i/>
        </w:rPr>
      </w:pPr>
      <w:bookmarkStart w:id="1618" w:name="_Toc176247042"/>
      <w:bookmarkStart w:id="1619" w:name="_Toc136528165"/>
      <w:del w:id="1620" w:author="Author" w:date="2024-09-12T09:53:00Z" w16du:dateUtc="2024-09-11T23:53:00Z">
        <w:r w:rsidRPr="00E65593">
          <w:rPr>
            <w:rStyle w:val="CharSectno"/>
          </w:rPr>
          <w:delText>28</w:delText>
        </w:r>
      </w:del>
      <w:ins w:id="1621" w:author="Author" w:date="2024-09-12T09:53:00Z" w16du:dateUtc="2024-09-11T23:53:00Z">
        <w:r w:rsidR="00CD4CD9" w:rsidRPr="009C0505">
          <w:rPr>
            <w:rStyle w:val="CharSectno"/>
          </w:rPr>
          <w:t>41</w:t>
        </w:r>
      </w:ins>
      <w:r w:rsidR="00F31954" w:rsidRPr="00740349">
        <w:t xml:space="preserve">  Relationship with Part 7A of the </w:t>
      </w:r>
      <w:r w:rsidR="00F31954" w:rsidRPr="00740349">
        <w:rPr>
          <w:i/>
        </w:rPr>
        <w:t>Australian Communications and Media Authority Act 2005</w:t>
      </w:r>
      <w:bookmarkEnd w:id="1618"/>
      <w:bookmarkEnd w:id="1619"/>
    </w:p>
    <w:p w14:paraId="7683D9EE" w14:textId="77777777" w:rsidR="00F31954" w:rsidRPr="00740349" w:rsidRDefault="00F31954" w:rsidP="00740349">
      <w:pPr>
        <w:pStyle w:val="subsection"/>
      </w:pPr>
      <w:r w:rsidRPr="00740349">
        <w:tab/>
      </w:r>
      <w:r w:rsidRPr="00740349">
        <w:tab/>
        <w:t xml:space="preserve">This Division does not limit Part 7A of the </w:t>
      </w:r>
      <w:r w:rsidRPr="00740349">
        <w:rPr>
          <w:i/>
        </w:rPr>
        <w:t>Australian Communications and Media Authority Act 2005</w:t>
      </w:r>
      <w:r w:rsidR="00A80961" w:rsidRPr="00740349">
        <w:t>.</w:t>
      </w:r>
    </w:p>
    <w:p w14:paraId="3B4C6A62" w14:textId="4AE16608" w:rsidR="00B31A07" w:rsidRPr="00740349" w:rsidRDefault="00B31A07" w:rsidP="00740349">
      <w:pPr>
        <w:pStyle w:val="ActHead3"/>
      </w:pPr>
      <w:bookmarkStart w:id="1622" w:name="_Toc176247043"/>
      <w:bookmarkStart w:id="1623" w:name="_Toc136528166"/>
      <w:del w:id="1624" w:author="Author" w:date="2024-09-12T09:53:00Z" w16du:dateUtc="2024-09-11T23:53:00Z">
        <w:r w:rsidRPr="00E65593">
          <w:rPr>
            <w:rStyle w:val="CharPartNo"/>
          </w:rPr>
          <w:delText>Part </w:delText>
        </w:r>
        <w:r w:rsidR="00A31C57" w:rsidRPr="00E65593">
          <w:rPr>
            <w:rStyle w:val="CharPartNo"/>
          </w:rPr>
          <w:delText>3</w:delText>
        </w:r>
      </w:del>
      <w:ins w:id="1625" w:author="Author" w:date="2024-09-12T09:53:00Z" w16du:dateUtc="2024-09-11T23:53:00Z">
        <w:r w:rsidR="00F84BCE" w:rsidRPr="009C0505">
          <w:rPr>
            <w:rStyle w:val="CharDivNo"/>
          </w:rPr>
          <w:t>Division 4</w:t>
        </w:r>
      </w:ins>
      <w:r w:rsidRPr="00740349">
        <w:t>—</w:t>
      </w:r>
      <w:r w:rsidRPr="009C0505">
        <w:rPr>
          <w:rStyle w:val="CharDivText"/>
        </w:rPr>
        <w:t xml:space="preserve">Misinformation codes and </w:t>
      </w:r>
      <w:r w:rsidR="00A31C57" w:rsidRPr="009C0505">
        <w:rPr>
          <w:rStyle w:val="CharDivText"/>
        </w:rPr>
        <w:t xml:space="preserve">misinformation </w:t>
      </w:r>
      <w:r w:rsidRPr="009C0505">
        <w:rPr>
          <w:rStyle w:val="CharDivText"/>
        </w:rPr>
        <w:t>standards</w:t>
      </w:r>
      <w:bookmarkEnd w:id="1622"/>
      <w:bookmarkEnd w:id="1623"/>
    </w:p>
    <w:p w14:paraId="44142E14" w14:textId="77777777" w:rsidR="00C61B42" w:rsidRPr="00570B02" w:rsidRDefault="00C61B42" w:rsidP="00257574">
      <w:pPr>
        <w:pStyle w:val="ActHead3"/>
        <w:rPr>
          <w:del w:id="1626" w:author="Author" w:date="2024-09-12T09:53:00Z" w16du:dateUtc="2024-09-11T23:53:00Z"/>
        </w:rPr>
      </w:pPr>
      <w:bookmarkStart w:id="1627" w:name="_Toc136528167"/>
      <w:del w:id="1628" w:author="Author" w:date="2024-09-12T09:53:00Z" w16du:dateUtc="2024-09-11T23:53:00Z">
        <w:r w:rsidRPr="00E65593">
          <w:rPr>
            <w:rStyle w:val="CharDivNo"/>
          </w:rPr>
          <w:delText>Division 1</w:delText>
        </w:r>
        <w:r w:rsidRPr="00570B02">
          <w:delText>—</w:delText>
        </w:r>
        <w:r w:rsidRPr="00E65593">
          <w:rPr>
            <w:rStyle w:val="CharDivText"/>
          </w:rPr>
          <w:delText>Scope</w:delText>
        </w:r>
        <w:bookmarkEnd w:id="1627"/>
      </w:del>
    </w:p>
    <w:p w14:paraId="553881B1" w14:textId="77777777" w:rsidR="00C61B42" w:rsidRPr="00570B02" w:rsidRDefault="00A80961" w:rsidP="00257574">
      <w:pPr>
        <w:pStyle w:val="ActHead5"/>
        <w:rPr>
          <w:del w:id="1629" w:author="Author" w:date="2024-09-12T09:53:00Z" w16du:dateUtc="2024-09-11T23:53:00Z"/>
        </w:rPr>
      </w:pPr>
      <w:bookmarkStart w:id="1630" w:name="_Toc136528168"/>
      <w:del w:id="1631" w:author="Author" w:date="2024-09-12T09:53:00Z" w16du:dateUtc="2024-09-11T23:53:00Z">
        <w:r w:rsidRPr="00E65593">
          <w:rPr>
            <w:rStyle w:val="CharSectno"/>
          </w:rPr>
          <w:delText>29</w:delText>
        </w:r>
        <w:r w:rsidR="00C61B42" w:rsidRPr="00570B02">
          <w:delText xml:space="preserve">  Part does not apply to excluded services for misinformation purposes</w:delText>
        </w:r>
        <w:bookmarkEnd w:id="1630"/>
      </w:del>
    </w:p>
    <w:p w14:paraId="73D447A0" w14:textId="77777777" w:rsidR="00C61B42" w:rsidRPr="00570B02" w:rsidRDefault="00C61B42" w:rsidP="00257574">
      <w:pPr>
        <w:pStyle w:val="subsection"/>
        <w:rPr>
          <w:del w:id="1632" w:author="Author" w:date="2024-09-12T09:53:00Z" w16du:dateUtc="2024-09-11T23:53:00Z"/>
        </w:rPr>
      </w:pPr>
      <w:del w:id="1633" w:author="Author" w:date="2024-09-12T09:53:00Z" w16du:dateUtc="2024-09-11T23:53:00Z">
        <w:r w:rsidRPr="00570B02">
          <w:tab/>
          <w:delText>(1)</w:delText>
        </w:r>
        <w:r w:rsidRPr="00570B02">
          <w:tab/>
          <w:delText>This Part does not apply in relation to a digital platform service to the extent that it is an excluded service for misinformation purposes</w:delText>
        </w:r>
        <w:r w:rsidR="00A80961" w:rsidRPr="00570B02">
          <w:delText>.</w:delText>
        </w:r>
      </w:del>
    </w:p>
    <w:p w14:paraId="31CCCDA5" w14:textId="77777777" w:rsidR="00C61B42" w:rsidRPr="00570B02" w:rsidRDefault="00C61B42" w:rsidP="00257574">
      <w:pPr>
        <w:pStyle w:val="subsection"/>
        <w:rPr>
          <w:del w:id="1634" w:author="Author" w:date="2024-09-12T09:53:00Z" w16du:dateUtc="2024-09-11T23:53:00Z"/>
        </w:rPr>
      </w:pPr>
      <w:del w:id="1635" w:author="Author" w:date="2024-09-12T09:53:00Z" w16du:dateUtc="2024-09-11T23:53:00Z">
        <w:r w:rsidRPr="00570B02">
          <w:tab/>
          <w:delText>(2)</w:delText>
        </w:r>
        <w:r w:rsidRPr="00570B02">
          <w:tab/>
          <w:delText>A misinformation code or misinformation standard does not apply in relation to a digital platform service to the extent that it is an excluded service for misinformation purposes</w:delText>
        </w:r>
        <w:r w:rsidR="00A80961" w:rsidRPr="00570B02">
          <w:delText>.</w:delText>
        </w:r>
      </w:del>
    </w:p>
    <w:p w14:paraId="18FA0AD6" w14:textId="77777777" w:rsidR="00C61B42" w:rsidRPr="00570B02" w:rsidRDefault="00C61B42" w:rsidP="00257574">
      <w:pPr>
        <w:pStyle w:val="ActHead3"/>
        <w:rPr>
          <w:del w:id="1636" w:author="Author" w:date="2024-09-12T09:53:00Z" w16du:dateUtc="2024-09-11T23:53:00Z"/>
        </w:rPr>
      </w:pPr>
      <w:bookmarkStart w:id="1637" w:name="_Toc136528169"/>
      <w:del w:id="1638" w:author="Author" w:date="2024-09-12T09:53:00Z" w16du:dateUtc="2024-09-11T23:53:00Z">
        <w:r w:rsidRPr="00E65593">
          <w:rPr>
            <w:rStyle w:val="CharDivNo"/>
          </w:rPr>
          <w:delText>Division 2</w:delText>
        </w:r>
        <w:r w:rsidRPr="00570B02">
          <w:delText>—</w:delText>
        </w:r>
        <w:r w:rsidRPr="00E65593">
          <w:rPr>
            <w:rStyle w:val="CharDivText"/>
          </w:rPr>
          <w:delText>Interpretation</w:delText>
        </w:r>
        <w:bookmarkEnd w:id="1637"/>
      </w:del>
    </w:p>
    <w:p w14:paraId="7D9A133B" w14:textId="4B7E69B1" w:rsidR="00C61B42" w:rsidRPr="00740349" w:rsidRDefault="00A80961" w:rsidP="00740349">
      <w:pPr>
        <w:pStyle w:val="ActHead4"/>
        <w:rPr>
          <w:ins w:id="1639" w:author="Author" w:date="2024-09-12T09:53:00Z" w16du:dateUtc="2024-09-11T23:53:00Z"/>
        </w:rPr>
      </w:pPr>
      <w:bookmarkStart w:id="1640" w:name="_Toc136528170"/>
      <w:del w:id="1641" w:author="Author" w:date="2024-09-12T09:53:00Z" w16du:dateUtc="2024-09-11T23:53:00Z">
        <w:r w:rsidRPr="00E65593">
          <w:rPr>
            <w:rStyle w:val="CharSectno"/>
          </w:rPr>
          <w:delText>30</w:delText>
        </w:r>
      </w:del>
      <w:bookmarkStart w:id="1642" w:name="_Toc176247044"/>
      <w:ins w:id="1643" w:author="Author" w:date="2024-09-12T09:53:00Z" w16du:dateUtc="2024-09-11T23:53:00Z">
        <w:r w:rsidR="00574CFF" w:rsidRPr="009C0505">
          <w:rPr>
            <w:rStyle w:val="CharSubdNo"/>
          </w:rPr>
          <w:t>Subd</w:t>
        </w:r>
        <w:r w:rsidR="00C61B42" w:rsidRPr="009C0505">
          <w:rPr>
            <w:rStyle w:val="CharSubdNo"/>
          </w:rPr>
          <w:t>ivision </w:t>
        </w:r>
        <w:r w:rsidR="000C471E" w:rsidRPr="009C0505">
          <w:rPr>
            <w:rStyle w:val="CharSubdNo"/>
          </w:rPr>
          <w:t>A</w:t>
        </w:r>
        <w:r w:rsidR="00C61B42" w:rsidRPr="00740349">
          <w:t>—</w:t>
        </w:r>
        <w:r w:rsidR="00C61B42" w:rsidRPr="009C0505">
          <w:rPr>
            <w:rStyle w:val="CharSubdText"/>
          </w:rPr>
          <w:t>Interpretation</w:t>
        </w:r>
        <w:bookmarkEnd w:id="1642"/>
      </w:ins>
    </w:p>
    <w:p w14:paraId="1AE0B246" w14:textId="77777777" w:rsidR="00C61B42" w:rsidRPr="00740349" w:rsidRDefault="00CD4CD9" w:rsidP="00740349">
      <w:pPr>
        <w:pStyle w:val="ActHead5"/>
      </w:pPr>
      <w:bookmarkStart w:id="1644" w:name="_Toc176247045"/>
      <w:ins w:id="1645" w:author="Author" w:date="2024-09-12T09:53:00Z" w16du:dateUtc="2024-09-11T23:53:00Z">
        <w:r w:rsidRPr="009C0505">
          <w:rPr>
            <w:rStyle w:val="CharSectno"/>
          </w:rPr>
          <w:t>42</w:t>
        </w:r>
      </w:ins>
      <w:r w:rsidR="00C61B42" w:rsidRPr="00740349">
        <w:t xml:space="preserve">  Sections of the digital platform industry</w:t>
      </w:r>
      <w:bookmarkEnd w:id="1640"/>
      <w:bookmarkEnd w:id="1644"/>
    </w:p>
    <w:p w14:paraId="3923FA60" w14:textId="77777777" w:rsidR="00C61B42" w:rsidRPr="00740349" w:rsidRDefault="00C61B42" w:rsidP="00740349">
      <w:pPr>
        <w:pStyle w:val="subsection"/>
      </w:pPr>
      <w:r w:rsidRPr="00740349">
        <w:tab/>
        <w:t>(1)</w:t>
      </w:r>
      <w:r w:rsidRPr="00740349">
        <w:tab/>
        <w:t xml:space="preserve">For the purposes of this Schedule, </w:t>
      </w:r>
      <w:r w:rsidRPr="00740349">
        <w:rPr>
          <w:b/>
          <w:i/>
        </w:rPr>
        <w:t>sections of the digital platform industry</w:t>
      </w:r>
      <w:r w:rsidRPr="00740349">
        <w:t xml:space="preserve"> are to be ascertained in accordance with this clause</w:t>
      </w:r>
      <w:r w:rsidR="00A80961" w:rsidRPr="00740349">
        <w:t>.</w:t>
      </w:r>
    </w:p>
    <w:p w14:paraId="344911A3" w14:textId="77777777" w:rsidR="00C61B42" w:rsidRPr="00740349" w:rsidRDefault="00C61B42" w:rsidP="00740349">
      <w:pPr>
        <w:pStyle w:val="subsection"/>
      </w:pPr>
      <w:r w:rsidRPr="00740349">
        <w:tab/>
        <w:t>(2)</w:t>
      </w:r>
      <w:r w:rsidRPr="00740349">
        <w:tab/>
        <w:t xml:space="preserve">For the purposes of this Schedule, each of the following groups is a </w:t>
      </w:r>
      <w:r w:rsidRPr="00740349">
        <w:rPr>
          <w:b/>
          <w:i/>
        </w:rPr>
        <w:t>section of the digital platform industry</w:t>
      </w:r>
      <w:r w:rsidRPr="00740349">
        <w:t>:</w:t>
      </w:r>
    </w:p>
    <w:p w14:paraId="72366F1B" w14:textId="77777777" w:rsidR="005A4171" w:rsidRPr="00740349" w:rsidRDefault="005A4171" w:rsidP="00740349">
      <w:pPr>
        <w:pStyle w:val="paragraph"/>
        <w:rPr>
          <w:ins w:id="1646" w:author="Author" w:date="2024-09-12T09:53:00Z" w16du:dateUtc="2024-09-11T23:53:00Z"/>
        </w:rPr>
      </w:pPr>
      <w:r w:rsidRPr="00740349">
        <w:tab/>
        <w:t>(a)</w:t>
      </w:r>
      <w:r w:rsidRPr="00740349">
        <w:tab/>
        <w:t xml:space="preserve">digital </w:t>
      </w:r>
      <w:ins w:id="1647" w:author="Author" w:date="2024-09-12T09:53:00Z" w16du:dateUtc="2024-09-11T23:53:00Z">
        <w:r w:rsidRPr="00740349">
          <w:t>communications platform providers who provide connective media services;</w:t>
        </w:r>
      </w:ins>
    </w:p>
    <w:p w14:paraId="2D51574B" w14:textId="77777777" w:rsidR="00C61B42" w:rsidRPr="00740349" w:rsidRDefault="00C61B42" w:rsidP="00740349">
      <w:pPr>
        <w:pStyle w:val="paragraph"/>
      </w:pPr>
      <w:ins w:id="1648" w:author="Author" w:date="2024-09-12T09:53:00Z" w16du:dateUtc="2024-09-11T23:53:00Z">
        <w:r w:rsidRPr="00740349">
          <w:tab/>
          <w:t>(</w:t>
        </w:r>
        <w:r w:rsidR="005A4171" w:rsidRPr="00740349">
          <w:t>b</w:t>
        </w:r>
        <w:r w:rsidRPr="00740349">
          <w:t>)</w:t>
        </w:r>
        <w:r w:rsidRPr="00740349">
          <w:tab/>
        </w:r>
        <w:r w:rsidR="006C2CDE" w:rsidRPr="00740349">
          <w:t xml:space="preserve">digital communications </w:t>
        </w:r>
      </w:ins>
      <w:r w:rsidR="006C2CDE" w:rsidRPr="00740349">
        <w:t>platform provider</w:t>
      </w:r>
      <w:r w:rsidRPr="00740349">
        <w:t>s who provide content aggregation services;</w:t>
      </w:r>
    </w:p>
    <w:p w14:paraId="4BA97CBF" w14:textId="77777777" w:rsidR="00C61B42" w:rsidRPr="00570B02" w:rsidRDefault="00C61B42" w:rsidP="00257574">
      <w:pPr>
        <w:pStyle w:val="paragraph"/>
        <w:rPr>
          <w:del w:id="1649" w:author="Author" w:date="2024-09-12T09:53:00Z" w16du:dateUtc="2024-09-11T23:53:00Z"/>
        </w:rPr>
      </w:pPr>
      <w:del w:id="1650" w:author="Author" w:date="2024-09-12T09:53:00Z" w16du:dateUtc="2024-09-11T23:53:00Z">
        <w:r w:rsidRPr="00570B02">
          <w:lastRenderedPageBreak/>
          <w:tab/>
          <w:delText>(b)</w:delText>
        </w:r>
        <w:r w:rsidRPr="00570B02">
          <w:tab/>
          <w:delText>digital platform providers who provide connective media services;</w:delText>
        </w:r>
      </w:del>
    </w:p>
    <w:p w14:paraId="248EB516" w14:textId="77777777" w:rsidR="003039BC" w:rsidRPr="00740349" w:rsidRDefault="003039BC" w:rsidP="00740349">
      <w:pPr>
        <w:pStyle w:val="paragraph"/>
        <w:rPr>
          <w:ins w:id="1651" w:author="Author" w:date="2024-09-12T09:53:00Z" w16du:dateUtc="2024-09-11T23:53:00Z"/>
        </w:rPr>
      </w:pPr>
      <w:r w:rsidRPr="00740349">
        <w:tab/>
        <w:t>(c)</w:t>
      </w:r>
      <w:r w:rsidRPr="00740349">
        <w:tab/>
      </w:r>
      <w:r w:rsidR="005A4171" w:rsidRPr="00740349">
        <w:t xml:space="preserve">digital </w:t>
      </w:r>
      <w:ins w:id="1652" w:author="Author" w:date="2024-09-12T09:53:00Z" w16du:dateUtc="2024-09-11T23:53:00Z">
        <w:r w:rsidR="005A4171" w:rsidRPr="00740349">
          <w:t xml:space="preserve">communications platform providers who provide </w:t>
        </w:r>
        <w:r w:rsidRPr="00740349">
          <w:t>internet search engine services;</w:t>
        </w:r>
      </w:ins>
    </w:p>
    <w:p w14:paraId="11C5C27E" w14:textId="77777777" w:rsidR="00C61B42" w:rsidRPr="00740349" w:rsidRDefault="00C61B42" w:rsidP="00740349">
      <w:pPr>
        <w:pStyle w:val="paragraph"/>
      </w:pPr>
      <w:ins w:id="1653" w:author="Author" w:date="2024-09-12T09:53:00Z" w16du:dateUtc="2024-09-11T23:53:00Z">
        <w:r w:rsidRPr="00740349">
          <w:tab/>
          <w:t>(</w:t>
        </w:r>
        <w:r w:rsidR="003039BC" w:rsidRPr="00740349">
          <w:t>d</w:t>
        </w:r>
        <w:r w:rsidRPr="00740349">
          <w:t>)</w:t>
        </w:r>
        <w:r w:rsidRPr="00740349">
          <w:tab/>
        </w:r>
        <w:r w:rsidR="006C2CDE" w:rsidRPr="00740349">
          <w:t xml:space="preserve">digital communications </w:t>
        </w:r>
      </w:ins>
      <w:r w:rsidR="006C2CDE" w:rsidRPr="00740349">
        <w:t>platform provider</w:t>
      </w:r>
      <w:r w:rsidRPr="00740349">
        <w:t>s who provide media sharing services</w:t>
      </w:r>
      <w:r w:rsidR="00A80961" w:rsidRPr="00740349">
        <w:t>.</w:t>
      </w:r>
    </w:p>
    <w:p w14:paraId="6AC329C6" w14:textId="30475663" w:rsidR="00C61B42" w:rsidRPr="00740349" w:rsidRDefault="00C61B42" w:rsidP="00740349">
      <w:pPr>
        <w:pStyle w:val="subsection"/>
      </w:pPr>
      <w:r w:rsidRPr="00740349">
        <w:tab/>
        <w:t>(3)</w:t>
      </w:r>
      <w:r w:rsidRPr="00740349">
        <w:tab/>
        <w:t xml:space="preserve">For each kind of digital service </w:t>
      </w:r>
      <w:del w:id="1654" w:author="Author" w:date="2024-09-12T09:53:00Z" w16du:dateUtc="2024-09-11T23:53:00Z">
        <w:r w:rsidRPr="00570B02">
          <w:delText>specified</w:delText>
        </w:r>
      </w:del>
      <w:ins w:id="1655" w:author="Author" w:date="2024-09-12T09:53:00Z" w16du:dateUtc="2024-09-11T23:53:00Z">
        <w:r w:rsidR="001F3CDB" w:rsidRPr="00740349">
          <w:t>determine</w:t>
        </w:r>
        <w:r w:rsidRPr="00740349">
          <w:t>d</w:t>
        </w:r>
      </w:ins>
      <w:r w:rsidRPr="00740349">
        <w:t xml:space="preserve"> by the Minister under </w:t>
      </w:r>
      <w:r w:rsidR="00700160" w:rsidRPr="00740349">
        <w:t>subclause</w:t>
      </w:r>
      <w:del w:id="1656" w:author="Author" w:date="2024-09-12T09:53:00Z" w16du:dateUtc="2024-09-11T23:53:00Z">
        <w:r w:rsidRPr="00570B02">
          <w:delText xml:space="preserve"> </w:delText>
        </w:r>
        <w:r w:rsidR="00A80961" w:rsidRPr="00570B02">
          <w:delText>4</w:delText>
        </w:r>
        <w:r w:rsidRPr="00570B02">
          <w:delText>(6</w:delText>
        </w:r>
      </w:del>
      <w:ins w:id="1657" w:author="Author" w:date="2024-09-12T09:53:00Z" w16du:dateUtc="2024-09-11T23:53:00Z">
        <w:r w:rsidR="00700160" w:rsidRPr="00740349">
          <w:t> 5</w:t>
        </w:r>
        <w:r w:rsidRPr="00740349">
          <w:t>(</w:t>
        </w:r>
        <w:r w:rsidR="005965B3" w:rsidRPr="00740349">
          <w:t>7</w:t>
        </w:r>
      </w:ins>
      <w:r w:rsidRPr="00740349">
        <w:t xml:space="preserve">), the </w:t>
      </w:r>
      <w:r w:rsidR="006C2CDE" w:rsidRPr="00740349">
        <w:t xml:space="preserve">digital </w:t>
      </w:r>
      <w:ins w:id="1658" w:author="Author" w:date="2024-09-12T09:53:00Z" w16du:dateUtc="2024-09-11T23:53:00Z">
        <w:r w:rsidR="006C2CDE" w:rsidRPr="00740349">
          <w:t xml:space="preserve">communications </w:t>
        </w:r>
      </w:ins>
      <w:r w:rsidR="006C2CDE" w:rsidRPr="00740349">
        <w:t>platform provider</w:t>
      </w:r>
      <w:r w:rsidRPr="00740349">
        <w:t xml:space="preserve">s who provide that kind of service are a </w:t>
      </w:r>
      <w:r w:rsidRPr="00740349">
        <w:rPr>
          <w:b/>
          <w:i/>
        </w:rPr>
        <w:t>section of the digital platform industry</w:t>
      </w:r>
      <w:r w:rsidR="00A80961" w:rsidRPr="00740349">
        <w:t>.</w:t>
      </w:r>
    </w:p>
    <w:p w14:paraId="5C266E24" w14:textId="3BC9DE98" w:rsidR="00C61B42" w:rsidRPr="00740349" w:rsidRDefault="00C61B42" w:rsidP="00740349">
      <w:pPr>
        <w:pStyle w:val="subsection"/>
      </w:pPr>
      <w:r w:rsidRPr="00740349">
        <w:tab/>
        <w:t>(4)</w:t>
      </w:r>
      <w:r w:rsidRPr="00740349">
        <w:tab/>
        <w:t xml:space="preserve">Digital platform rules may provide that persons who provide a kind of </w:t>
      </w:r>
      <w:r w:rsidR="001A7A76" w:rsidRPr="00740349">
        <w:t xml:space="preserve">digital </w:t>
      </w:r>
      <w:ins w:id="1659" w:author="Author" w:date="2024-09-12T09:53:00Z" w16du:dateUtc="2024-09-11T23:53:00Z">
        <w:r w:rsidR="001A7A76" w:rsidRPr="00740349">
          <w:t xml:space="preserve">communications </w:t>
        </w:r>
      </w:ins>
      <w:r w:rsidR="001A7A76" w:rsidRPr="00740349">
        <w:t>platform</w:t>
      </w:r>
      <w:del w:id="1660" w:author="Author" w:date="2024-09-12T09:53:00Z" w16du:dateUtc="2024-09-11T23:53:00Z">
        <w:r w:rsidRPr="00570B02">
          <w:delText xml:space="preserve"> service</w:delText>
        </w:r>
      </w:del>
      <w:r w:rsidRPr="00740349">
        <w:t xml:space="preserve"> constitute a section of the digital platform industry for the purposes of this Schedule</w:t>
      </w:r>
      <w:r w:rsidR="00A80961" w:rsidRPr="00740349">
        <w:t>.</w:t>
      </w:r>
    </w:p>
    <w:p w14:paraId="495C336B" w14:textId="77777777" w:rsidR="00C61B42" w:rsidRPr="00740349" w:rsidRDefault="00C61B42" w:rsidP="00740349">
      <w:pPr>
        <w:pStyle w:val="subsection"/>
      </w:pPr>
      <w:r w:rsidRPr="00740349">
        <w:tab/>
        <w:t>(5)</w:t>
      </w:r>
      <w:r w:rsidRPr="00740349">
        <w:tab/>
        <w:t>The section of the digital platform industry must be identified in the digital platform rules by a unique name and/or number</w:t>
      </w:r>
      <w:r w:rsidR="00A80961" w:rsidRPr="00740349">
        <w:t>.</w:t>
      </w:r>
    </w:p>
    <w:p w14:paraId="712D6FA0" w14:textId="77777777" w:rsidR="00C61B42" w:rsidRPr="00740349" w:rsidRDefault="00C61B42" w:rsidP="00740349">
      <w:pPr>
        <w:pStyle w:val="subsection"/>
      </w:pPr>
      <w:r w:rsidRPr="00740349">
        <w:tab/>
        <w:t>(6)</w:t>
      </w:r>
      <w:r w:rsidRPr="00740349">
        <w:tab/>
        <w:t xml:space="preserve">Digital platform rules made for the purposes of </w:t>
      </w:r>
      <w:r w:rsidR="00B83758" w:rsidRPr="00740349">
        <w:t>subclause (</w:t>
      </w:r>
      <w:r w:rsidRPr="00740349">
        <w:t>4) have effect accordingly</w:t>
      </w:r>
      <w:r w:rsidR="00A80961" w:rsidRPr="00740349">
        <w:t>.</w:t>
      </w:r>
    </w:p>
    <w:p w14:paraId="77205292" w14:textId="77777777" w:rsidR="00C61B42" w:rsidRPr="00740349" w:rsidRDefault="00C61B42" w:rsidP="00740349">
      <w:pPr>
        <w:pStyle w:val="subsection"/>
      </w:pPr>
      <w:r w:rsidRPr="00740349">
        <w:tab/>
        <w:t>(7)</w:t>
      </w:r>
      <w:r w:rsidRPr="00740349">
        <w:tab/>
        <w:t xml:space="preserve">Sections of the digital platform industry provided by digital platform rules under </w:t>
      </w:r>
      <w:r w:rsidR="00B83758" w:rsidRPr="00740349">
        <w:t>subclause (</w:t>
      </w:r>
      <w:r w:rsidRPr="00740349">
        <w:t>4):</w:t>
      </w:r>
    </w:p>
    <w:p w14:paraId="2E0C9836" w14:textId="77777777" w:rsidR="00C61B42" w:rsidRPr="00740349" w:rsidRDefault="00C61B42" w:rsidP="00740349">
      <w:pPr>
        <w:pStyle w:val="paragraph"/>
      </w:pPr>
      <w:r w:rsidRPr="00740349">
        <w:tab/>
        <w:t>(a)</w:t>
      </w:r>
      <w:r w:rsidRPr="00740349">
        <w:tab/>
        <w:t>need not be mutually exclusive; and</w:t>
      </w:r>
    </w:p>
    <w:p w14:paraId="34381C1F" w14:textId="77777777" w:rsidR="00C61B42" w:rsidRPr="00740349" w:rsidRDefault="00C61B42" w:rsidP="00740349">
      <w:pPr>
        <w:pStyle w:val="paragraph"/>
      </w:pPr>
      <w:r w:rsidRPr="00740349">
        <w:tab/>
        <w:t>(b)</w:t>
      </w:r>
      <w:r w:rsidRPr="00740349">
        <w:tab/>
        <w:t xml:space="preserve">may consist of the aggregate of any 2 or more sections of the digital platform industry mentioned in </w:t>
      </w:r>
      <w:r w:rsidR="00B83758" w:rsidRPr="00740349">
        <w:t>subclause (</w:t>
      </w:r>
      <w:r w:rsidRPr="00740349">
        <w:t xml:space="preserve">2) or (3) or provided under </w:t>
      </w:r>
      <w:r w:rsidR="00B83758" w:rsidRPr="00740349">
        <w:t>subclause (</w:t>
      </w:r>
      <w:r w:rsidRPr="00740349">
        <w:t>4); and</w:t>
      </w:r>
    </w:p>
    <w:p w14:paraId="679B9632" w14:textId="77777777" w:rsidR="00C61B42" w:rsidRPr="00740349" w:rsidRDefault="00C61B42" w:rsidP="00740349">
      <w:pPr>
        <w:pStyle w:val="paragraph"/>
      </w:pPr>
      <w:r w:rsidRPr="00740349">
        <w:tab/>
        <w:t>(c)</w:t>
      </w:r>
      <w:r w:rsidRPr="00740349">
        <w:tab/>
        <w:t xml:space="preserve">may be subsets of a section of the digital platform industry mentioned in </w:t>
      </w:r>
      <w:r w:rsidR="00B83758" w:rsidRPr="00740349">
        <w:t>subclause (</w:t>
      </w:r>
      <w:r w:rsidRPr="00740349">
        <w:t xml:space="preserve">2) or (3) or provided under </w:t>
      </w:r>
      <w:r w:rsidR="00B83758" w:rsidRPr="00740349">
        <w:t>subclause (</w:t>
      </w:r>
      <w:r w:rsidRPr="00740349">
        <w:t>4)</w:t>
      </w:r>
      <w:r w:rsidR="00A80961" w:rsidRPr="00740349">
        <w:t>.</w:t>
      </w:r>
    </w:p>
    <w:p w14:paraId="56DDDA33" w14:textId="77777777" w:rsidR="00C61B42" w:rsidRPr="00740349" w:rsidRDefault="00C61B42" w:rsidP="00740349">
      <w:pPr>
        <w:pStyle w:val="subsection"/>
      </w:pPr>
      <w:r w:rsidRPr="00740349">
        <w:tab/>
        <w:t>(8)</w:t>
      </w:r>
      <w:r w:rsidRPr="00740349">
        <w:tab/>
      </w:r>
      <w:r w:rsidR="00C02542" w:rsidRPr="00740349">
        <w:t>Subclause (</w:t>
      </w:r>
      <w:r w:rsidRPr="00740349">
        <w:t xml:space="preserve">7) does not, by implication, limit </w:t>
      </w:r>
      <w:r w:rsidR="00B83758" w:rsidRPr="00740349">
        <w:t>subclause (</w:t>
      </w:r>
      <w:r w:rsidRPr="00740349">
        <w:t>4)</w:t>
      </w:r>
      <w:r w:rsidR="00A80961" w:rsidRPr="00740349">
        <w:t>.</w:t>
      </w:r>
    </w:p>
    <w:p w14:paraId="1808AECC" w14:textId="4A6D43C3" w:rsidR="00C61B42" w:rsidRPr="00740349" w:rsidRDefault="00A80961" w:rsidP="00740349">
      <w:pPr>
        <w:pStyle w:val="ActHead5"/>
      </w:pPr>
      <w:bookmarkStart w:id="1661" w:name="_Toc176247046"/>
      <w:bookmarkStart w:id="1662" w:name="_Toc136528171"/>
      <w:del w:id="1663" w:author="Author" w:date="2024-09-12T09:53:00Z" w16du:dateUtc="2024-09-11T23:53:00Z">
        <w:r w:rsidRPr="00E65593">
          <w:rPr>
            <w:rStyle w:val="CharSectno"/>
          </w:rPr>
          <w:delText>31</w:delText>
        </w:r>
      </w:del>
      <w:ins w:id="1664" w:author="Author" w:date="2024-09-12T09:53:00Z" w16du:dateUtc="2024-09-11T23:53:00Z">
        <w:r w:rsidR="00CD4CD9" w:rsidRPr="009C0505">
          <w:rPr>
            <w:rStyle w:val="CharSectno"/>
          </w:rPr>
          <w:t>43</w:t>
        </w:r>
      </w:ins>
      <w:r w:rsidR="00C61B42" w:rsidRPr="00740349">
        <w:t xml:space="preserve">  Participants in a section of the digital platform industry</w:t>
      </w:r>
      <w:bookmarkEnd w:id="1661"/>
      <w:bookmarkEnd w:id="1662"/>
    </w:p>
    <w:p w14:paraId="20267A8A" w14:textId="77777777" w:rsidR="00C61B42" w:rsidRPr="00740349" w:rsidRDefault="00C61B42" w:rsidP="00740349">
      <w:pPr>
        <w:pStyle w:val="subsection"/>
      </w:pPr>
      <w:r w:rsidRPr="00740349">
        <w:tab/>
      </w:r>
      <w:r w:rsidRPr="00740349">
        <w:tab/>
        <w:t xml:space="preserve">For the purposes of this Schedule, if a </w:t>
      </w:r>
      <w:r w:rsidR="006C2CDE" w:rsidRPr="00740349">
        <w:t>digital</w:t>
      </w:r>
      <w:ins w:id="1665" w:author="Author" w:date="2024-09-12T09:53:00Z" w16du:dateUtc="2024-09-11T23:53:00Z">
        <w:r w:rsidR="006C2CDE" w:rsidRPr="00740349">
          <w:t xml:space="preserve"> communications</w:t>
        </w:r>
      </w:ins>
      <w:r w:rsidR="006C2CDE" w:rsidRPr="00740349">
        <w:t xml:space="preserve"> platform provider</w:t>
      </w:r>
      <w:r w:rsidRPr="00740349">
        <w:t xml:space="preserve"> is a member of a group that constitutes a section of the digital platform industry, the provider is a </w:t>
      </w:r>
      <w:r w:rsidRPr="00740349">
        <w:rPr>
          <w:b/>
          <w:i/>
        </w:rPr>
        <w:t>participant</w:t>
      </w:r>
      <w:r w:rsidRPr="00740349">
        <w:t xml:space="preserve"> in that section of the digital platform industry</w:t>
      </w:r>
      <w:r w:rsidR="00A80961" w:rsidRPr="00740349">
        <w:t>.</w:t>
      </w:r>
    </w:p>
    <w:p w14:paraId="7F37BCF9" w14:textId="5CCD61CF" w:rsidR="00C61B42" w:rsidRPr="00740349" w:rsidRDefault="00C61B42" w:rsidP="00740349">
      <w:pPr>
        <w:pStyle w:val="ActHead4"/>
      </w:pPr>
      <w:bookmarkStart w:id="1666" w:name="_Toc176247047"/>
      <w:bookmarkStart w:id="1667" w:name="_Toc136528172"/>
      <w:del w:id="1668" w:author="Author" w:date="2024-09-12T09:53:00Z" w16du:dateUtc="2024-09-11T23:53:00Z">
        <w:r w:rsidRPr="00E65593">
          <w:rPr>
            <w:rStyle w:val="CharDivNo"/>
          </w:rPr>
          <w:lastRenderedPageBreak/>
          <w:delText>Division 3</w:delText>
        </w:r>
      </w:del>
      <w:ins w:id="1669" w:author="Author" w:date="2024-09-12T09:53:00Z" w16du:dateUtc="2024-09-11T23:53:00Z">
        <w:r w:rsidR="00574CFF" w:rsidRPr="009C0505">
          <w:rPr>
            <w:rStyle w:val="CharSubdNo"/>
          </w:rPr>
          <w:t>Subd</w:t>
        </w:r>
        <w:r w:rsidRPr="009C0505">
          <w:rPr>
            <w:rStyle w:val="CharSubdNo"/>
          </w:rPr>
          <w:t>ivision </w:t>
        </w:r>
        <w:r w:rsidR="000C471E" w:rsidRPr="009C0505">
          <w:rPr>
            <w:rStyle w:val="CharSubdNo"/>
          </w:rPr>
          <w:t>B</w:t>
        </w:r>
      </w:ins>
      <w:r w:rsidRPr="00740349">
        <w:t>—</w:t>
      </w:r>
      <w:r w:rsidRPr="009C0505">
        <w:rPr>
          <w:rStyle w:val="CharSubdText"/>
        </w:rPr>
        <w:t>General principles relating to misinformation codes and misinformation standards</w:t>
      </w:r>
      <w:bookmarkEnd w:id="1666"/>
      <w:bookmarkEnd w:id="1667"/>
    </w:p>
    <w:p w14:paraId="4E2E3776" w14:textId="77777777" w:rsidR="00C61B42" w:rsidRPr="00570B02" w:rsidRDefault="00A80961" w:rsidP="00257574">
      <w:pPr>
        <w:pStyle w:val="ActHead5"/>
        <w:rPr>
          <w:del w:id="1670" w:author="Author" w:date="2024-09-12T09:53:00Z" w16du:dateUtc="2024-09-11T23:53:00Z"/>
        </w:rPr>
      </w:pPr>
      <w:bookmarkStart w:id="1671" w:name="_Toc136528173"/>
      <w:del w:id="1672" w:author="Author" w:date="2024-09-12T09:53:00Z" w16du:dateUtc="2024-09-11T23:53:00Z">
        <w:r w:rsidRPr="00E65593">
          <w:rPr>
            <w:rStyle w:val="CharSectno"/>
          </w:rPr>
          <w:delText>32</w:delText>
        </w:r>
        <w:r w:rsidR="00C61B42" w:rsidRPr="00570B02">
          <w:delText xml:space="preserve">  Statement of regulatory policy</w:delText>
        </w:r>
        <w:bookmarkEnd w:id="1671"/>
      </w:del>
    </w:p>
    <w:p w14:paraId="5E128DF8" w14:textId="77777777" w:rsidR="00C61B42" w:rsidRPr="00570B02" w:rsidRDefault="00C61B42" w:rsidP="00257574">
      <w:pPr>
        <w:pStyle w:val="subsection"/>
        <w:rPr>
          <w:del w:id="1673" w:author="Author" w:date="2024-09-12T09:53:00Z" w16du:dateUtc="2024-09-11T23:53:00Z"/>
        </w:rPr>
      </w:pPr>
      <w:del w:id="1674" w:author="Author" w:date="2024-09-12T09:53:00Z" w16du:dateUtc="2024-09-11T23:53:00Z">
        <w:r w:rsidRPr="00570B02">
          <w:tab/>
        </w:r>
        <w:r w:rsidRPr="00570B02">
          <w:tab/>
          <w:delText>The Parliament intends that one or more bodies or associations that the ACMA is satisfied represent sections of the digital platform industry should develop one or more codes (</w:delText>
        </w:r>
        <w:r w:rsidRPr="00570B02">
          <w:rPr>
            <w:b/>
            <w:i/>
          </w:rPr>
          <w:delText>misinformation codes</w:delText>
        </w:r>
        <w:r w:rsidRPr="00570B02">
          <w:delText>) that require participants in those sections of the digital platform industry to implement measures to prevent or respond to misinformation and disinformation on digital platform services</w:delText>
        </w:r>
        <w:r w:rsidR="00A80961" w:rsidRPr="00570B02">
          <w:delText>.</w:delText>
        </w:r>
      </w:del>
    </w:p>
    <w:p w14:paraId="1859892E" w14:textId="08DD56B6" w:rsidR="00C61B42" w:rsidRPr="00740349" w:rsidRDefault="00A80961" w:rsidP="00740349">
      <w:pPr>
        <w:pStyle w:val="ActHead5"/>
      </w:pPr>
      <w:bookmarkStart w:id="1675" w:name="_Toc136528174"/>
      <w:del w:id="1676" w:author="Author" w:date="2024-09-12T09:53:00Z" w16du:dateUtc="2024-09-11T23:53:00Z">
        <w:r w:rsidRPr="00E65593">
          <w:rPr>
            <w:rStyle w:val="CharSectno"/>
          </w:rPr>
          <w:delText>33</w:delText>
        </w:r>
      </w:del>
      <w:bookmarkStart w:id="1677" w:name="_Toc176247048"/>
      <w:ins w:id="1678" w:author="Author" w:date="2024-09-12T09:53:00Z" w16du:dateUtc="2024-09-11T23:53:00Z">
        <w:r w:rsidR="00CD4CD9" w:rsidRPr="009C0505">
          <w:rPr>
            <w:rStyle w:val="CharSectno"/>
          </w:rPr>
          <w:t>44</w:t>
        </w:r>
      </w:ins>
      <w:r w:rsidR="00C61B42" w:rsidRPr="00740349">
        <w:t xml:space="preserve">  Examples of matters that may be dealt with by misinformation codes and misinformation standards</w:t>
      </w:r>
      <w:bookmarkEnd w:id="1675"/>
      <w:bookmarkEnd w:id="1677"/>
    </w:p>
    <w:p w14:paraId="3DF072C4" w14:textId="77777777" w:rsidR="00C61B42" w:rsidRPr="00740349" w:rsidRDefault="00C61B42" w:rsidP="00740349">
      <w:pPr>
        <w:pStyle w:val="subsection"/>
      </w:pPr>
      <w:r w:rsidRPr="00740349">
        <w:tab/>
        <w:t>(1)</w:t>
      </w:r>
      <w:r w:rsidRPr="00740349">
        <w:tab/>
        <w:t>This clause sets out examples of matters that may be dealt with by misinformation codes and misinformation standards</w:t>
      </w:r>
      <w:r w:rsidR="00A80961" w:rsidRPr="00740349">
        <w:t>.</w:t>
      </w:r>
    </w:p>
    <w:p w14:paraId="4C6FA6DD" w14:textId="77777777" w:rsidR="00C61B42" w:rsidRPr="00740349" w:rsidRDefault="00C61B42" w:rsidP="00740349">
      <w:pPr>
        <w:pStyle w:val="subsection"/>
      </w:pPr>
      <w:r w:rsidRPr="00740349">
        <w:tab/>
        <w:t>(2)</w:t>
      </w:r>
      <w:r w:rsidRPr="00740349">
        <w:tab/>
        <w:t>The applicability of a particular example will depend on which section of the digital platform industry is involved</w:t>
      </w:r>
      <w:r w:rsidR="00A80961" w:rsidRPr="00740349">
        <w:t>.</w:t>
      </w:r>
    </w:p>
    <w:p w14:paraId="72614812" w14:textId="77777777" w:rsidR="00C61B42" w:rsidRPr="00740349" w:rsidRDefault="00C61B42" w:rsidP="00740349">
      <w:pPr>
        <w:pStyle w:val="subsection"/>
      </w:pPr>
      <w:r w:rsidRPr="00740349">
        <w:tab/>
        <w:t>(3)</w:t>
      </w:r>
      <w:r w:rsidRPr="00740349">
        <w:tab/>
        <w:t>The examples are as follows:</w:t>
      </w:r>
    </w:p>
    <w:p w14:paraId="1916C7F0" w14:textId="2E544202" w:rsidR="00C61B42" w:rsidRPr="00740349" w:rsidRDefault="00C61B42" w:rsidP="00740349">
      <w:pPr>
        <w:pStyle w:val="paragraph"/>
      </w:pPr>
      <w:r w:rsidRPr="00740349">
        <w:tab/>
        <w:t>(a)</w:t>
      </w:r>
      <w:r w:rsidRPr="00740349">
        <w:tab/>
        <w:t xml:space="preserve">preventing or responding to misinformation or disinformation on </w:t>
      </w:r>
      <w:r w:rsidR="001A7A76" w:rsidRPr="00740349">
        <w:t xml:space="preserve">digital </w:t>
      </w:r>
      <w:del w:id="1679" w:author="Author" w:date="2024-09-12T09:53:00Z" w16du:dateUtc="2024-09-11T23:53:00Z">
        <w:r w:rsidRPr="00570B02">
          <w:delText>platform services</w:delText>
        </w:r>
      </w:del>
      <w:ins w:id="1680" w:author="Author" w:date="2024-09-12T09:53:00Z" w16du:dateUtc="2024-09-11T23:53:00Z">
        <w:r w:rsidR="001A7A76" w:rsidRPr="00740349">
          <w:t>communications platform</w:t>
        </w:r>
        <w:r w:rsidRPr="00740349">
          <w:t>s</w:t>
        </w:r>
      </w:ins>
      <w:r w:rsidRPr="00740349">
        <w:t>;</w:t>
      </w:r>
    </w:p>
    <w:p w14:paraId="1A00FD29" w14:textId="717521E9" w:rsidR="00C61B42" w:rsidRPr="00740349" w:rsidRDefault="00C61B42" w:rsidP="00740349">
      <w:pPr>
        <w:pStyle w:val="paragraph"/>
      </w:pPr>
      <w:r w:rsidRPr="00740349">
        <w:tab/>
        <w:t>(b)</w:t>
      </w:r>
      <w:r w:rsidRPr="00740349">
        <w:tab/>
        <w:t xml:space="preserve">using technology to prevent or respond to misinformation or disinformation on </w:t>
      </w:r>
      <w:r w:rsidR="001A7A76" w:rsidRPr="00740349">
        <w:t xml:space="preserve">digital </w:t>
      </w:r>
      <w:del w:id="1681" w:author="Author" w:date="2024-09-12T09:53:00Z" w16du:dateUtc="2024-09-11T23:53:00Z">
        <w:r w:rsidRPr="00570B02">
          <w:delText>platform services</w:delText>
        </w:r>
      </w:del>
      <w:ins w:id="1682" w:author="Author" w:date="2024-09-12T09:53:00Z" w16du:dateUtc="2024-09-11T23:53:00Z">
        <w:r w:rsidR="001A7A76" w:rsidRPr="00740349">
          <w:t>communications platform</w:t>
        </w:r>
        <w:r w:rsidRPr="00740349">
          <w:t>s</w:t>
        </w:r>
      </w:ins>
      <w:r w:rsidRPr="00740349">
        <w:t>;</w:t>
      </w:r>
    </w:p>
    <w:p w14:paraId="32FCBF80" w14:textId="35A2EA05" w:rsidR="00C61B42" w:rsidRPr="00740349" w:rsidRDefault="00C61B42" w:rsidP="00740349">
      <w:pPr>
        <w:pStyle w:val="paragraph"/>
      </w:pPr>
      <w:r w:rsidRPr="00740349">
        <w:tab/>
        <w:t>(c)</w:t>
      </w:r>
      <w:r w:rsidRPr="00740349">
        <w:tab/>
        <w:t xml:space="preserve">preventing or responding to misinformation or disinformation on </w:t>
      </w:r>
      <w:r w:rsidR="001A7A76" w:rsidRPr="00740349">
        <w:t xml:space="preserve">digital </w:t>
      </w:r>
      <w:del w:id="1683" w:author="Author" w:date="2024-09-12T09:53:00Z" w16du:dateUtc="2024-09-11T23:53:00Z">
        <w:r w:rsidRPr="00570B02">
          <w:delText>platform services</w:delText>
        </w:r>
      </w:del>
      <w:ins w:id="1684" w:author="Author" w:date="2024-09-12T09:53:00Z" w16du:dateUtc="2024-09-11T23:53:00Z">
        <w:r w:rsidR="001A7A76" w:rsidRPr="00740349">
          <w:t>communications platform</w:t>
        </w:r>
        <w:r w:rsidRPr="00740349">
          <w:t>s</w:t>
        </w:r>
      </w:ins>
      <w:r w:rsidRPr="00740349">
        <w:t xml:space="preserve"> that constitutes an act of foreign interference (within the meaning of the </w:t>
      </w:r>
      <w:r w:rsidRPr="00740349">
        <w:rPr>
          <w:i/>
        </w:rPr>
        <w:t>Australian Security Intelligence Organisation Act 1979</w:t>
      </w:r>
      <w:r w:rsidRPr="00740349">
        <w:t>);</w:t>
      </w:r>
    </w:p>
    <w:p w14:paraId="254B4E6B" w14:textId="45F89DC1" w:rsidR="00C61B42" w:rsidRPr="00740349" w:rsidRDefault="00C61B42" w:rsidP="00740349">
      <w:pPr>
        <w:pStyle w:val="paragraph"/>
      </w:pPr>
      <w:r w:rsidRPr="00740349">
        <w:tab/>
        <w:t>(d)</w:t>
      </w:r>
      <w:r w:rsidRPr="00740349">
        <w:tab/>
        <w:t xml:space="preserve">preventing advertising involving misinformation or disinformation on </w:t>
      </w:r>
      <w:r w:rsidR="001A7A76" w:rsidRPr="00740349">
        <w:t xml:space="preserve">digital </w:t>
      </w:r>
      <w:del w:id="1685" w:author="Author" w:date="2024-09-12T09:53:00Z" w16du:dateUtc="2024-09-11T23:53:00Z">
        <w:r w:rsidRPr="00570B02">
          <w:delText>platform services</w:delText>
        </w:r>
      </w:del>
      <w:ins w:id="1686" w:author="Author" w:date="2024-09-12T09:53:00Z" w16du:dateUtc="2024-09-11T23:53:00Z">
        <w:r w:rsidR="001A7A76" w:rsidRPr="00740349">
          <w:t>communications platform</w:t>
        </w:r>
        <w:r w:rsidRPr="00740349">
          <w:t>s</w:t>
        </w:r>
      </w:ins>
      <w:r w:rsidRPr="00740349">
        <w:t>;</w:t>
      </w:r>
    </w:p>
    <w:p w14:paraId="550C2C32" w14:textId="6DC8CA14" w:rsidR="00C61B42" w:rsidRPr="00740349" w:rsidRDefault="00C61B42" w:rsidP="00740349">
      <w:pPr>
        <w:pStyle w:val="paragraph"/>
      </w:pPr>
      <w:r w:rsidRPr="00740349">
        <w:tab/>
        <w:t>(e)</w:t>
      </w:r>
      <w:r w:rsidRPr="00740349">
        <w:tab/>
        <w:t xml:space="preserve">preventing monetisation of misinformation or disinformation on </w:t>
      </w:r>
      <w:r w:rsidR="001A7A76" w:rsidRPr="00740349">
        <w:t xml:space="preserve">digital </w:t>
      </w:r>
      <w:del w:id="1687" w:author="Author" w:date="2024-09-12T09:53:00Z" w16du:dateUtc="2024-09-11T23:53:00Z">
        <w:r w:rsidRPr="00570B02">
          <w:delText>platform services</w:delText>
        </w:r>
      </w:del>
      <w:ins w:id="1688" w:author="Author" w:date="2024-09-12T09:53:00Z" w16du:dateUtc="2024-09-11T23:53:00Z">
        <w:r w:rsidR="001A7A76" w:rsidRPr="00740349">
          <w:t>communications platform</w:t>
        </w:r>
        <w:r w:rsidRPr="00740349">
          <w:t>s</w:t>
        </w:r>
      </w:ins>
      <w:r w:rsidRPr="00740349">
        <w:t>;</w:t>
      </w:r>
    </w:p>
    <w:p w14:paraId="4F086563" w14:textId="77777777" w:rsidR="00C61B42" w:rsidRPr="00740349" w:rsidRDefault="00C61B42" w:rsidP="00740349">
      <w:pPr>
        <w:pStyle w:val="paragraph"/>
      </w:pPr>
      <w:r w:rsidRPr="00740349">
        <w:tab/>
        <w:t>(f)</w:t>
      </w:r>
      <w:r w:rsidRPr="00740349">
        <w:tab/>
        <w:t>supporting fact checking;</w:t>
      </w:r>
    </w:p>
    <w:p w14:paraId="10265E09" w14:textId="4AFD60B8" w:rsidR="00C61B42" w:rsidRPr="00740349" w:rsidRDefault="00C61B42" w:rsidP="00740349">
      <w:pPr>
        <w:pStyle w:val="paragraph"/>
      </w:pPr>
      <w:r w:rsidRPr="00740349">
        <w:lastRenderedPageBreak/>
        <w:tab/>
        <w:t>(g)</w:t>
      </w:r>
      <w:r w:rsidRPr="00740349">
        <w:tab/>
        <w:t>allowing end</w:t>
      </w:r>
      <w:r w:rsidR="00740349">
        <w:noBreakHyphen/>
      </w:r>
      <w:r w:rsidRPr="00740349">
        <w:t xml:space="preserve">users to detect and report misinformation or disinformation on </w:t>
      </w:r>
      <w:r w:rsidR="001A7A76" w:rsidRPr="00740349">
        <w:t xml:space="preserve">digital </w:t>
      </w:r>
      <w:del w:id="1689" w:author="Author" w:date="2024-09-12T09:53:00Z" w16du:dateUtc="2024-09-11T23:53:00Z">
        <w:r w:rsidRPr="00570B02">
          <w:delText>platform services</w:delText>
        </w:r>
      </w:del>
      <w:ins w:id="1690" w:author="Author" w:date="2024-09-12T09:53:00Z" w16du:dateUtc="2024-09-11T23:53:00Z">
        <w:r w:rsidR="001A7A76" w:rsidRPr="00740349">
          <w:t>communications platform</w:t>
        </w:r>
        <w:r w:rsidRPr="00740349">
          <w:t>s</w:t>
        </w:r>
      </w:ins>
      <w:r w:rsidRPr="00740349">
        <w:t>;</w:t>
      </w:r>
    </w:p>
    <w:p w14:paraId="2AF2354B" w14:textId="77777777" w:rsidR="00C61B42" w:rsidRPr="00740349" w:rsidRDefault="00C61B42" w:rsidP="00740349">
      <w:pPr>
        <w:pStyle w:val="paragraph"/>
      </w:pPr>
      <w:r w:rsidRPr="00740349">
        <w:tab/>
        <w:t>(h)</w:t>
      </w:r>
      <w:r w:rsidRPr="00740349">
        <w:tab/>
        <w:t>giving information to end</w:t>
      </w:r>
      <w:r w:rsidR="00740349">
        <w:noBreakHyphen/>
      </w:r>
      <w:r w:rsidRPr="00740349">
        <w:t>users about the source of political or issues</w:t>
      </w:r>
      <w:r w:rsidR="00740349">
        <w:noBreakHyphen/>
      </w:r>
      <w:r w:rsidRPr="00740349">
        <w:t>based advertisements;</w:t>
      </w:r>
    </w:p>
    <w:p w14:paraId="28F356AA" w14:textId="77777777" w:rsidR="00C61B42" w:rsidRPr="00740349" w:rsidRDefault="00C61B42" w:rsidP="00740349">
      <w:pPr>
        <w:pStyle w:val="paragraph"/>
      </w:pPr>
      <w:r w:rsidRPr="00740349">
        <w:tab/>
        <w:t>(i)</w:t>
      </w:r>
      <w:r w:rsidRPr="00740349">
        <w:tab/>
        <w:t>policies and procedures for receiving and handling reports and complaints from end</w:t>
      </w:r>
      <w:r w:rsidR="00740349">
        <w:noBreakHyphen/>
      </w:r>
      <w:r w:rsidRPr="00740349">
        <w:t>users;</w:t>
      </w:r>
    </w:p>
    <w:p w14:paraId="1A507820" w14:textId="75744BA1" w:rsidR="005813F2" w:rsidRPr="00740349" w:rsidRDefault="00C61B42" w:rsidP="00740349">
      <w:pPr>
        <w:pStyle w:val="paragraph"/>
      </w:pPr>
      <w:r w:rsidRPr="00740349">
        <w:tab/>
        <w:t>(j)</w:t>
      </w:r>
      <w:r w:rsidRPr="00740349">
        <w:tab/>
        <w:t>giving end</w:t>
      </w:r>
      <w:r w:rsidR="00740349">
        <w:noBreakHyphen/>
      </w:r>
      <w:r w:rsidRPr="00740349">
        <w:t xml:space="preserve">users and others information about misinformation or disinformation on </w:t>
      </w:r>
      <w:r w:rsidR="001A7A76" w:rsidRPr="00740349">
        <w:t xml:space="preserve">digital </w:t>
      </w:r>
      <w:del w:id="1691" w:author="Author" w:date="2024-09-12T09:53:00Z" w16du:dateUtc="2024-09-11T23:53:00Z">
        <w:r w:rsidRPr="00570B02">
          <w:delText>platform services</w:delText>
        </w:r>
        <w:r w:rsidR="00A80961" w:rsidRPr="00570B02">
          <w:delText>.</w:delText>
        </w:r>
      </w:del>
      <w:ins w:id="1692" w:author="Author" w:date="2024-09-12T09:53:00Z" w16du:dateUtc="2024-09-11T23:53:00Z">
        <w:r w:rsidR="001A7A76" w:rsidRPr="00740349">
          <w:t>communications platform</w:t>
        </w:r>
        <w:r w:rsidRPr="00740349">
          <w:t>s</w:t>
        </w:r>
        <w:r w:rsidR="005813F2" w:rsidRPr="00740349">
          <w:t>, including management of misinformation or disinformation on digital communications platforms;</w:t>
        </w:r>
      </w:ins>
    </w:p>
    <w:p w14:paraId="1C1D183A" w14:textId="0986690F" w:rsidR="00C620A8" w:rsidRPr="00740349" w:rsidRDefault="00A80961" w:rsidP="00740349">
      <w:pPr>
        <w:pStyle w:val="paragraph"/>
        <w:rPr>
          <w:ins w:id="1693" w:author="Author" w:date="2024-09-12T09:53:00Z" w16du:dateUtc="2024-09-11T23:53:00Z"/>
        </w:rPr>
      </w:pPr>
      <w:bookmarkStart w:id="1694" w:name="_Toc136528175"/>
      <w:del w:id="1695" w:author="Author" w:date="2024-09-12T09:53:00Z" w16du:dateUtc="2024-09-11T23:53:00Z">
        <w:r w:rsidRPr="00E65593">
          <w:rPr>
            <w:rStyle w:val="CharSectno"/>
          </w:rPr>
          <w:delText>34</w:delText>
        </w:r>
      </w:del>
      <w:ins w:id="1696" w:author="Author" w:date="2024-09-12T09:53:00Z" w16du:dateUtc="2024-09-11T23:53:00Z">
        <w:r w:rsidR="005813F2" w:rsidRPr="00740349">
          <w:tab/>
          <w:t>(k)</w:t>
        </w:r>
        <w:r w:rsidR="005813F2" w:rsidRPr="00740349">
          <w:tab/>
          <w:t>giving end</w:t>
        </w:r>
        <w:r w:rsidR="00740349">
          <w:noBreakHyphen/>
        </w:r>
        <w:r w:rsidR="005813F2" w:rsidRPr="00740349">
          <w:t xml:space="preserve">users and others information about </w:t>
        </w:r>
        <w:r w:rsidR="00C620A8" w:rsidRPr="00740349">
          <w:t>authoritative content and factual information on digital communications platforms;</w:t>
        </w:r>
      </w:ins>
    </w:p>
    <w:p w14:paraId="2337302E" w14:textId="77777777" w:rsidR="00C61B42" w:rsidRPr="00740349" w:rsidRDefault="00C620A8" w:rsidP="00740349">
      <w:pPr>
        <w:pStyle w:val="paragraph"/>
        <w:rPr>
          <w:ins w:id="1697" w:author="Author" w:date="2024-09-12T09:53:00Z" w16du:dateUtc="2024-09-11T23:53:00Z"/>
        </w:rPr>
      </w:pPr>
      <w:ins w:id="1698" w:author="Author" w:date="2024-09-12T09:53:00Z" w16du:dateUtc="2024-09-11T23:53:00Z">
        <w:r w:rsidRPr="00740349">
          <w:tab/>
          <w:t>(l)</w:t>
        </w:r>
        <w:r w:rsidRPr="00740349">
          <w:tab/>
        </w:r>
        <w:r w:rsidR="00993E0A" w:rsidRPr="00740349">
          <w:t xml:space="preserve">improving </w:t>
        </w:r>
        <w:r w:rsidR="00E33CA1" w:rsidRPr="00740349">
          <w:t>media literacy</w:t>
        </w:r>
        <w:r w:rsidR="00C02512" w:rsidRPr="00740349">
          <w:t xml:space="preserve"> of end</w:t>
        </w:r>
        <w:r w:rsidR="00740349">
          <w:noBreakHyphen/>
        </w:r>
        <w:r w:rsidR="00C02512" w:rsidRPr="00740349">
          <w:t>users</w:t>
        </w:r>
        <w:r w:rsidRPr="00740349">
          <w:t>.</w:t>
        </w:r>
      </w:ins>
    </w:p>
    <w:p w14:paraId="174016A7" w14:textId="77777777" w:rsidR="00C61B42" w:rsidRPr="00740349" w:rsidRDefault="00CD4CD9" w:rsidP="00740349">
      <w:pPr>
        <w:pStyle w:val="ActHead5"/>
      </w:pPr>
      <w:bookmarkStart w:id="1699" w:name="_Toc176247049"/>
      <w:ins w:id="1700" w:author="Author" w:date="2024-09-12T09:53:00Z" w16du:dateUtc="2024-09-11T23:53:00Z">
        <w:r w:rsidRPr="009C0505">
          <w:rPr>
            <w:rStyle w:val="CharSectno"/>
          </w:rPr>
          <w:t>45</w:t>
        </w:r>
      </w:ins>
      <w:r w:rsidR="00C61B42" w:rsidRPr="00740349">
        <w:t xml:space="preserve">  Limitation—private messages</w:t>
      </w:r>
      <w:bookmarkEnd w:id="1694"/>
      <w:bookmarkEnd w:id="1699"/>
    </w:p>
    <w:p w14:paraId="10B1B227" w14:textId="376C102E" w:rsidR="00C61B42" w:rsidRPr="00740349" w:rsidRDefault="00C61B42" w:rsidP="00740349">
      <w:pPr>
        <w:pStyle w:val="subsection"/>
      </w:pPr>
      <w:r w:rsidRPr="00740349">
        <w:tab/>
      </w:r>
      <w:r w:rsidRPr="00740349">
        <w:tab/>
        <w:t xml:space="preserve">The ACMA must not </w:t>
      </w:r>
      <w:del w:id="1701" w:author="Author" w:date="2024-09-12T09:53:00Z" w16du:dateUtc="2024-09-11T23:53:00Z">
        <w:r w:rsidRPr="00570B02">
          <w:delText>register</w:delText>
        </w:r>
      </w:del>
      <w:ins w:id="1702" w:author="Author" w:date="2024-09-12T09:53:00Z" w16du:dateUtc="2024-09-11T23:53:00Z">
        <w:r w:rsidR="00881B58" w:rsidRPr="00740349">
          <w:t>approve</w:t>
        </w:r>
      </w:ins>
      <w:r w:rsidR="00881B58" w:rsidRPr="00740349">
        <w:t xml:space="preserve"> </w:t>
      </w:r>
      <w:r w:rsidRPr="00740349">
        <w:t xml:space="preserve">a code (or part of a code), or determine a standard, under this </w:t>
      </w:r>
      <w:del w:id="1703" w:author="Author" w:date="2024-09-12T09:53:00Z" w16du:dateUtc="2024-09-11T23:53:00Z">
        <w:r w:rsidRPr="00570B02">
          <w:delText>Part</w:delText>
        </w:r>
      </w:del>
      <w:ins w:id="1704" w:author="Author" w:date="2024-09-12T09:53:00Z" w16du:dateUtc="2024-09-11T23:53:00Z">
        <w:r w:rsidR="00870DFF" w:rsidRPr="00740349">
          <w:t>Division</w:t>
        </w:r>
      </w:ins>
      <w:r w:rsidRPr="00740349">
        <w:t xml:space="preserve"> that contains requirements relating to:</w:t>
      </w:r>
    </w:p>
    <w:p w14:paraId="0C0C3F76" w14:textId="77777777" w:rsidR="00C61B42" w:rsidRPr="00740349" w:rsidRDefault="00C61B42" w:rsidP="00740349">
      <w:pPr>
        <w:pStyle w:val="paragraph"/>
      </w:pPr>
      <w:r w:rsidRPr="00740349">
        <w:tab/>
        <w:t>(a)</w:t>
      </w:r>
      <w:r w:rsidRPr="00740349">
        <w:tab/>
        <w:t>the content of private messages; or</w:t>
      </w:r>
    </w:p>
    <w:p w14:paraId="4CEB5BAC" w14:textId="77777777" w:rsidR="00C61B42" w:rsidRPr="00740349" w:rsidRDefault="00C61B42" w:rsidP="00740349">
      <w:pPr>
        <w:pStyle w:val="paragraph"/>
      </w:pPr>
      <w:r w:rsidRPr="00740349">
        <w:tab/>
        <w:t>(b)</w:t>
      </w:r>
      <w:r w:rsidRPr="00740349">
        <w:tab/>
        <w:t>encryption of private messages</w:t>
      </w:r>
      <w:r w:rsidR="00A80961" w:rsidRPr="00740349">
        <w:t>.</w:t>
      </w:r>
    </w:p>
    <w:p w14:paraId="7C28AC19" w14:textId="1AB1CE54" w:rsidR="00485887" w:rsidRPr="00740349" w:rsidRDefault="00A80961" w:rsidP="00740349">
      <w:pPr>
        <w:pStyle w:val="ActHead5"/>
      </w:pPr>
      <w:bookmarkStart w:id="1705" w:name="_Toc176247050"/>
      <w:bookmarkStart w:id="1706" w:name="_Toc136528176"/>
      <w:bookmarkStart w:id="1707" w:name="_Hlk132630297"/>
      <w:del w:id="1708" w:author="Author" w:date="2024-09-12T09:53:00Z" w16du:dateUtc="2024-09-11T23:53:00Z">
        <w:r w:rsidRPr="00E65593">
          <w:rPr>
            <w:rStyle w:val="CharSectno"/>
          </w:rPr>
          <w:delText>35</w:delText>
        </w:r>
      </w:del>
      <w:ins w:id="1709" w:author="Author" w:date="2024-09-12T09:53:00Z" w16du:dateUtc="2024-09-11T23:53:00Z">
        <w:r w:rsidR="00CD4CD9" w:rsidRPr="009C0505">
          <w:rPr>
            <w:rStyle w:val="CharSectno"/>
          </w:rPr>
          <w:t>46</w:t>
        </w:r>
      </w:ins>
      <w:r w:rsidR="00485887" w:rsidRPr="00740349">
        <w:t xml:space="preserve">  Limitation—</w:t>
      </w:r>
      <w:del w:id="1710" w:author="Author" w:date="2024-09-12T09:53:00Z" w16du:dateUtc="2024-09-11T23:53:00Z">
        <w:r w:rsidR="00C61B42" w:rsidRPr="00570B02">
          <w:delText>electoral and referendum matters</w:delText>
        </w:r>
      </w:del>
      <w:bookmarkEnd w:id="1706"/>
      <w:ins w:id="1711" w:author="Author" w:date="2024-09-12T09:53:00Z" w16du:dateUtc="2024-09-11T23:53:00Z">
        <w:r w:rsidR="00485887" w:rsidRPr="00740349">
          <w:t>VoIP communications</w:t>
        </w:r>
      </w:ins>
      <w:bookmarkEnd w:id="1705"/>
    </w:p>
    <w:p w14:paraId="3F5F3A63" w14:textId="652F7F78" w:rsidR="00485887" w:rsidRPr="00740349" w:rsidRDefault="00485887" w:rsidP="00740349">
      <w:pPr>
        <w:pStyle w:val="subsection"/>
      </w:pPr>
      <w:r w:rsidRPr="00740349">
        <w:tab/>
      </w:r>
      <w:del w:id="1712" w:author="Author" w:date="2024-09-12T09:53:00Z" w16du:dateUtc="2024-09-11T23:53:00Z">
        <w:r w:rsidR="00C61B42" w:rsidRPr="00570B02">
          <w:delText>(1)</w:delText>
        </w:r>
      </w:del>
      <w:r w:rsidRPr="00740349">
        <w:tab/>
        <w:t xml:space="preserve">The ACMA must not </w:t>
      </w:r>
      <w:del w:id="1713" w:author="Author" w:date="2024-09-12T09:53:00Z" w16du:dateUtc="2024-09-11T23:53:00Z">
        <w:r w:rsidR="00C61B42" w:rsidRPr="00570B02">
          <w:delText>register</w:delText>
        </w:r>
      </w:del>
      <w:ins w:id="1714" w:author="Author" w:date="2024-09-12T09:53:00Z" w16du:dateUtc="2024-09-11T23:53:00Z">
        <w:r w:rsidR="00881B58" w:rsidRPr="00740349">
          <w:t>approve</w:t>
        </w:r>
      </w:ins>
      <w:r w:rsidR="00807A31" w:rsidRPr="00740349">
        <w:t xml:space="preserve"> </w:t>
      </w:r>
      <w:r w:rsidRPr="00740349">
        <w:t xml:space="preserve">a code (or part of a code), or determine a standard, under this </w:t>
      </w:r>
      <w:del w:id="1715" w:author="Author" w:date="2024-09-12T09:53:00Z" w16du:dateUtc="2024-09-11T23:53:00Z">
        <w:r w:rsidR="00C61B42" w:rsidRPr="00570B02">
          <w:delText>Part</w:delText>
        </w:r>
      </w:del>
      <w:ins w:id="1716" w:author="Author" w:date="2024-09-12T09:53:00Z" w16du:dateUtc="2024-09-11T23:53:00Z">
        <w:r w:rsidRPr="00740349">
          <w:t>Division</w:t>
        </w:r>
      </w:ins>
      <w:r w:rsidRPr="00740349">
        <w:t xml:space="preserve"> that contains requirements relating to </w:t>
      </w:r>
      <w:del w:id="1717" w:author="Author" w:date="2024-09-12T09:53:00Z" w16du:dateUtc="2024-09-11T23:53:00Z">
        <w:r w:rsidR="00C61B42" w:rsidRPr="00570B02">
          <w:delText>electoral and referendum content unless:</w:delText>
        </w:r>
      </w:del>
      <w:ins w:id="1718" w:author="Author" w:date="2024-09-12T09:53:00Z" w16du:dateUtc="2024-09-11T23:53:00Z">
        <w:r w:rsidRPr="00740349">
          <w:t>VoIP communications.</w:t>
        </w:r>
      </w:ins>
    </w:p>
    <w:p w14:paraId="6A39FD87" w14:textId="77777777" w:rsidR="00C61B42" w:rsidRPr="00570B02" w:rsidRDefault="00C61B42" w:rsidP="00257574">
      <w:pPr>
        <w:pStyle w:val="paragraph"/>
        <w:rPr>
          <w:del w:id="1719" w:author="Author" w:date="2024-09-12T09:53:00Z" w16du:dateUtc="2024-09-11T23:53:00Z"/>
        </w:rPr>
      </w:pPr>
      <w:del w:id="1720" w:author="Author" w:date="2024-09-12T09:53:00Z" w16du:dateUtc="2024-09-11T23:53:00Z">
        <w:r w:rsidRPr="00570B02">
          <w:tab/>
          <w:delText>(a)</w:delText>
        </w:r>
        <w:r w:rsidRPr="00570B02">
          <w:tab/>
          <w:delText>the requirements relate to preventing or responding to disinformation on a digital platform service; and</w:delText>
        </w:r>
      </w:del>
    </w:p>
    <w:p w14:paraId="4DC00334" w14:textId="77777777" w:rsidR="00C61B42" w:rsidRPr="00570B02" w:rsidRDefault="00C61B42" w:rsidP="00257574">
      <w:pPr>
        <w:pStyle w:val="paragraph"/>
        <w:rPr>
          <w:del w:id="1721" w:author="Author" w:date="2024-09-12T09:53:00Z" w16du:dateUtc="2024-09-11T23:53:00Z"/>
        </w:rPr>
      </w:pPr>
      <w:del w:id="1722" w:author="Author" w:date="2024-09-12T09:53:00Z" w16du:dateUtc="2024-09-11T23:53:00Z">
        <w:r w:rsidRPr="00570B02">
          <w:tab/>
          <w:delText>(b)</w:delText>
        </w:r>
        <w:r w:rsidRPr="00570B02">
          <w:tab/>
          <w:delText>the requirements do not relate to authorised content</w:delText>
        </w:r>
        <w:r w:rsidR="00A80961" w:rsidRPr="00570B02">
          <w:delText>.</w:delText>
        </w:r>
      </w:del>
    </w:p>
    <w:p w14:paraId="5A47AF97" w14:textId="77777777" w:rsidR="00C61B42" w:rsidRPr="00570B02" w:rsidRDefault="00C61B42" w:rsidP="00257574">
      <w:pPr>
        <w:pStyle w:val="subsection"/>
        <w:rPr>
          <w:del w:id="1723" w:author="Author" w:date="2024-09-12T09:53:00Z" w16du:dateUtc="2024-09-11T23:53:00Z"/>
        </w:rPr>
      </w:pPr>
      <w:del w:id="1724" w:author="Author" w:date="2024-09-12T09:53:00Z" w16du:dateUtc="2024-09-11T23:53:00Z">
        <w:r w:rsidRPr="00570B02">
          <w:tab/>
          <w:delText>(2)</w:delText>
        </w:r>
        <w:r w:rsidRPr="00570B02">
          <w:tab/>
          <w:delText>In this clause:</w:delText>
        </w:r>
      </w:del>
    </w:p>
    <w:p w14:paraId="0B281B8F" w14:textId="77777777" w:rsidR="00C61B42" w:rsidRPr="00570B02" w:rsidRDefault="00C61B42" w:rsidP="00257574">
      <w:pPr>
        <w:pStyle w:val="Definition"/>
        <w:rPr>
          <w:del w:id="1725" w:author="Author" w:date="2024-09-12T09:53:00Z" w16du:dateUtc="2024-09-11T23:53:00Z"/>
        </w:rPr>
      </w:pPr>
      <w:del w:id="1726" w:author="Author" w:date="2024-09-12T09:53:00Z" w16du:dateUtc="2024-09-11T23:53:00Z">
        <w:r w:rsidRPr="00570B02">
          <w:rPr>
            <w:b/>
            <w:i/>
          </w:rPr>
          <w:delText>authorised content</w:delText>
        </w:r>
        <w:r w:rsidRPr="00570B02">
          <w:delText xml:space="preserve"> means:</w:delText>
        </w:r>
      </w:del>
    </w:p>
    <w:p w14:paraId="1CB5FF6A" w14:textId="77777777" w:rsidR="00C61B42" w:rsidRPr="00570B02" w:rsidRDefault="00C61B42" w:rsidP="00257574">
      <w:pPr>
        <w:pStyle w:val="paragraph"/>
        <w:rPr>
          <w:del w:id="1727" w:author="Author" w:date="2024-09-12T09:53:00Z" w16du:dateUtc="2024-09-11T23:53:00Z"/>
        </w:rPr>
      </w:pPr>
      <w:del w:id="1728" w:author="Author" w:date="2024-09-12T09:53:00Z" w16du:dateUtc="2024-09-11T23:53:00Z">
        <w:r w:rsidRPr="00570B02">
          <w:lastRenderedPageBreak/>
          <w:tab/>
          <w:delText>(a)</w:delText>
        </w:r>
        <w:r w:rsidRPr="00570B02">
          <w:tab/>
          <w:delText xml:space="preserve">electoral matter (within the meaning of the </w:delText>
        </w:r>
        <w:r w:rsidRPr="00570B02">
          <w:rPr>
            <w:i/>
          </w:rPr>
          <w:delText>Commonwealth Electoral Act 1918</w:delText>
        </w:r>
        <w:r w:rsidRPr="00570B02">
          <w:delText>) that contains the particulars required by section 321D of that Act to be notified; or</w:delText>
        </w:r>
      </w:del>
    </w:p>
    <w:p w14:paraId="0D143D68" w14:textId="77777777" w:rsidR="00C61B42" w:rsidRPr="00570B02" w:rsidRDefault="00C61B42" w:rsidP="00257574">
      <w:pPr>
        <w:pStyle w:val="paragraph"/>
        <w:rPr>
          <w:del w:id="1729" w:author="Author" w:date="2024-09-12T09:53:00Z" w16du:dateUtc="2024-09-11T23:53:00Z"/>
        </w:rPr>
      </w:pPr>
      <w:del w:id="1730" w:author="Author" w:date="2024-09-12T09:53:00Z" w16du:dateUtc="2024-09-11T23:53:00Z">
        <w:r w:rsidRPr="00570B02">
          <w:tab/>
          <w:delText>(b)</w:delText>
        </w:r>
        <w:r w:rsidRPr="00570B02">
          <w:tab/>
          <w:delText xml:space="preserve">referendum matter (within the meaning of the </w:delText>
        </w:r>
        <w:r w:rsidRPr="00570B02">
          <w:rPr>
            <w:i/>
          </w:rPr>
          <w:delText>Referendum (Machinery Provisions) Act 1984</w:delText>
        </w:r>
        <w:r w:rsidRPr="00570B02">
          <w:delText>) that contains the particulars required by section 110C of that Act to be notified; or</w:delText>
        </w:r>
      </w:del>
    </w:p>
    <w:p w14:paraId="5C848596" w14:textId="77777777" w:rsidR="00C61B42" w:rsidRPr="00570B02" w:rsidRDefault="00C61B42" w:rsidP="00257574">
      <w:pPr>
        <w:pStyle w:val="paragraph"/>
        <w:rPr>
          <w:del w:id="1731" w:author="Author" w:date="2024-09-12T09:53:00Z" w16du:dateUtc="2024-09-11T23:53:00Z"/>
        </w:rPr>
      </w:pPr>
      <w:del w:id="1732" w:author="Author" w:date="2024-09-12T09:53:00Z" w16du:dateUtc="2024-09-11T23:53:00Z">
        <w:r w:rsidRPr="00570B02">
          <w:tab/>
          <w:delText>(c)</w:delText>
        </w:r>
        <w:r w:rsidRPr="00570B02">
          <w:tab/>
          <w:delText>matter communicated or intended to be communicated for the dominant purpose of influencing the way electors vote in a State, Territory or local government election or referendum that contains the particulars required to be notified by a State or Territory law relating to the authorisation of such matter</w:delText>
        </w:r>
        <w:r w:rsidR="00A80961" w:rsidRPr="00570B02">
          <w:delText>.</w:delText>
        </w:r>
      </w:del>
    </w:p>
    <w:p w14:paraId="6305BE48" w14:textId="77777777" w:rsidR="00C61B42" w:rsidRPr="00570B02" w:rsidRDefault="00C61B42" w:rsidP="00257574">
      <w:pPr>
        <w:pStyle w:val="Definition"/>
        <w:rPr>
          <w:del w:id="1733" w:author="Author" w:date="2024-09-12T09:53:00Z" w16du:dateUtc="2024-09-11T23:53:00Z"/>
        </w:rPr>
      </w:pPr>
      <w:del w:id="1734" w:author="Author" w:date="2024-09-12T09:53:00Z" w16du:dateUtc="2024-09-11T23:53:00Z">
        <w:r w:rsidRPr="00570B02">
          <w:rPr>
            <w:b/>
            <w:i/>
          </w:rPr>
          <w:delText>electoral and referendum content</w:delText>
        </w:r>
        <w:r w:rsidRPr="00570B02">
          <w:delText xml:space="preserve"> means:</w:delText>
        </w:r>
      </w:del>
    </w:p>
    <w:p w14:paraId="6E61B47C" w14:textId="77777777" w:rsidR="00C61B42" w:rsidRPr="00570B02" w:rsidRDefault="00C61B42" w:rsidP="00257574">
      <w:pPr>
        <w:pStyle w:val="paragraph"/>
        <w:rPr>
          <w:del w:id="1735" w:author="Author" w:date="2024-09-12T09:53:00Z" w16du:dateUtc="2024-09-11T23:53:00Z"/>
        </w:rPr>
      </w:pPr>
      <w:del w:id="1736" w:author="Author" w:date="2024-09-12T09:53:00Z" w16du:dateUtc="2024-09-11T23:53:00Z">
        <w:r w:rsidRPr="00570B02">
          <w:tab/>
          <w:delText>(a)</w:delText>
        </w:r>
        <w:r w:rsidRPr="00570B02">
          <w:tab/>
          <w:delText xml:space="preserve">electoral matter (within the meaning of the </w:delText>
        </w:r>
        <w:r w:rsidRPr="00570B02">
          <w:rPr>
            <w:i/>
          </w:rPr>
          <w:delText>Commonwealth Electoral Act 1918</w:delText>
        </w:r>
        <w:r w:rsidRPr="00570B02">
          <w:delText>); or</w:delText>
        </w:r>
      </w:del>
    </w:p>
    <w:p w14:paraId="3555DB34" w14:textId="77777777" w:rsidR="00C61B42" w:rsidRPr="00570B02" w:rsidRDefault="00C61B42" w:rsidP="00257574">
      <w:pPr>
        <w:pStyle w:val="paragraph"/>
        <w:rPr>
          <w:del w:id="1737" w:author="Author" w:date="2024-09-12T09:53:00Z" w16du:dateUtc="2024-09-11T23:53:00Z"/>
        </w:rPr>
      </w:pPr>
      <w:del w:id="1738" w:author="Author" w:date="2024-09-12T09:53:00Z" w16du:dateUtc="2024-09-11T23:53:00Z">
        <w:r w:rsidRPr="00570B02">
          <w:tab/>
          <w:delText>(b)</w:delText>
        </w:r>
        <w:r w:rsidRPr="00570B02">
          <w:tab/>
          <w:delText xml:space="preserve">referendum matter (within the meaning of the </w:delText>
        </w:r>
        <w:r w:rsidRPr="00570B02">
          <w:rPr>
            <w:i/>
          </w:rPr>
          <w:delText>Referendum (Machinery Provisions) Act 1984</w:delText>
        </w:r>
        <w:r w:rsidRPr="00570B02">
          <w:delText>); or</w:delText>
        </w:r>
      </w:del>
    </w:p>
    <w:p w14:paraId="39C731C8" w14:textId="77777777" w:rsidR="00C61B42" w:rsidRPr="00570B02" w:rsidRDefault="00C61B42" w:rsidP="00257574">
      <w:pPr>
        <w:pStyle w:val="paragraph"/>
        <w:rPr>
          <w:del w:id="1739" w:author="Author" w:date="2024-09-12T09:53:00Z" w16du:dateUtc="2024-09-11T23:53:00Z"/>
        </w:rPr>
      </w:pPr>
      <w:del w:id="1740" w:author="Author" w:date="2024-09-12T09:53:00Z" w16du:dateUtc="2024-09-11T23:53:00Z">
        <w:r w:rsidRPr="00570B02">
          <w:tab/>
          <w:delText>(c)</w:delText>
        </w:r>
        <w:r w:rsidRPr="00570B02">
          <w:tab/>
          <w:delText>matter communicated or intended to be communicated for the dominant purpose of influencing the way electors vote in a State, Territory or local government election or referendum</w:delText>
        </w:r>
        <w:r w:rsidR="00A80961" w:rsidRPr="00570B02">
          <w:delText>.</w:delText>
        </w:r>
      </w:del>
    </w:p>
    <w:p w14:paraId="29CDA1F8" w14:textId="77777777" w:rsidR="00C61B42" w:rsidRPr="00570B02" w:rsidRDefault="00C61B42" w:rsidP="00257574">
      <w:pPr>
        <w:pStyle w:val="notetext"/>
        <w:rPr>
          <w:del w:id="1741" w:author="Author" w:date="2024-09-12T09:53:00Z" w16du:dateUtc="2024-09-11T23:53:00Z"/>
        </w:rPr>
      </w:pPr>
      <w:del w:id="1742" w:author="Author" w:date="2024-09-12T09:53:00Z" w16du:dateUtc="2024-09-11T23:53:00Z">
        <w:r w:rsidRPr="00570B02">
          <w:delText>Note:</w:delText>
        </w:r>
        <w:r w:rsidRPr="00570B02">
          <w:tab/>
          <w:delText>Communications whose dominant purpose is to educate their audience on a public policy issue, or to raise awareness of, or encourage debate on, a public policy issue, are not for the dominant purpose of influencing the way electors vote in an election (as there can be only one dominant purpose for any given communication)</w:delText>
        </w:r>
        <w:r w:rsidR="00A80961" w:rsidRPr="00570B02">
          <w:delText>.</w:delText>
        </w:r>
      </w:del>
    </w:p>
    <w:p w14:paraId="50CB788A" w14:textId="77777777" w:rsidR="00C61B42" w:rsidRPr="00570B02" w:rsidRDefault="00A80961" w:rsidP="00257574">
      <w:pPr>
        <w:pStyle w:val="ActHead5"/>
        <w:rPr>
          <w:del w:id="1743" w:author="Author" w:date="2024-09-12T09:53:00Z" w16du:dateUtc="2024-09-11T23:53:00Z"/>
        </w:rPr>
      </w:pPr>
      <w:bookmarkStart w:id="1744" w:name="_Toc136528177"/>
      <w:bookmarkEnd w:id="1707"/>
      <w:del w:id="1745" w:author="Author" w:date="2024-09-12T09:53:00Z" w16du:dateUtc="2024-09-11T23:53:00Z">
        <w:r w:rsidRPr="00E65593">
          <w:rPr>
            <w:rStyle w:val="CharSectno"/>
          </w:rPr>
          <w:delText>36</w:delText>
        </w:r>
        <w:r w:rsidR="00C61B42" w:rsidRPr="00570B02">
          <w:delText xml:space="preserve">  Limitation—other instruments, codes and standards</w:delText>
        </w:r>
        <w:bookmarkEnd w:id="1744"/>
      </w:del>
    </w:p>
    <w:p w14:paraId="28DC30FB" w14:textId="77777777" w:rsidR="00C61B42" w:rsidRPr="00570B02" w:rsidRDefault="00C61B42" w:rsidP="00257574">
      <w:pPr>
        <w:pStyle w:val="subsection"/>
        <w:rPr>
          <w:del w:id="1746" w:author="Author" w:date="2024-09-12T09:53:00Z" w16du:dateUtc="2024-09-11T23:53:00Z"/>
        </w:rPr>
      </w:pPr>
      <w:del w:id="1747" w:author="Author" w:date="2024-09-12T09:53:00Z" w16du:dateUtc="2024-09-11T23:53:00Z">
        <w:r w:rsidRPr="00570B02">
          <w:tab/>
        </w:r>
        <w:r w:rsidRPr="00570B02">
          <w:tab/>
          <w:delText>For the purposes of this Schedule, a misinformation code or misinformation standard that deals with a particular matter has no effect to the extent (if any) to which the matter is dealt with by:</w:delText>
        </w:r>
      </w:del>
    </w:p>
    <w:p w14:paraId="224FE7C6" w14:textId="77777777" w:rsidR="00C61B42" w:rsidRPr="00570B02" w:rsidRDefault="00C61B42" w:rsidP="00257574">
      <w:pPr>
        <w:pStyle w:val="paragraph"/>
        <w:rPr>
          <w:del w:id="1748" w:author="Author" w:date="2024-09-12T09:53:00Z" w16du:dateUtc="2024-09-11T23:53:00Z"/>
        </w:rPr>
      </w:pPr>
      <w:del w:id="1749" w:author="Author" w:date="2024-09-12T09:53:00Z" w16du:dateUtc="2024-09-11T23:53:00Z">
        <w:r w:rsidRPr="00570B02">
          <w:tab/>
          <w:delText>(a)</w:delText>
        </w:r>
        <w:r w:rsidRPr="00570B02">
          <w:tab/>
          <w:delText>online content service provider rules (within the meaning of Schedule 8); or</w:delText>
        </w:r>
      </w:del>
    </w:p>
    <w:p w14:paraId="6E7B618E" w14:textId="77777777" w:rsidR="00C61B42" w:rsidRPr="00570B02" w:rsidRDefault="00C61B42" w:rsidP="00257574">
      <w:pPr>
        <w:pStyle w:val="paragraph"/>
        <w:rPr>
          <w:del w:id="1750" w:author="Author" w:date="2024-09-12T09:53:00Z" w16du:dateUtc="2024-09-11T23:53:00Z"/>
        </w:rPr>
      </w:pPr>
      <w:del w:id="1751" w:author="Author" w:date="2024-09-12T09:53:00Z" w16du:dateUtc="2024-09-11T23:53:00Z">
        <w:r w:rsidRPr="00570B02">
          <w:tab/>
          <w:delText>(b)</w:delText>
        </w:r>
        <w:r w:rsidRPr="00570B02">
          <w:tab/>
          <w:delText xml:space="preserve">basic online safety expectations determined under Part 4 of the </w:delText>
        </w:r>
        <w:r w:rsidRPr="00570B02">
          <w:rPr>
            <w:i/>
          </w:rPr>
          <w:delText>Online Safety Act 2021</w:delText>
        </w:r>
        <w:r w:rsidRPr="00570B02">
          <w:delText>; or</w:delText>
        </w:r>
      </w:del>
    </w:p>
    <w:p w14:paraId="0E5A817F" w14:textId="77777777" w:rsidR="00C61B42" w:rsidRPr="00570B02" w:rsidRDefault="00C61B42" w:rsidP="00257574">
      <w:pPr>
        <w:pStyle w:val="paragraph"/>
        <w:rPr>
          <w:del w:id="1752" w:author="Author" w:date="2024-09-12T09:53:00Z" w16du:dateUtc="2024-09-11T23:53:00Z"/>
        </w:rPr>
      </w:pPr>
      <w:del w:id="1753" w:author="Author" w:date="2024-09-12T09:53:00Z" w16du:dateUtc="2024-09-11T23:53:00Z">
        <w:r w:rsidRPr="00570B02">
          <w:tab/>
          <w:delText>(c)</w:delText>
        </w:r>
        <w:r w:rsidRPr="00570B02">
          <w:tab/>
          <w:delText>a code registered, or a standard determined, under Division 7 of Part 9 of that Act; or</w:delText>
        </w:r>
      </w:del>
    </w:p>
    <w:p w14:paraId="412690D2" w14:textId="77777777" w:rsidR="00C61B42" w:rsidRPr="00570B02" w:rsidRDefault="00C61B42" w:rsidP="00257574">
      <w:pPr>
        <w:pStyle w:val="paragraph"/>
        <w:rPr>
          <w:del w:id="1754" w:author="Author" w:date="2024-09-12T09:53:00Z" w16du:dateUtc="2024-09-11T23:53:00Z"/>
        </w:rPr>
      </w:pPr>
      <w:del w:id="1755" w:author="Author" w:date="2024-09-12T09:53:00Z" w16du:dateUtc="2024-09-11T23:53:00Z">
        <w:r w:rsidRPr="00570B02">
          <w:tab/>
          <w:delText>(d)</w:delText>
        </w:r>
        <w:r w:rsidRPr="00570B02">
          <w:tab/>
          <w:delText>a service provider determination made under Division 8 of Part 9 of that Act</w:delText>
        </w:r>
        <w:r w:rsidR="00A80961" w:rsidRPr="00570B02">
          <w:delText>.</w:delText>
        </w:r>
      </w:del>
    </w:p>
    <w:p w14:paraId="434FB2D1" w14:textId="7F8E9E27" w:rsidR="00C61B42" w:rsidRPr="00740349" w:rsidRDefault="00C61B42" w:rsidP="00740349">
      <w:pPr>
        <w:pStyle w:val="ActHead4"/>
      </w:pPr>
      <w:bookmarkStart w:id="1756" w:name="_Toc136528178"/>
      <w:del w:id="1757" w:author="Author" w:date="2024-09-12T09:53:00Z" w16du:dateUtc="2024-09-11T23:53:00Z">
        <w:r w:rsidRPr="00E65593">
          <w:rPr>
            <w:rStyle w:val="CharDivNo"/>
          </w:rPr>
          <w:lastRenderedPageBreak/>
          <w:delText>Division 4</w:delText>
        </w:r>
      </w:del>
      <w:bookmarkStart w:id="1758" w:name="_Toc176247051"/>
      <w:ins w:id="1759" w:author="Author" w:date="2024-09-12T09:53:00Z" w16du:dateUtc="2024-09-11T23:53:00Z">
        <w:r w:rsidR="00870DFF" w:rsidRPr="009C0505">
          <w:rPr>
            <w:rStyle w:val="CharSubdNo"/>
          </w:rPr>
          <w:t xml:space="preserve">Subdivision </w:t>
        </w:r>
        <w:r w:rsidR="000C471E" w:rsidRPr="009C0505">
          <w:rPr>
            <w:rStyle w:val="CharSubdNo"/>
          </w:rPr>
          <w:t>C</w:t>
        </w:r>
      </w:ins>
      <w:r w:rsidRPr="00740349">
        <w:t>—</w:t>
      </w:r>
      <w:r w:rsidRPr="009C0505">
        <w:rPr>
          <w:rStyle w:val="CharSubdText"/>
        </w:rPr>
        <w:t>Misinformation codes</w:t>
      </w:r>
      <w:bookmarkEnd w:id="1756"/>
      <w:bookmarkEnd w:id="1758"/>
    </w:p>
    <w:p w14:paraId="638BE75F" w14:textId="118F49A8" w:rsidR="00C61B42" w:rsidRPr="00740349" w:rsidRDefault="00C61B42" w:rsidP="00740349">
      <w:pPr>
        <w:pStyle w:val="ActHead5"/>
      </w:pPr>
      <w:bookmarkStart w:id="1760" w:name="_Toc176247052"/>
      <w:bookmarkStart w:id="1761" w:name="_Toc136528179"/>
      <w:del w:id="1762" w:author="Author" w:date="2024-09-12T09:53:00Z" w16du:dateUtc="2024-09-11T23:53:00Z">
        <w:r w:rsidRPr="00E65593">
          <w:rPr>
            <w:rStyle w:val="CharSubdNo"/>
          </w:rPr>
          <w:delText>Subdivision A</w:delText>
        </w:r>
        <w:r w:rsidRPr="00570B02">
          <w:delText>—</w:delText>
        </w:r>
        <w:r w:rsidRPr="00E65593">
          <w:rPr>
            <w:rStyle w:val="CharSubdText"/>
          </w:rPr>
          <w:delText>Registration</w:delText>
        </w:r>
      </w:del>
      <w:ins w:id="1763" w:author="Author" w:date="2024-09-12T09:53:00Z" w16du:dateUtc="2024-09-11T23:53:00Z">
        <w:r w:rsidR="00CD4CD9" w:rsidRPr="009C0505">
          <w:rPr>
            <w:rStyle w:val="CharSectno"/>
          </w:rPr>
          <w:t>47</w:t>
        </w:r>
        <w:r w:rsidRPr="00740349">
          <w:t xml:space="preserve">  </w:t>
        </w:r>
        <w:r w:rsidR="00881B58" w:rsidRPr="00740349">
          <w:t>Approval</w:t>
        </w:r>
      </w:ins>
      <w:r w:rsidR="00807A31" w:rsidRPr="00740349">
        <w:t xml:space="preserve"> </w:t>
      </w:r>
      <w:r w:rsidRPr="00740349">
        <w:t xml:space="preserve">of </w:t>
      </w:r>
      <w:del w:id="1764" w:author="Author" w:date="2024-09-12T09:53:00Z" w16du:dateUtc="2024-09-11T23:53:00Z">
        <w:r w:rsidRPr="00E65593">
          <w:rPr>
            <w:rStyle w:val="CharSubdText"/>
          </w:rPr>
          <w:delText xml:space="preserve">misinformation </w:delText>
        </w:r>
      </w:del>
      <w:r w:rsidRPr="00740349">
        <w:t>codes</w:t>
      </w:r>
      <w:bookmarkEnd w:id="1760"/>
      <w:bookmarkEnd w:id="1761"/>
    </w:p>
    <w:p w14:paraId="0938137D" w14:textId="77777777" w:rsidR="006C7C6C" w:rsidRPr="00740349" w:rsidRDefault="006C7C6C" w:rsidP="00740349">
      <w:pPr>
        <w:pStyle w:val="SubsectionHead"/>
        <w:rPr>
          <w:moveTo w:id="1765" w:author="Author" w:date="2024-09-12T09:53:00Z" w16du:dateUtc="2024-09-11T23:53:00Z"/>
        </w:rPr>
      </w:pPr>
      <w:moveToRangeStart w:id="1766" w:author="Author" w:date="2024-09-12T09:53:00Z" w:name="move177027246"/>
      <w:moveTo w:id="1767" w:author="Author" w:date="2024-09-12T09:53:00Z" w16du:dateUtc="2024-09-11T23:53:00Z">
        <w:r w:rsidRPr="00740349">
          <w:t>Scope</w:t>
        </w:r>
      </w:moveTo>
    </w:p>
    <w:p w14:paraId="4109735E" w14:textId="77777777" w:rsidR="00C61B42" w:rsidRPr="00570B02" w:rsidRDefault="00A80961" w:rsidP="00257574">
      <w:pPr>
        <w:pStyle w:val="ActHead5"/>
        <w:rPr>
          <w:del w:id="1768" w:author="Author" w:date="2024-09-12T09:53:00Z" w16du:dateUtc="2024-09-11T23:53:00Z"/>
        </w:rPr>
      </w:pPr>
      <w:bookmarkStart w:id="1769" w:name="_Toc136528180"/>
      <w:moveToRangeEnd w:id="1766"/>
      <w:del w:id="1770" w:author="Author" w:date="2024-09-12T09:53:00Z" w16du:dateUtc="2024-09-11T23:53:00Z">
        <w:r w:rsidRPr="00E65593">
          <w:rPr>
            <w:rStyle w:val="CharSectno"/>
          </w:rPr>
          <w:delText>37</w:delText>
        </w:r>
        <w:r w:rsidR="00C61B42" w:rsidRPr="00570B02">
          <w:delText xml:space="preserve">  Registration of codes</w:delText>
        </w:r>
        <w:bookmarkEnd w:id="1769"/>
      </w:del>
    </w:p>
    <w:p w14:paraId="47504C12" w14:textId="77777777" w:rsidR="00C61B42" w:rsidRPr="00740349" w:rsidRDefault="00C61B42" w:rsidP="00740349">
      <w:pPr>
        <w:pStyle w:val="subsection"/>
      </w:pPr>
      <w:r w:rsidRPr="00740349">
        <w:tab/>
        <w:t>(1)</w:t>
      </w:r>
      <w:r w:rsidRPr="00740349">
        <w:tab/>
        <w:t>This clause applies if:</w:t>
      </w:r>
    </w:p>
    <w:p w14:paraId="6E832813" w14:textId="77777777" w:rsidR="00C61B42" w:rsidRPr="00740349" w:rsidRDefault="00C61B42" w:rsidP="00740349">
      <w:pPr>
        <w:pStyle w:val="paragraph"/>
      </w:pPr>
      <w:r w:rsidRPr="00740349">
        <w:tab/>
        <w:t>(a)</w:t>
      </w:r>
      <w:r w:rsidRPr="00740349">
        <w:tab/>
        <w:t xml:space="preserve">the ACMA is satisfied that a body or association represents a particular section of </w:t>
      </w:r>
      <w:bookmarkStart w:id="1771" w:name="_Hlk169267936"/>
      <w:r w:rsidRPr="00740349">
        <w:t>the digital platform industry</w:t>
      </w:r>
      <w:bookmarkEnd w:id="1771"/>
      <w:r w:rsidRPr="00740349">
        <w:t>; and</w:t>
      </w:r>
    </w:p>
    <w:p w14:paraId="38A5636E" w14:textId="229BC5FA" w:rsidR="00C61B42" w:rsidRPr="00740349" w:rsidRDefault="00C61B42" w:rsidP="00740349">
      <w:pPr>
        <w:pStyle w:val="paragraph"/>
      </w:pPr>
      <w:r w:rsidRPr="00740349">
        <w:tab/>
        <w:t>(b)</w:t>
      </w:r>
      <w:r w:rsidRPr="00740349">
        <w:tab/>
        <w:t xml:space="preserve">that body or association develops a code that applies to participants in that section of the digital platform industry and deals with one or more matters relating to the operation of </w:t>
      </w:r>
      <w:r w:rsidR="001A7A76" w:rsidRPr="00740349">
        <w:t xml:space="preserve">digital </w:t>
      </w:r>
      <w:del w:id="1772" w:author="Author" w:date="2024-09-12T09:53:00Z" w16du:dateUtc="2024-09-11T23:53:00Z">
        <w:r w:rsidRPr="00570B02">
          <w:delText>platform services</w:delText>
        </w:r>
      </w:del>
      <w:ins w:id="1773" w:author="Author" w:date="2024-09-12T09:53:00Z" w16du:dateUtc="2024-09-11T23:53:00Z">
        <w:r w:rsidR="001A7A76" w:rsidRPr="00740349">
          <w:t>communications platform</w:t>
        </w:r>
        <w:r w:rsidRPr="00740349">
          <w:t>s</w:t>
        </w:r>
      </w:ins>
      <w:r w:rsidRPr="00740349">
        <w:t xml:space="preserve"> by those participants; and</w:t>
      </w:r>
    </w:p>
    <w:p w14:paraId="3BE4369F" w14:textId="77777777" w:rsidR="00C61B42" w:rsidRPr="00740349" w:rsidRDefault="00C61B42" w:rsidP="00740349">
      <w:pPr>
        <w:pStyle w:val="paragraph"/>
      </w:pPr>
      <w:r w:rsidRPr="00740349">
        <w:tab/>
        <w:t>(c)</w:t>
      </w:r>
      <w:r w:rsidRPr="00740349">
        <w:tab/>
        <w:t>the body or association gives a copy of the code to the ACMA; and</w:t>
      </w:r>
    </w:p>
    <w:p w14:paraId="4D06BFB7" w14:textId="77777777" w:rsidR="00C61B42" w:rsidRPr="00570B02" w:rsidRDefault="003628D2" w:rsidP="00257574">
      <w:pPr>
        <w:pStyle w:val="paragraph"/>
        <w:rPr>
          <w:del w:id="1774" w:author="Author" w:date="2024-09-12T09:53:00Z" w16du:dateUtc="2024-09-11T23:53:00Z"/>
        </w:rPr>
      </w:pPr>
      <w:r w:rsidRPr="00740349">
        <w:tab/>
        <w:t>(d)</w:t>
      </w:r>
      <w:r w:rsidRPr="00740349">
        <w:tab/>
        <w:t xml:space="preserve">the ACMA </w:t>
      </w:r>
      <w:del w:id="1775" w:author="Author" w:date="2024-09-12T09:53:00Z" w16du:dateUtc="2024-09-11T23:53:00Z">
        <w:r w:rsidR="00C61B42" w:rsidRPr="00570B02">
          <w:delText>considers:</w:delText>
        </w:r>
      </w:del>
    </w:p>
    <w:p w14:paraId="16F5BCA7" w14:textId="77777777" w:rsidR="00C61B42" w:rsidRPr="00570B02" w:rsidRDefault="00C61B42" w:rsidP="00257574">
      <w:pPr>
        <w:pStyle w:val="paragraphsub"/>
        <w:rPr>
          <w:del w:id="1776" w:author="Author" w:date="2024-09-12T09:53:00Z" w16du:dateUtc="2024-09-11T23:53:00Z"/>
        </w:rPr>
      </w:pPr>
      <w:del w:id="1777" w:author="Author" w:date="2024-09-12T09:53:00Z" w16du:dateUtc="2024-09-11T23:53:00Z">
        <w:r w:rsidRPr="00570B02">
          <w:tab/>
          <w:delText>(i)</w:delText>
        </w:r>
        <w:r w:rsidRPr="00570B02">
          <w:tab/>
          <w:delText>whether the code burdens freedom of political communication; and</w:delText>
        </w:r>
      </w:del>
    </w:p>
    <w:p w14:paraId="6C531F18" w14:textId="77777777" w:rsidR="00C61B42" w:rsidRPr="00570B02" w:rsidRDefault="00C61B42" w:rsidP="00257574">
      <w:pPr>
        <w:pStyle w:val="paragraphsub"/>
        <w:rPr>
          <w:del w:id="1778" w:author="Author" w:date="2024-09-12T09:53:00Z" w16du:dateUtc="2024-09-11T23:53:00Z"/>
        </w:rPr>
      </w:pPr>
      <w:del w:id="1779" w:author="Author" w:date="2024-09-12T09:53:00Z" w16du:dateUtc="2024-09-11T23:53:00Z">
        <w:r w:rsidRPr="00570B02">
          <w:tab/>
          <w:delText>(ii)</w:delText>
        </w:r>
        <w:r w:rsidRPr="00570B02">
          <w:tab/>
          <w:delText>if so, whether the burden is reasonable and not excessive, having regard to any circumstances the ACMA considers relevant; and</w:delText>
        </w:r>
      </w:del>
    </w:p>
    <w:p w14:paraId="6EC06E96" w14:textId="77777777" w:rsidR="00C61B42" w:rsidRPr="00570B02" w:rsidRDefault="00C61B42" w:rsidP="00257574">
      <w:pPr>
        <w:pStyle w:val="paragraph"/>
        <w:rPr>
          <w:del w:id="1780" w:author="Author" w:date="2024-09-12T09:53:00Z" w16du:dateUtc="2024-09-11T23:53:00Z"/>
        </w:rPr>
      </w:pPr>
      <w:del w:id="1781" w:author="Author" w:date="2024-09-12T09:53:00Z" w16du:dateUtc="2024-09-11T23:53:00Z">
        <w:r w:rsidRPr="00570B02">
          <w:tab/>
          <w:delText>(e)</w:delText>
        </w:r>
        <w:r w:rsidRPr="00570B02">
          <w:tab/>
          <w:delText xml:space="preserve">the ACMA </w:delText>
        </w:r>
      </w:del>
      <w:r w:rsidR="003733CF" w:rsidRPr="00740349">
        <w:t xml:space="preserve">is satisfied that </w:t>
      </w:r>
      <w:del w:id="1782" w:author="Author" w:date="2024-09-12T09:53:00Z" w16du:dateUtc="2024-09-11T23:53:00Z">
        <w:r w:rsidRPr="00570B02">
          <w:delText>:</w:delText>
        </w:r>
      </w:del>
    </w:p>
    <w:p w14:paraId="3D104C6D" w14:textId="5433C5AC" w:rsidR="00781E2F" w:rsidRPr="00740349" w:rsidRDefault="00C61B42" w:rsidP="00740349">
      <w:pPr>
        <w:pStyle w:val="paragraph"/>
        <w:rPr>
          <w:ins w:id="1783" w:author="Author" w:date="2024-09-12T09:53:00Z" w16du:dateUtc="2024-09-11T23:53:00Z"/>
        </w:rPr>
      </w:pPr>
      <w:del w:id="1784" w:author="Author" w:date="2024-09-12T09:53:00Z" w16du:dateUtc="2024-09-11T23:53:00Z">
        <w:r w:rsidRPr="00570B02">
          <w:tab/>
          <w:delText>(i)</w:delText>
        </w:r>
        <w:r w:rsidRPr="00570B02">
          <w:tab/>
        </w:r>
      </w:del>
      <w:r w:rsidR="003733CF" w:rsidRPr="00740349">
        <w:t>the code</w:t>
      </w:r>
      <w:r w:rsidR="00781E2F" w:rsidRPr="00740349">
        <w:t xml:space="preserve"> (or part of the code</w:t>
      </w:r>
      <w:del w:id="1785" w:author="Author" w:date="2024-09-12T09:53:00Z" w16du:dateUtc="2024-09-11T23:53:00Z">
        <w:r w:rsidRPr="00570B02">
          <w:delText xml:space="preserve">) </w:delText>
        </w:r>
      </w:del>
      <w:ins w:id="1786" w:author="Author" w:date="2024-09-12T09:53:00Z" w16du:dateUtc="2024-09-11T23:53:00Z">
        <w:r w:rsidR="00781E2F" w:rsidRPr="00740349">
          <w:t>):</w:t>
        </w:r>
      </w:ins>
    </w:p>
    <w:p w14:paraId="3550C332" w14:textId="6133294E" w:rsidR="004861EB" w:rsidRPr="00740349" w:rsidRDefault="004861EB" w:rsidP="00740349">
      <w:pPr>
        <w:pStyle w:val="paragraphsub"/>
      </w:pPr>
      <w:ins w:id="1787" w:author="Author" w:date="2024-09-12T09:53:00Z" w16du:dateUtc="2024-09-11T23:53:00Z">
        <w:r w:rsidRPr="00740349">
          <w:tab/>
          <w:t>(i)</w:t>
        </w:r>
        <w:r w:rsidRPr="00740349">
          <w:tab/>
        </w:r>
      </w:ins>
      <w:r w:rsidRPr="00740349">
        <w:t xml:space="preserve">requires participants in that section of the digital platform industry to implement measures to prevent or respond to misinformation or disinformation on the </w:t>
      </w:r>
      <w:del w:id="1788" w:author="Author" w:date="2024-09-12T09:53:00Z" w16du:dateUtc="2024-09-11T23:53:00Z">
        <w:r w:rsidR="00C61B42" w:rsidRPr="00570B02">
          <w:delText>services</w:delText>
        </w:r>
      </w:del>
      <w:ins w:id="1789" w:author="Author" w:date="2024-09-12T09:53:00Z" w16du:dateUtc="2024-09-11T23:53:00Z">
        <w:r w:rsidRPr="00740349">
          <w:t>platforms</w:t>
        </w:r>
      </w:ins>
      <w:r w:rsidRPr="00740349">
        <w:t>; and</w:t>
      </w:r>
    </w:p>
    <w:p w14:paraId="765D2795" w14:textId="02C47CAB" w:rsidR="004861EB" w:rsidRPr="00740349" w:rsidRDefault="004861EB" w:rsidP="00740349">
      <w:pPr>
        <w:pStyle w:val="paragraphsub"/>
      </w:pPr>
      <w:r w:rsidRPr="00740349">
        <w:tab/>
        <w:t>(ii)</w:t>
      </w:r>
      <w:r w:rsidRPr="00740349">
        <w:tab/>
      </w:r>
      <w:del w:id="1790" w:author="Author" w:date="2024-09-12T09:53:00Z" w16du:dateUtc="2024-09-11T23:53:00Z">
        <w:r w:rsidR="00C61B42" w:rsidRPr="00570B02">
          <w:delText xml:space="preserve">the code (or part of the code) </w:delText>
        </w:r>
      </w:del>
      <w:r w:rsidRPr="00740349">
        <w:t>enables assessment of compliance with the measures; and</w:t>
      </w:r>
    </w:p>
    <w:p w14:paraId="6EC477D6" w14:textId="65398487" w:rsidR="003628D2" w:rsidRPr="00740349" w:rsidRDefault="004861EB" w:rsidP="00740349">
      <w:pPr>
        <w:pStyle w:val="paragraphsub"/>
      </w:pPr>
      <w:r w:rsidRPr="00740349">
        <w:tab/>
        <w:t>(iii)</w:t>
      </w:r>
      <w:r w:rsidRPr="00740349">
        <w:tab/>
      </w:r>
      <w:del w:id="1791" w:author="Author" w:date="2024-09-12T09:53:00Z" w16du:dateUtc="2024-09-11T23:53:00Z">
        <w:r w:rsidR="00C61B42" w:rsidRPr="00570B02">
          <w:delText>the code (or part of the code) provides</w:delText>
        </w:r>
      </w:del>
      <w:ins w:id="1792" w:author="Author" w:date="2024-09-12T09:53:00Z" w16du:dateUtc="2024-09-11T23:53:00Z">
        <w:r w:rsidR="003733CF" w:rsidRPr="00740349">
          <w:t>is reasonably appropriate and adapted to achieving the purpose of providing</w:t>
        </w:r>
      </w:ins>
      <w:r w:rsidR="003733CF" w:rsidRPr="00740349">
        <w:t xml:space="preserve"> adequate protection for the </w:t>
      </w:r>
      <w:ins w:id="1793" w:author="Author" w:date="2024-09-12T09:53:00Z" w16du:dateUtc="2024-09-11T23:53:00Z">
        <w:r w:rsidR="003733CF" w:rsidRPr="00740349">
          <w:t xml:space="preserve">Australian </w:t>
        </w:r>
      </w:ins>
      <w:r w:rsidR="003733CF" w:rsidRPr="00740349">
        <w:t xml:space="preserve">community from </w:t>
      </w:r>
      <w:ins w:id="1794" w:author="Author" w:date="2024-09-12T09:53:00Z" w16du:dateUtc="2024-09-11T23:53:00Z">
        <w:r w:rsidR="003733CF" w:rsidRPr="00740349">
          <w:t xml:space="preserve">serious harm caused </w:t>
        </w:r>
        <w:r w:rsidR="00B10AD8" w:rsidRPr="00740349">
          <w:t xml:space="preserve">or contributed to </w:t>
        </w:r>
        <w:r w:rsidR="003733CF" w:rsidRPr="00740349">
          <w:t xml:space="preserve">by </w:t>
        </w:r>
      </w:ins>
      <w:r w:rsidR="003733CF" w:rsidRPr="00740349">
        <w:t xml:space="preserve">misinformation or disinformation on the </w:t>
      </w:r>
      <w:del w:id="1795" w:author="Author" w:date="2024-09-12T09:53:00Z" w16du:dateUtc="2024-09-11T23:53:00Z">
        <w:r w:rsidR="00C61B42" w:rsidRPr="00570B02">
          <w:delText>services</w:delText>
        </w:r>
      </w:del>
      <w:ins w:id="1796" w:author="Author" w:date="2024-09-12T09:53:00Z" w16du:dateUtc="2024-09-11T23:53:00Z">
        <w:r w:rsidR="00B10AD8" w:rsidRPr="00740349">
          <w:t>platforms</w:t>
        </w:r>
      </w:ins>
      <w:r w:rsidR="00B10AD8" w:rsidRPr="00740349">
        <w:t>; and</w:t>
      </w:r>
    </w:p>
    <w:p w14:paraId="02363E90" w14:textId="6A9E0AFA" w:rsidR="00C61B42" w:rsidRPr="00740349" w:rsidRDefault="00C61B42" w:rsidP="00740349">
      <w:pPr>
        <w:pStyle w:val="paragraphsub"/>
        <w:rPr>
          <w:ins w:id="1797" w:author="Author" w:date="2024-09-12T09:53:00Z" w16du:dateUtc="2024-09-11T23:53:00Z"/>
        </w:rPr>
      </w:pPr>
      <w:del w:id="1798" w:author="Author" w:date="2024-09-12T09:53:00Z" w16du:dateUtc="2024-09-11T23:53:00Z">
        <w:r w:rsidRPr="00570B02">
          <w:lastRenderedPageBreak/>
          <w:tab/>
          <w:delText>(f</w:delText>
        </w:r>
      </w:del>
      <w:ins w:id="1799" w:author="Author" w:date="2024-09-12T09:53:00Z" w16du:dateUtc="2024-09-11T23:53:00Z">
        <w:r w:rsidRPr="00740349">
          <w:tab/>
          <w:t>(i</w:t>
        </w:r>
        <w:r w:rsidR="004861EB" w:rsidRPr="00740349">
          <w:t>v</w:t>
        </w:r>
        <w:r w:rsidRPr="00740349">
          <w:t>)</w:t>
        </w:r>
        <w:r w:rsidRPr="00740349">
          <w:tab/>
        </w:r>
        <w:r w:rsidR="00AE3B05" w:rsidRPr="00740349">
          <w:t>goes</w:t>
        </w:r>
        <w:r w:rsidR="00E3402C" w:rsidRPr="00740349">
          <w:t xml:space="preserve"> no further than reasonably necessary to provide </w:t>
        </w:r>
        <w:r w:rsidR="007D20FC" w:rsidRPr="00740349">
          <w:t xml:space="preserve">that </w:t>
        </w:r>
        <w:r w:rsidRPr="00740349">
          <w:t>protection; and</w:t>
        </w:r>
      </w:ins>
    </w:p>
    <w:p w14:paraId="760ACA7D" w14:textId="77777777" w:rsidR="00C61B42" w:rsidRPr="00740349" w:rsidRDefault="00C61B42" w:rsidP="00740349">
      <w:pPr>
        <w:pStyle w:val="paragraph"/>
      </w:pPr>
      <w:ins w:id="1800" w:author="Author" w:date="2024-09-12T09:53:00Z" w16du:dateUtc="2024-09-11T23:53:00Z">
        <w:r w:rsidRPr="00740349">
          <w:tab/>
          <w:t>(</w:t>
        </w:r>
        <w:r w:rsidR="004861EB" w:rsidRPr="00740349">
          <w:t>e</w:t>
        </w:r>
      </w:ins>
      <w:r w:rsidRPr="00740349">
        <w:t>)</w:t>
      </w:r>
      <w:r w:rsidRPr="00740349">
        <w:tab/>
        <w:t>the ACMA is satisfied that, before giving the copy of the code to the ACMA:</w:t>
      </w:r>
    </w:p>
    <w:p w14:paraId="170715C0" w14:textId="77777777" w:rsidR="00C61B42" w:rsidRPr="00740349" w:rsidRDefault="00C61B42" w:rsidP="00740349">
      <w:pPr>
        <w:pStyle w:val="paragraphsub"/>
      </w:pPr>
      <w:r w:rsidRPr="00740349">
        <w:tab/>
        <w:t>(i)</w:t>
      </w:r>
      <w:r w:rsidRPr="00740349">
        <w:tab/>
        <w:t>the body or association published a draft of the code and invited members of the public to make submissions to the body or association about the draft within a specified period; and</w:t>
      </w:r>
    </w:p>
    <w:p w14:paraId="05DA265E" w14:textId="77777777" w:rsidR="00C61B42" w:rsidRPr="00740349" w:rsidRDefault="00C61B42" w:rsidP="00740349">
      <w:pPr>
        <w:pStyle w:val="paragraphsub"/>
      </w:pPr>
      <w:r w:rsidRPr="00740349">
        <w:tab/>
        <w:t>(ii)</w:t>
      </w:r>
      <w:r w:rsidRPr="00740349">
        <w:tab/>
        <w:t>the body or association gave consideration to any submissions that were received from members of the public within that period; and</w:t>
      </w:r>
    </w:p>
    <w:p w14:paraId="1CFE9FCB" w14:textId="4C181427" w:rsidR="00C61B42" w:rsidRPr="00740349" w:rsidRDefault="00C61B42" w:rsidP="00740349">
      <w:pPr>
        <w:pStyle w:val="paragraph"/>
      </w:pPr>
      <w:r w:rsidRPr="00740349">
        <w:tab/>
        <w:t>(</w:t>
      </w:r>
      <w:del w:id="1801" w:author="Author" w:date="2024-09-12T09:53:00Z" w16du:dateUtc="2024-09-11T23:53:00Z">
        <w:r w:rsidRPr="00570B02">
          <w:delText>g</w:delText>
        </w:r>
      </w:del>
      <w:ins w:id="1802" w:author="Author" w:date="2024-09-12T09:53:00Z" w16du:dateUtc="2024-09-11T23:53:00Z">
        <w:r w:rsidR="004861EB" w:rsidRPr="00740349">
          <w:t>f</w:t>
        </w:r>
      </w:ins>
      <w:r w:rsidRPr="00740349">
        <w:t>)</w:t>
      </w:r>
      <w:r w:rsidRPr="00740349">
        <w:tab/>
        <w:t>the ACMA is satisfied that, before giving the copy of the code to the ACMA:</w:t>
      </w:r>
    </w:p>
    <w:p w14:paraId="6F44F8B3" w14:textId="77777777" w:rsidR="00C61B42" w:rsidRPr="00740349" w:rsidRDefault="00C61B42" w:rsidP="00740349">
      <w:pPr>
        <w:pStyle w:val="paragraphsub"/>
      </w:pPr>
      <w:r w:rsidRPr="00740349">
        <w:tab/>
        <w:t>(i)</w:t>
      </w:r>
      <w:r w:rsidRPr="00740349">
        <w:tab/>
        <w:t>the body or association published a draft of the code and invited participants in that section of the digital platform industry to make submissions to the body or association about the draft within a specified period; and</w:t>
      </w:r>
    </w:p>
    <w:p w14:paraId="4405CF95" w14:textId="77777777" w:rsidR="00C61B42" w:rsidRPr="00740349" w:rsidRDefault="00C61B42" w:rsidP="00740349">
      <w:pPr>
        <w:pStyle w:val="paragraphsub"/>
      </w:pPr>
      <w:r w:rsidRPr="00740349">
        <w:tab/>
        <w:t>(ii)</w:t>
      </w:r>
      <w:r w:rsidRPr="00740349">
        <w:tab/>
        <w:t>the body or association gave consideration to any submissions that were received from participants in that section of the digital platform industry within that period; and</w:t>
      </w:r>
    </w:p>
    <w:p w14:paraId="2DF957FA" w14:textId="52C9F542" w:rsidR="00C61B42" w:rsidRPr="00740349" w:rsidRDefault="00C61B42" w:rsidP="00740349">
      <w:pPr>
        <w:pStyle w:val="paragraph"/>
      </w:pPr>
      <w:r w:rsidRPr="00740349">
        <w:tab/>
        <w:t>(</w:t>
      </w:r>
      <w:del w:id="1803" w:author="Author" w:date="2024-09-12T09:53:00Z" w16du:dateUtc="2024-09-11T23:53:00Z">
        <w:r w:rsidRPr="00570B02">
          <w:delText>h</w:delText>
        </w:r>
      </w:del>
      <w:ins w:id="1804" w:author="Author" w:date="2024-09-12T09:53:00Z" w16du:dateUtc="2024-09-11T23:53:00Z">
        <w:r w:rsidR="004861EB" w:rsidRPr="00740349">
          <w:t>g</w:t>
        </w:r>
      </w:ins>
      <w:r w:rsidRPr="00740349">
        <w:t>)</w:t>
      </w:r>
      <w:r w:rsidRPr="00740349">
        <w:tab/>
        <w:t>the ACMA is satisfied that at least one body or association that represents the interests of consumers has been consulted about the development of the code</w:t>
      </w:r>
      <w:r w:rsidR="00A80961" w:rsidRPr="00740349">
        <w:t>.</w:t>
      </w:r>
    </w:p>
    <w:p w14:paraId="51B0EB49" w14:textId="77777777" w:rsidR="006C7C6C" w:rsidRPr="00740349" w:rsidRDefault="006C7C6C" w:rsidP="00740349">
      <w:pPr>
        <w:pStyle w:val="SubsectionHead"/>
        <w:rPr>
          <w:moveTo w:id="1805" w:author="Author" w:date="2024-09-12T09:53:00Z" w16du:dateUtc="2024-09-11T23:53:00Z"/>
        </w:rPr>
      </w:pPr>
      <w:moveToRangeStart w:id="1806" w:author="Author" w:date="2024-09-12T09:53:00Z" w:name="move177027249"/>
      <w:moveTo w:id="1807" w:author="Author" w:date="2024-09-12T09:53:00Z" w16du:dateUtc="2024-09-11T23:53:00Z">
        <w:r w:rsidRPr="00740349">
          <w:t>Period for making submissions</w:t>
        </w:r>
      </w:moveTo>
    </w:p>
    <w:moveToRangeEnd w:id="1806"/>
    <w:p w14:paraId="0B3F24B7" w14:textId="37C40B8A" w:rsidR="00C61B42" w:rsidRPr="00740349" w:rsidRDefault="00C61B42" w:rsidP="00740349">
      <w:pPr>
        <w:pStyle w:val="subsection"/>
      </w:pPr>
      <w:r w:rsidRPr="00740349">
        <w:tab/>
        <w:t>(2)</w:t>
      </w:r>
      <w:r w:rsidRPr="00740349">
        <w:tab/>
        <w:t xml:space="preserve">A period specified under </w:t>
      </w:r>
      <w:r w:rsidR="00F84BCE" w:rsidRPr="00740349">
        <w:t>sub</w:t>
      </w:r>
      <w:r w:rsidR="00B83758" w:rsidRPr="00740349">
        <w:t>paragraph (</w:t>
      </w:r>
      <w:r w:rsidRPr="00740349">
        <w:t>1)(</w:t>
      </w:r>
      <w:del w:id="1808" w:author="Author" w:date="2024-09-12T09:53:00Z" w16du:dateUtc="2024-09-11T23:53:00Z">
        <w:r w:rsidRPr="00570B02">
          <w:delText>f</w:delText>
        </w:r>
      </w:del>
      <w:ins w:id="1809" w:author="Author" w:date="2024-09-12T09:53:00Z" w16du:dateUtc="2024-09-11T23:53:00Z">
        <w:r w:rsidR="004861EB" w:rsidRPr="00740349">
          <w:t>e</w:t>
        </w:r>
      </w:ins>
      <w:r w:rsidRPr="00740349">
        <w:t>)(i) or (1)(</w:t>
      </w:r>
      <w:del w:id="1810" w:author="Author" w:date="2024-09-12T09:53:00Z" w16du:dateUtc="2024-09-11T23:53:00Z">
        <w:r w:rsidRPr="00570B02">
          <w:delText>g</w:delText>
        </w:r>
      </w:del>
      <w:ins w:id="1811" w:author="Author" w:date="2024-09-12T09:53:00Z" w16du:dateUtc="2024-09-11T23:53:00Z">
        <w:r w:rsidR="004861EB" w:rsidRPr="00740349">
          <w:t>f</w:t>
        </w:r>
      </w:ins>
      <w:r w:rsidRPr="00740349">
        <w:t>)(i) must run for at least 30 days</w:t>
      </w:r>
      <w:r w:rsidR="00A80961" w:rsidRPr="00740349">
        <w:t>.</w:t>
      </w:r>
    </w:p>
    <w:p w14:paraId="1070481D" w14:textId="77777777" w:rsidR="00817C6E" w:rsidRPr="00740349" w:rsidRDefault="007715EF" w:rsidP="00740349">
      <w:pPr>
        <w:pStyle w:val="SubsectionHead"/>
        <w:rPr>
          <w:ins w:id="1812" w:author="Author" w:date="2024-09-12T09:53:00Z" w16du:dateUtc="2024-09-11T23:53:00Z"/>
        </w:rPr>
      </w:pPr>
      <w:ins w:id="1813" w:author="Author" w:date="2024-09-12T09:53:00Z" w16du:dateUtc="2024-09-11T23:53:00Z">
        <w:r w:rsidRPr="00740349">
          <w:t xml:space="preserve">Approval </w:t>
        </w:r>
        <w:r w:rsidR="00817C6E" w:rsidRPr="00740349">
          <w:t>of code</w:t>
        </w:r>
        <w:r w:rsidR="00E40E00" w:rsidRPr="00740349">
          <w:t>s</w:t>
        </w:r>
      </w:ins>
    </w:p>
    <w:p w14:paraId="3E8B4CE3" w14:textId="28288AA4" w:rsidR="00D27554" w:rsidRPr="00740349" w:rsidRDefault="00C61B42" w:rsidP="00740349">
      <w:pPr>
        <w:pStyle w:val="subsection"/>
        <w:rPr>
          <w:ins w:id="1814" w:author="Author" w:date="2024-09-12T09:53:00Z" w16du:dateUtc="2024-09-11T23:53:00Z"/>
        </w:rPr>
      </w:pPr>
      <w:r w:rsidRPr="00740349">
        <w:tab/>
        <w:t>(3)</w:t>
      </w:r>
      <w:r w:rsidRPr="00740349">
        <w:tab/>
        <w:t>The ACMA may</w:t>
      </w:r>
      <w:del w:id="1815" w:author="Author" w:date="2024-09-12T09:53:00Z" w16du:dateUtc="2024-09-11T23:53:00Z">
        <w:r w:rsidRPr="00570B02">
          <w:delText xml:space="preserve"> register</w:delText>
        </w:r>
      </w:del>
      <w:ins w:id="1816" w:author="Author" w:date="2024-09-12T09:53:00Z" w16du:dateUtc="2024-09-11T23:53:00Z">
        <w:r w:rsidR="007F088C" w:rsidRPr="00740349">
          <w:t>, by written notice given to the body or association,</w:t>
        </w:r>
        <w:r w:rsidR="006E4A68" w:rsidRPr="00740349">
          <w:t xml:space="preserve"> </w:t>
        </w:r>
        <w:r w:rsidR="007715EF" w:rsidRPr="00740349">
          <w:t>approve</w:t>
        </w:r>
      </w:ins>
      <w:r w:rsidR="007715EF" w:rsidRPr="00740349">
        <w:t xml:space="preserve"> the code or part of the code</w:t>
      </w:r>
      <w:del w:id="1817" w:author="Author" w:date="2024-09-12T09:53:00Z" w16du:dateUtc="2024-09-11T23:53:00Z">
        <w:r w:rsidRPr="00570B02">
          <w:delText xml:space="preserve"> by including the </w:delText>
        </w:r>
      </w:del>
      <w:ins w:id="1818" w:author="Author" w:date="2024-09-12T09:53:00Z" w16du:dateUtc="2024-09-11T23:53:00Z">
        <w:r w:rsidR="009959E8" w:rsidRPr="00740349">
          <w:t>.</w:t>
        </w:r>
      </w:ins>
    </w:p>
    <w:p w14:paraId="01117DD4" w14:textId="4A15A23B" w:rsidR="000E132A" w:rsidRPr="00740349" w:rsidRDefault="000E132A" w:rsidP="00740349">
      <w:pPr>
        <w:pStyle w:val="subsection"/>
      </w:pPr>
      <w:ins w:id="1819" w:author="Author" w:date="2024-09-12T09:53:00Z" w16du:dateUtc="2024-09-11T23:53:00Z">
        <w:r w:rsidRPr="00740349">
          <w:tab/>
          <w:t>(4)</w:t>
        </w:r>
        <w:r w:rsidRPr="00740349">
          <w:tab/>
          <w:t xml:space="preserve">The approval of a </w:t>
        </w:r>
      </w:ins>
      <w:r w:rsidRPr="00740349">
        <w:t xml:space="preserve">code </w:t>
      </w:r>
      <w:del w:id="1820" w:author="Author" w:date="2024-09-12T09:53:00Z" w16du:dateUtc="2024-09-11T23:53:00Z">
        <w:r w:rsidR="00C61B42" w:rsidRPr="00570B02">
          <w:delText xml:space="preserve">or part in the </w:delText>
        </w:r>
      </w:del>
      <w:ins w:id="1821" w:author="Author" w:date="2024-09-12T09:53:00Z" w16du:dateUtc="2024-09-11T23:53:00Z">
        <w:r w:rsidRPr="00740349">
          <w:t>is not a legislative instrument</w:t>
        </w:r>
      </w:ins>
      <w:moveFromRangeStart w:id="1822" w:author="Author" w:date="2024-09-12T09:53:00Z" w:name="move177027250"/>
      <w:moveFrom w:id="1823" w:author="Author" w:date="2024-09-12T09:53:00Z" w16du:dateUtc="2024-09-11T23:53:00Z">
        <w:r w:rsidR="007C3936" w:rsidRPr="00740349">
          <w:t>Register</w:t>
        </w:r>
      </w:moveFrom>
      <w:moveFromRangeEnd w:id="1822"/>
      <w:del w:id="1824" w:author="Author" w:date="2024-09-12T09:53:00Z" w16du:dateUtc="2024-09-11T23:53:00Z">
        <w:r w:rsidR="00C61B42" w:rsidRPr="00570B02">
          <w:delText xml:space="preserve"> kept under clause </w:delText>
        </w:r>
        <w:r w:rsidR="00A80961" w:rsidRPr="00570B02">
          <w:delText>55</w:delText>
        </w:r>
      </w:del>
      <w:r w:rsidRPr="00740349">
        <w:t>.</w:t>
      </w:r>
    </w:p>
    <w:p w14:paraId="1714EDEF" w14:textId="2A705E24" w:rsidR="008F79BA" w:rsidRPr="00740349" w:rsidRDefault="008F79BA" w:rsidP="00740349">
      <w:pPr>
        <w:pStyle w:val="subsection"/>
      </w:pPr>
      <w:r w:rsidRPr="00740349">
        <w:tab/>
        <w:t>(</w:t>
      </w:r>
      <w:del w:id="1825" w:author="Author" w:date="2024-09-12T09:53:00Z" w16du:dateUtc="2024-09-11T23:53:00Z">
        <w:r w:rsidR="00C61B42" w:rsidRPr="00570B02">
          <w:delText>4</w:delText>
        </w:r>
      </w:del>
      <w:ins w:id="1826" w:author="Author" w:date="2024-09-12T09:53:00Z" w16du:dateUtc="2024-09-11T23:53:00Z">
        <w:r w:rsidR="000E132A" w:rsidRPr="00740349">
          <w:t>5</w:t>
        </w:r>
      </w:ins>
      <w:r w:rsidRPr="00740349">
        <w:t>)</w:t>
      </w:r>
      <w:r w:rsidRPr="00740349">
        <w:tab/>
        <w:t xml:space="preserve">If the ACMA </w:t>
      </w:r>
      <w:del w:id="1827" w:author="Author" w:date="2024-09-12T09:53:00Z" w16du:dateUtc="2024-09-11T23:53:00Z">
        <w:r w:rsidR="00C61B42" w:rsidRPr="00570B02">
          <w:delText>registers</w:delText>
        </w:r>
      </w:del>
      <w:ins w:id="1828" w:author="Author" w:date="2024-09-12T09:53:00Z" w16du:dateUtc="2024-09-11T23:53:00Z">
        <w:r w:rsidR="007715EF" w:rsidRPr="00740349">
          <w:t>approves</w:t>
        </w:r>
      </w:ins>
      <w:r w:rsidR="007715EF" w:rsidRPr="00740349">
        <w:t xml:space="preserve"> </w:t>
      </w:r>
      <w:r w:rsidRPr="00740349">
        <w:t>part of a misinformation code, this Schedule has effect as if the part were a misinformation code.</w:t>
      </w:r>
    </w:p>
    <w:p w14:paraId="33D84A65" w14:textId="77777777" w:rsidR="00C61B42" w:rsidRPr="00570B02" w:rsidRDefault="00C61B42" w:rsidP="00257574">
      <w:pPr>
        <w:pStyle w:val="subsection"/>
        <w:rPr>
          <w:del w:id="1829" w:author="Author" w:date="2024-09-12T09:53:00Z" w16du:dateUtc="2024-09-11T23:53:00Z"/>
        </w:rPr>
      </w:pPr>
      <w:del w:id="1830" w:author="Author" w:date="2024-09-12T09:53:00Z" w16du:dateUtc="2024-09-11T23:53:00Z">
        <w:r w:rsidRPr="00570B02">
          <w:lastRenderedPageBreak/>
          <w:tab/>
          <w:delText>(5)</w:delText>
        </w:r>
        <w:r w:rsidRPr="00570B02">
          <w:tab/>
          <w:delText>If:</w:delText>
        </w:r>
      </w:del>
    </w:p>
    <w:p w14:paraId="18F89AFB" w14:textId="0BAACAD4" w:rsidR="00420781" w:rsidRPr="00740349" w:rsidRDefault="00C61B42" w:rsidP="00740349">
      <w:pPr>
        <w:pStyle w:val="SubsectionHead"/>
        <w:rPr>
          <w:ins w:id="1831" w:author="Author" w:date="2024-09-12T09:53:00Z" w16du:dateUtc="2024-09-11T23:53:00Z"/>
        </w:rPr>
      </w:pPr>
      <w:del w:id="1832" w:author="Author" w:date="2024-09-12T09:53:00Z" w16du:dateUtc="2024-09-11T23:53:00Z">
        <w:r w:rsidRPr="00570B02">
          <w:tab/>
          <w:delText>(a)</w:delText>
        </w:r>
        <w:r w:rsidRPr="00570B02">
          <w:tab/>
          <w:delText>a</w:delText>
        </w:r>
      </w:del>
      <w:ins w:id="1833" w:author="Author" w:date="2024-09-12T09:53:00Z" w16du:dateUtc="2024-09-11T23:53:00Z">
        <w:r w:rsidR="007715EF" w:rsidRPr="00740349">
          <w:t>Approved</w:t>
        </w:r>
        <w:r w:rsidR="009959E8" w:rsidRPr="00740349">
          <w:t xml:space="preserve"> code is a legislative instrument</w:t>
        </w:r>
      </w:ins>
    </w:p>
    <w:p w14:paraId="145E5428" w14:textId="3233DB18" w:rsidR="00E7572C" w:rsidRPr="00740349" w:rsidRDefault="009959E8" w:rsidP="00740349">
      <w:pPr>
        <w:pStyle w:val="subsection"/>
        <w:rPr>
          <w:ins w:id="1834" w:author="Author" w:date="2024-09-12T09:53:00Z" w16du:dateUtc="2024-09-11T23:53:00Z"/>
        </w:rPr>
      </w:pPr>
      <w:ins w:id="1835" w:author="Author" w:date="2024-09-12T09:53:00Z" w16du:dateUtc="2024-09-11T23:53:00Z">
        <w:r w:rsidRPr="00740349">
          <w:tab/>
          <w:t>(</w:t>
        </w:r>
        <w:r w:rsidR="000E132A" w:rsidRPr="00740349">
          <w:t>6</w:t>
        </w:r>
        <w:r w:rsidRPr="00740349">
          <w:t>)</w:t>
        </w:r>
        <w:r w:rsidRPr="00740349">
          <w:tab/>
          <w:t>A</w:t>
        </w:r>
      </w:ins>
      <w:r w:rsidRPr="00740349">
        <w:t xml:space="preserve"> </w:t>
      </w:r>
      <w:r w:rsidR="009028D8" w:rsidRPr="00740349">
        <w:t xml:space="preserve">misinformation code </w:t>
      </w:r>
      <w:del w:id="1836" w:author="Author" w:date="2024-09-12T09:53:00Z" w16du:dateUtc="2024-09-11T23:53:00Z">
        <w:r w:rsidR="00C61B42" w:rsidRPr="00570B02">
          <w:delText>(</w:delText>
        </w:r>
      </w:del>
      <w:ins w:id="1837" w:author="Author" w:date="2024-09-12T09:53:00Z" w16du:dateUtc="2024-09-11T23:53:00Z">
        <w:r w:rsidR="007715EF" w:rsidRPr="00740349">
          <w:t xml:space="preserve">approved </w:t>
        </w:r>
        <w:r w:rsidR="009028D8" w:rsidRPr="00740349">
          <w:t>by the ACMA is a legislative instrumen</w:t>
        </w:r>
        <w:r w:rsidR="00E7572C" w:rsidRPr="00740349">
          <w:t>t.</w:t>
        </w:r>
      </w:ins>
    </w:p>
    <w:p w14:paraId="0A68E46A" w14:textId="77777777" w:rsidR="00C61B42" w:rsidRPr="00570B02" w:rsidRDefault="00E7572C" w:rsidP="00257574">
      <w:pPr>
        <w:pStyle w:val="paragraph"/>
        <w:rPr>
          <w:del w:id="1838" w:author="Author" w:date="2024-09-12T09:53:00Z" w16du:dateUtc="2024-09-11T23:53:00Z"/>
        </w:rPr>
      </w:pPr>
      <w:ins w:id="1839" w:author="Author" w:date="2024-09-12T09:53:00Z" w16du:dateUtc="2024-09-11T23:53:00Z">
        <w:r w:rsidRPr="00740349">
          <w:tab/>
          <w:t>(</w:t>
        </w:r>
        <w:r w:rsidR="000E132A" w:rsidRPr="00740349">
          <w:t>7</w:t>
        </w:r>
        <w:r w:rsidRPr="00740349">
          <w:t>)</w:t>
        </w:r>
        <w:r w:rsidRPr="00740349">
          <w:tab/>
          <w:t xml:space="preserve">For </w:t>
        </w:r>
      </w:ins>
      <w:r w:rsidRPr="00740349">
        <w:t xml:space="preserve">the </w:t>
      </w:r>
      <w:del w:id="1840" w:author="Author" w:date="2024-09-12T09:53:00Z" w16du:dateUtc="2024-09-11T23:53:00Z">
        <w:r w:rsidR="00C61B42" w:rsidRPr="00570B02">
          <w:rPr>
            <w:b/>
            <w:i/>
          </w:rPr>
          <w:delText>new code</w:delText>
        </w:r>
        <w:r w:rsidR="00C61B42" w:rsidRPr="00570B02">
          <w:delText>) is registered under this Part; and</w:delText>
        </w:r>
      </w:del>
    </w:p>
    <w:p w14:paraId="01CF50DF" w14:textId="0D591C85" w:rsidR="009959E8" w:rsidRPr="00740349" w:rsidRDefault="00C61B42" w:rsidP="00740349">
      <w:pPr>
        <w:pStyle w:val="subsection"/>
      </w:pPr>
      <w:del w:id="1841" w:author="Author" w:date="2024-09-12T09:53:00Z" w16du:dateUtc="2024-09-11T23:53:00Z">
        <w:r w:rsidRPr="00570B02">
          <w:tab/>
          <w:delText>(b)</w:delText>
        </w:r>
        <w:r w:rsidRPr="00570B02">
          <w:tab/>
        </w:r>
      </w:del>
      <w:ins w:id="1842" w:author="Author" w:date="2024-09-12T09:53:00Z" w16du:dateUtc="2024-09-11T23:53:00Z">
        <w:r w:rsidR="00E7572C" w:rsidRPr="00740349">
          <w:t xml:space="preserve">purposes of </w:t>
        </w:r>
      </w:ins>
      <w:r w:rsidR="00E7572C" w:rsidRPr="00740349">
        <w:t xml:space="preserve">the </w:t>
      </w:r>
      <w:del w:id="1843" w:author="Author" w:date="2024-09-12T09:53:00Z" w16du:dateUtc="2024-09-11T23:53:00Z">
        <w:r w:rsidRPr="00570B02">
          <w:delText>new code is expressed to replace another</w:delText>
        </w:r>
      </w:del>
      <w:ins w:id="1844" w:author="Author" w:date="2024-09-12T09:53:00Z" w16du:dateUtc="2024-09-11T23:53:00Z">
        <w:r w:rsidR="00E7572C" w:rsidRPr="00740349">
          <w:rPr>
            <w:i/>
          </w:rPr>
          <w:t>Legislation Act 2003</w:t>
        </w:r>
        <w:r w:rsidR="00E7572C" w:rsidRPr="00740349">
          <w:t xml:space="preserve">, </w:t>
        </w:r>
        <w:r w:rsidR="009028D8" w:rsidRPr="00740349">
          <w:t>the ACMA</w:t>
        </w:r>
        <w:r w:rsidR="00E7572C" w:rsidRPr="00740349">
          <w:t xml:space="preserve"> is the rule</w:t>
        </w:r>
        <w:r w:rsidR="00740349">
          <w:noBreakHyphen/>
        </w:r>
        <w:r w:rsidR="00E7572C" w:rsidRPr="00740349">
          <w:t>maker for a</w:t>
        </w:r>
      </w:ins>
      <w:r w:rsidR="00E7572C" w:rsidRPr="00740349">
        <w:t xml:space="preserve"> misinformation code</w:t>
      </w:r>
      <w:r w:rsidR="004A45C6" w:rsidRPr="00740349">
        <w:t xml:space="preserve"> </w:t>
      </w:r>
      <w:del w:id="1845" w:author="Author" w:date="2024-09-12T09:53:00Z" w16du:dateUtc="2024-09-11T23:53:00Z">
        <w:r w:rsidRPr="00570B02">
          <w:delText xml:space="preserve">(the </w:delText>
        </w:r>
        <w:r w:rsidRPr="00570B02">
          <w:rPr>
            <w:b/>
            <w:i/>
          </w:rPr>
          <w:delText>old code</w:delText>
        </w:r>
        <w:r w:rsidRPr="00570B02">
          <w:delText>);</w:delText>
        </w:r>
      </w:del>
      <w:ins w:id="1846" w:author="Author" w:date="2024-09-12T09:53:00Z" w16du:dateUtc="2024-09-11T23:53:00Z">
        <w:r w:rsidR="00252F8F" w:rsidRPr="00740349">
          <w:t xml:space="preserve">approved </w:t>
        </w:r>
        <w:r w:rsidR="004A45C6" w:rsidRPr="00740349">
          <w:t>under this Division</w:t>
        </w:r>
        <w:r w:rsidR="009028D8" w:rsidRPr="00740349">
          <w:t>.</w:t>
        </w:r>
      </w:ins>
    </w:p>
    <w:p w14:paraId="2EA7DAFB" w14:textId="77777777" w:rsidR="00C61B42" w:rsidRPr="00570B02" w:rsidRDefault="00C61B42" w:rsidP="00257574">
      <w:pPr>
        <w:pStyle w:val="subsection2"/>
        <w:rPr>
          <w:del w:id="1847" w:author="Author" w:date="2024-09-12T09:53:00Z" w16du:dateUtc="2024-09-11T23:53:00Z"/>
        </w:rPr>
      </w:pPr>
      <w:del w:id="1848" w:author="Author" w:date="2024-09-12T09:53:00Z" w16du:dateUtc="2024-09-11T23:53:00Z">
        <w:r w:rsidRPr="00570B02">
          <w:delText>the old code ceases to be registered under this Part when the new code is registered</w:delText>
        </w:r>
        <w:r w:rsidR="00A80961" w:rsidRPr="00570B02">
          <w:delText>.</w:delText>
        </w:r>
      </w:del>
    </w:p>
    <w:p w14:paraId="095E3E0A" w14:textId="78889FA7" w:rsidR="00C61B42" w:rsidRPr="00740349" w:rsidRDefault="00A80961" w:rsidP="00740349">
      <w:pPr>
        <w:pStyle w:val="ActHead5"/>
      </w:pPr>
      <w:bookmarkStart w:id="1849" w:name="_Toc136528181"/>
      <w:del w:id="1850" w:author="Author" w:date="2024-09-12T09:53:00Z" w16du:dateUtc="2024-09-11T23:53:00Z">
        <w:r w:rsidRPr="00E65593">
          <w:rPr>
            <w:rStyle w:val="CharSectno"/>
          </w:rPr>
          <w:delText>38</w:delText>
        </w:r>
      </w:del>
      <w:bookmarkStart w:id="1851" w:name="_Toc176247053"/>
      <w:ins w:id="1852" w:author="Author" w:date="2024-09-12T09:53:00Z" w16du:dateUtc="2024-09-11T23:53:00Z">
        <w:r w:rsidR="00CD4CD9" w:rsidRPr="009C0505">
          <w:rPr>
            <w:rStyle w:val="CharSectno"/>
          </w:rPr>
          <w:t>48</w:t>
        </w:r>
      </w:ins>
      <w:r w:rsidR="00C61B42" w:rsidRPr="00740349">
        <w:t xml:space="preserve">  ACMA may request codes</w:t>
      </w:r>
      <w:bookmarkEnd w:id="1849"/>
      <w:bookmarkEnd w:id="1851"/>
    </w:p>
    <w:p w14:paraId="7F7EB83F" w14:textId="77777777" w:rsidR="00C61B42" w:rsidRPr="00740349" w:rsidRDefault="00C61B42" w:rsidP="00740349">
      <w:pPr>
        <w:pStyle w:val="subsection"/>
      </w:pPr>
      <w:r w:rsidRPr="00740349">
        <w:tab/>
        <w:t>(1)</w:t>
      </w:r>
      <w:r w:rsidRPr="00740349">
        <w:tab/>
        <w:t>If the ACMA is satisfied that a body or association represents a particular section of the digital platform industry, the ACMA may, by written notice given to the body or association, request the body or association to:</w:t>
      </w:r>
    </w:p>
    <w:p w14:paraId="3B6F4153" w14:textId="2C61CD05" w:rsidR="00C61B42" w:rsidRPr="00740349" w:rsidRDefault="00C61B42" w:rsidP="00740349">
      <w:pPr>
        <w:pStyle w:val="paragraph"/>
      </w:pPr>
      <w:r w:rsidRPr="00740349">
        <w:tab/>
        <w:t>(a)</w:t>
      </w:r>
      <w:r w:rsidRPr="00740349">
        <w:tab/>
        <w:t xml:space="preserve">develop a code that applies to participants in that section of the digital platform industry and deals with one or more specified matters relating to the operation of </w:t>
      </w:r>
      <w:r w:rsidR="001A7A76" w:rsidRPr="00740349">
        <w:t xml:space="preserve">digital </w:t>
      </w:r>
      <w:del w:id="1853" w:author="Author" w:date="2024-09-12T09:53:00Z" w16du:dateUtc="2024-09-11T23:53:00Z">
        <w:r w:rsidRPr="00570B02">
          <w:delText>platform services</w:delText>
        </w:r>
      </w:del>
      <w:ins w:id="1854" w:author="Author" w:date="2024-09-12T09:53:00Z" w16du:dateUtc="2024-09-11T23:53:00Z">
        <w:r w:rsidR="001A7A76" w:rsidRPr="00740349">
          <w:t>communications platform</w:t>
        </w:r>
        <w:r w:rsidRPr="00740349">
          <w:t>s</w:t>
        </w:r>
      </w:ins>
      <w:r w:rsidRPr="00740349">
        <w:t xml:space="preserve"> by those participants; and</w:t>
      </w:r>
    </w:p>
    <w:p w14:paraId="3629EA70" w14:textId="77777777" w:rsidR="00C61B42" w:rsidRPr="00740349" w:rsidRDefault="00C61B42" w:rsidP="00740349">
      <w:pPr>
        <w:pStyle w:val="paragraph"/>
      </w:pPr>
      <w:r w:rsidRPr="00740349">
        <w:tab/>
        <w:t>(b)</w:t>
      </w:r>
      <w:r w:rsidRPr="00740349">
        <w:tab/>
        <w:t>give the ACMA a copy of the code within the period specified in the notice</w:t>
      </w:r>
      <w:r w:rsidR="00A80961" w:rsidRPr="00740349">
        <w:t>.</w:t>
      </w:r>
    </w:p>
    <w:p w14:paraId="0113AA00" w14:textId="77777777" w:rsidR="00C61B42" w:rsidRPr="00740349" w:rsidRDefault="00C61B42" w:rsidP="00740349">
      <w:pPr>
        <w:pStyle w:val="subsection"/>
      </w:pPr>
      <w:r w:rsidRPr="00740349">
        <w:tab/>
        <w:t>(2)</w:t>
      </w:r>
      <w:r w:rsidRPr="00740349">
        <w:tab/>
        <w:t xml:space="preserve">The period specified in a notice under </w:t>
      </w:r>
      <w:r w:rsidR="00B83758" w:rsidRPr="00740349">
        <w:t>subclause (</w:t>
      </w:r>
      <w:r w:rsidRPr="00740349">
        <w:t>1) must run for at least 120 days</w:t>
      </w:r>
      <w:r w:rsidR="00A80961" w:rsidRPr="00740349">
        <w:t>.</w:t>
      </w:r>
    </w:p>
    <w:p w14:paraId="6A6D7746" w14:textId="77777777" w:rsidR="00C61B42" w:rsidRPr="00740349" w:rsidRDefault="00C61B42" w:rsidP="00740349">
      <w:pPr>
        <w:pStyle w:val="subsection"/>
      </w:pPr>
      <w:r w:rsidRPr="00740349">
        <w:tab/>
        <w:t>(3)</w:t>
      </w:r>
      <w:r w:rsidRPr="00740349">
        <w:tab/>
        <w:t xml:space="preserve">The ACMA must not make a request under </w:t>
      </w:r>
      <w:r w:rsidR="00B83758" w:rsidRPr="00740349">
        <w:t>subclause (</w:t>
      </w:r>
      <w:r w:rsidRPr="00740349">
        <w:t>1) in relation to a particular section of the digital platform industry unless the ACMA is satisfied that:</w:t>
      </w:r>
    </w:p>
    <w:p w14:paraId="048597E5" w14:textId="3F02FC54" w:rsidR="00C61B42" w:rsidRPr="00740349" w:rsidRDefault="00C61B42" w:rsidP="00740349">
      <w:pPr>
        <w:pStyle w:val="paragraph"/>
      </w:pPr>
      <w:r w:rsidRPr="00740349">
        <w:tab/>
        <w:t>(a)</w:t>
      </w:r>
      <w:r w:rsidRPr="00740349">
        <w:tab/>
        <w:t xml:space="preserve">the development of the code is necessary </w:t>
      </w:r>
      <w:del w:id="1855" w:author="Author" w:date="2024-09-12T09:53:00Z" w16du:dateUtc="2024-09-11T23:53:00Z">
        <w:r w:rsidRPr="00570B02">
          <w:delText xml:space="preserve">or convenient </w:delText>
        </w:r>
      </w:del>
      <w:r w:rsidRPr="00740349">
        <w:t>in order to:</w:t>
      </w:r>
    </w:p>
    <w:p w14:paraId="1420D481" w14:textId="7096EF3D" w:rsidR="00C61B42" w:rsidRPr="00740349" w:rsidRDefault="00C61B42" w:rsidP="00740349">
      <w:pPr>
        <w:pStyle w:val="paragraphsub"/>
      </w:pPr>
      <w:r w:rsidRPr="00740349">
        <w:tab/>
        <w:t>(i)</w:t>
      </w:r>
      <w:r w:rsidRPr="00740349">
        <w:tab/>
        <w:t xml:space="preserve">prevent or respond to misinformation or disinformation on </w:t>
      </w:r>
      <w:r w:rsidR="001A7A76" w:rsidRPr="00740349">
        <w:t xml:space="preserve">digital </w:t>
      </w:r>
      <w:del w:id="1856" w:author="Author" w:date="2024-09-12T09:53:00Z" w16du:dateUtc="2024-09-11T23:53:00Z">
        <w:r w:rsidRPr="00570B02">
          <w:delText>platform services</w:delText>
        </w:r>
      </w:del>
      <w:ins w:id="1857" w:author="Author" w:date="2024-09-12T09:53:00Z" w16du:dateUtc="2024-09-11T23:53:00Z">
        <w:r w:rsidR="001A7A76" w:rsidRPr="00740349">
          <w:t>communications platform</w:t>
        </w:r>
        <w:r w:rsidRPr="00740349">
          <w:t>s</w:t>
        </w:r>
      </w:ins>
      <w:r w:rsidRPr="00740349">
        <w:t xml:space="preserve"> of participants in that section of the digital platform industry; or</w:t>
      </w:r>
    </w:p>
    <w:p w14:paraId="4A852810" w14:textId="6964F75C" w:rsidR="00C61B42" w:rsidRPr="00740349" w:rsidRDefault="00C61B42" w:rsidP="00740349">
      <w:pPr>
        <w:pStyle w:val="paragraphsub"/>
      </w:pPr>
      <w:r w:rsidRPr="00740349">
        <w:tab/>
        <w:t>(ii)</w:t>
      </w:r>
      <w:r w:rsidRPr="00740349">
        <w:tab/>
        <w:t xml:space="preserve">address systemic issues in relation to misinformation or disinformation on </w:t>
      </w:r>
      <w:r w:rsidR="001A7A76" w:rsidRPr="00740349">
        <w:t xml:space="preserve">digital </w:t>
      </w:r>
      <w:del w:id="1858" w:author="Author" w:date="2024-09-12T09:53:00Z" w16du:dateUtc="2024-09-11T23:53:00Z">
        <w:r w:rsidRPr="00570B02">
          <w:delText xml:space="preserve">platform </w:delText>
        </w:r>
        <w:r w:rsidRPr="00570B02">
          <w:lastRenderedPageBreak/>
          <w:delText>services</w:delText>
        </w:r>
      </w:del>
      <w:ins w:id="1859" w:author="Author" w:date="2024-09-12T09:53:00Z" w16du:dateUtc="2024-09-11T23:53:00Z">
        <w:r w:rsidR="001A7A76" w:rsidRPr="00740349">
          <w:t>communications platform</w:t>
        </w:r>
        <w:r w:rsidRPr="00740349">
          <w:t>s</w:t>
        </w:r>
      </w:ins>
      <w:r w:rsidRPr="00740349">
        <w:t xml:space="preserve"> of participants in that section of the digital platform industry; and</w:t>
      </w:r>
    </w:p>
    <w:p w14:paraId="715EC76D" w14:textId="77777777" w:rsidR="00C61B42" w:rsidRPr="00740349" w:rsidRDefault="00C61B42" w:rsidP="00740349">
      <w:pPr>
        <w:pStyle w:val="paragraph"/>
      </w:pPr>
      <w:r w:rsidRPr="00740349">
        <w:tab/>
        <w:t>(b)</w:t>
      </w:r>
      <w:r w:rsidRPr="00740349">
        <w:tab/>
        <w:t>in the absence of the request, it is unlikely that the code would be developed within a reasonable period</w:t>
      </w:r>
      <w:r w:rsidR="00A80961" w:rsidRPr="00740349">
        <w:t>.</w:t>
      </w:r>
    </w:p>
    <w:p w14:paraId="5C1583BA" w14:textId="77777777" w:rsidR="00C61B42" w:rsidRPr="00740349" w:rsidRDefault="00C61B42" w:rsidP="00740349">
      <w:pPr>
        <w:pStyle w:val="subsection"/>
      </w:pPr>
      <w:r w:rsidRPr="00740349">
        <w:tab/>
        <w:t>(4)</w:t>
      </w:r>
      <w:r w:rsidRPr="00740349">
        <w:tab/>
        <w:t xml:space="preserve">The ACMA may vary a notice under </w:t>
      </w:r>
      <w:r w:rsidR="00B83758" w:rsidRPr="00740349">
        <w:t>subclause (</w:t>
      </w:r>
      <w:r w:rsidRPr="00740349">
        <w:t>1) by extending the period specified in the notice</w:t>
      </w:r>
      <w:r w:rsidR="00A80961" w:rsidRPr="00740349">
        <w:t>.</w:t>
      </w:r>
    </w:p>
    <w:p w14:paraId="406B5C66" w14:textId="77777777" w:rsidR="00C61B42" w:rsidRPr="00740349" w:rsidRDefault="00C61B42" w:rsidP="00740349">
      <w:pPr>
        <w:pStyle w:val="subsection"/>
      </w:pPr>
      <w:r w:rsidRPr="00740349">
        <w:tab/>
        <w:t>(5)</w:t>
      </w:r>
      <w:r w:rsidRPr="00740349">
        <w:tab/>
      </w:r>
      <w:r w:rsidR="00C02542" w:rsidRPr="00740349">
        <w:t>Subclause (</w:t>
      </w:r>
      <w:r w:rsidRPr="00740349">
        <w:t xml:space="preserve">4) does not, by implication, limit the application of </w:t>
      </w:r>
      <w:r w:rsidR="00C02542" w:rsidRPr="00740349">
        <w:t>sub</w:t>
      </w:r>
      <w:r w:rsidR="00FF032D" w:rsidRPr="00740349">
        <w:t>section 3</w:t>
      </w:r>
      <w:r w:rsidRPr="00740349">
        <w:t xml:space="preserve">3(3) of the </w:t>
      </w:r>
      <w:r w:rsidRPr="00740349">
        <w:rPr>
          <w:i/>
        </w:rPr>
        <w:t>Acts Interpretation Act 1901</w:t>
      </w:r>
      <w:r w:rsidR="00A80961" w:rsidRPr="00740349">
        <w:t>.</w:t>
      </w:r>
    </w:p>
    <w:p w14:paraId="71C4891F" w14:textId="77777777" w:rsidR="00C61B42" w:rsidRPr="00740349" w:rsidRDefault="00C61B42" w:rsidP="00740349">
      <w:pPr>
        <w:pStyle w:val="subsection"/>
      </w:pPr>
      <w:r w:rsidRPr="00740349">
        <w:tab/>
        <w:t>(6)</w:t>
      </w:r>
      <w:r w:rsidRPr="00740349">
        <w:tab/>
        <w:t xml:space="preserve">A notice under </w:t>
      </w:r>
      <w:r w:rsidR="00B83758" w:rsidRPr="00740349">
        <w:t>subclause (</w:t>
      </w:r>
      <w:r w:rsidRPr="00740349">
        <w:t>1) may specify indicative targets for achieving progress in the development of the code (for example, a target of 60 days to develop a preliminary draft of the code)</w:t>
      </w:r>
      <w:r w:rsidR="00A80961" w:rsidRPr="00740349">
        <w:t>.</w:t>
      </w:r>
    </w:p>
    <w:p w14:paraId="1BCD62D3" w14:textId="61727C88" w:rsidR="00C61B42" w:rsidRPr="00740349" w:rsidRDefault="00A80961" w:rsidP="00740349">
      <w:pPr>
        <w:pStyle w:val="ActHead5"/>
      </w:pPr>
      <w:bookmarkStart w:id="1860" w:name="_Toc176247054"/>
      <w:bookmarkStart w:id="1861" w:name="_Toc136528182"/>
      <w:del w:id="1862" w:author="Author" w:date="2024-09-12T09:53:00Z" w16du:dateUtc="2024-09-11T23:53:00Z">
        <w:r w:rsidRPr="00E65593">
          <w:rPr>
            <w:rStyle w:val="CharSectno"/>
          </w:rPr>
          <w:delText>39</w:delText>
        </w:r>
      </w:del>
      <w:ins w:id="1863" w:author="Author" w:date="2024-09-12T09:53:00Z" w16du:dateUtc="2024-09-11T23:53:00Z">
        <w:r w:rsidR="00CD4CD9" w:rsidRPr="009C0505">
          <w:rPr>
            <w:rStyle w:val="CharSectno"/>
          </w:rPr>
          <w:t>49</w:t>
        </w:r>
      </w:ins>
      <w:r w:rsidR="00C61B42" w:rsidRPr="00740349">
        <w:t xml:space="preserve">  Publication of notice where no body or association represents a section of the digital platform industry</w:t>
      </w:r>
      <w:bookmarkEnd w:id="1860"/>
      <w:bookmarkEnd w:id="1861"/>
    </w:p>
    <w:p w14:paraId="3154F62B" w14:textId="77777777" w:rsidR="00C61B42" w:rsidRPr="00740349" w:rsidRDefault="00C61B42" w:rsidP="00740349">
      <w:pPr>
        <w:pStyle w:val="subsection"/>
      </w:pPr>
      <w:r w:rsidRPr="00740349">
        <w:tab/>
        <w:t>(1)</w:t>
      </w:r>
      <w:r w:rsidRPr="00740349">
        <w:tab/>
        <w:t>If the ACMA is satisfied that a particular section of the digital platform industry is not represented by a body or association, the ACMA may publish a notice on its website:</w:t>
      </w:r>
    </w:p>
    <w:p w14:paraId="2374AE55" w14:textId="00204DC5" w:rsidR="00C61B42" w:rsidRPr="00740349" w:rsidRDefault="00C61B42" w:rsidP="00740349">
      <w:pPr>
        <w:pStyle w:val="paragraph"/>
      </w:pPr>
      <w:r w:rsidRPr="00740349">
        <w:tab/>
        <w:t>(a)</w:t>
      </w:r>
      <w:r w:rsidRPr="00740349">
        <w:tab/>
        <w:t xml:space="preserve">stating that, if such a body or association were to come into existence within a specified period, the ACMA would be likely to give a notice to that body or association under </w:t>
      </w:r>
      <w:r w:rsidR="00700160" w:rsidRPr="00740349">
        <w:t>subclause </w:t>
      </w:r>
      <w:del w:id="1864" w:author="Author" w:date="2024-09-12T09:53:00Z" w16du:dateUtc="2024-09-11T23:53:00Z">
        <w:r w:rsidR="00A80961" w:rsidRPr="00570B02">
          <w:delText>38</w:delText>
        </w:r>
      </w:del>
      <w:ins w:id="1865" w:author="Author" w:date="2024-09-12T09:53:00Z" w16du:dateUtc="2024-09-11T23:53:00Z">
        <w:r w:rsidR="00700160" w:rsidRPr="00740349">
          <w:t>4</w:t>
        </w:r>
        <w:r w:rsidR="00CD4CD9" w:rsidRPr="00740349">
          <w:t>8</w:t>
        </w:r>
      </w:ins>
      <w:r w:rsidRPr="00740349">
        <w:t>(1); and</w:t>
      </w:r>
    </w:p>
    <w:p w14:paraId="4E50BD22" w14:textId="20B4FCD4" w:rsidR="00C61B42" w:rsidRPr="00740349" w:rsidRDefault="00C61B42" w:rsidP="00740349">
      <w:pPr>
        <w:pStyle w:val="paragraph"/>
      </w:pPr>
      <w:r w:rsidRPr="00740349">
        <w:tab/>
        <w:t>(b)</w:t>
      </w:r>
      <w:r w:rsidRPr="00740349">
        <w:tab/>
        <w:t xml:space="preserve">setting out the matter or matters relating to the operation of </w:t>
      </w:r>
      <w:r w:rsidR="001A7A76" w:rsidRPr="00740349">
        <w:t xml:space="preserve">digital </w:t>
      </w:r>
      <w:del w:id="1866" w:author="Author" w:date="2024-09-12T09:53:00Z" w16du:dateUtc="2024-09-11T23:53:00Z">
        <w:r w:rsidRPr="00570B02">
          <w:delText>platform services</w:delText>
        </w:r>
      </w:del>
      <w:ins w:id="1867" w:author="Author" w:date="2024-09-12T09:53:00Z" w16du:dateUtc="2024-09-11T23:53:00Z">
        <w:r w:rsidR="001A7A76" w:rsidRPr="00740349">
          <w:t>communications platform</w:t>
        </w:r>
        <w:r w:rsidRPr="00740349">
          <w:t>s</w:t>
        </w:r>
      </w:ins>
      <w:r w:rsidRPr="00740349">
        <w:t xml:space="preserve"> that would be likely to be specified in the </w:t>
      </w:r>
      <w:r w:rsidR="00700160" w:rsidRPr="00740349">
        <w:t>subclause</w:t>
      </w:r>
      <w:del w:id="1868" w:author="Author" w:date="2024-09-12T09:53:00Z" w16du:dateUtc="2024-09-11T23:53:00Z">
        <w:r w:rsidRPr="00570B02">
          <w:delText xml:space="preserve"> </w:delText>
        </w:r>
        <w:r w:rsidR="00A80961" w:rsidRPr="00570B02">
          <w:delText>38</w:delText>
        </w:r>
      </w:del>
      <w:ins w:id="1869" w:author="Author" w:date="2024-09-12T09:53:00Z" w16du:dateUtc="2024-09-11T23:53:00Z">
        <w:r w:rsidR="00700160" w:rsidRPr="00740349">
          <w:t> 4</w:t>
        </w:r>
        <w:r w:rsidR="00CD4CD9" w:rsidRPr="00740349">
          <w:t>8</w:t>
        </w:r>
      </w:ins>
      <w:r w:rsidRPr="00740349">
        <w:t>(1) notice</w:t>
      </w:r>
      <w:r w:rsidR="00A80961" w:rsidRPr="00740349">
        <w:t>.</w:t>
      </w:r>
    </w:p>
    <w:p w14:paraId="0A749B6B" w14:textId="77777777" w:rsidR="00C61B42" w:rsidRPr="00740349" w:rsidRDefault="00C61B42" w:rsidP="00740349">
      <w:pPr>
        <w:pStyle w:val="subsection"/>
      </w:pPr>
      <w:r w:rsidRPr="00740349">
        <w:tab/>
        <w:t>(2)</w:t>
      </w:r>
      <w:r w:rsidRPr="00740349">
        <w:tab/>
        <w:t xml:space="preserve">The period specified in a notice under </w:t>
      </w:r>
      <w:r w:rsidR="00B83758" w:rsidRPr="00740349">
        <w:t>subclause (</w:t>
      </w:r>
      <w:r w:rsidRPr="00740349">
        <w:t>1) must run for at least 60 days</w:t>
      </w:r>
      <w:r w:rsidR="00A80961" w:rsidRPr="00740349">
        <w:t>.</w:t>
      </w:r>
    </w:p>
    <w:p w14:paraId="5A5427DB" w14:textId="77777777" w:rsidR="00C61B42" w:rsidRPr="00570B02" w:rsidRDefault="00C61B42" w:rsidP="00257574">
      <w:pPr>
        <w:pStyle w:val="ActHead4"/>
        <w:rPr>
          <w:del w:id="1870" w:author="Author" w:date="2024-09-12T09:53:00Z" w16du:dateUtc="2024-09-11T23:53:00Z"/>
        </w:rPr>
      </w:pPr>
      <w:bookmarkStart w:id="1871" w:name="_Toc136528183"/>
      <w:del w:id="1872" w:author="Author" w:date="2024-09-12T09:53:00Z" w16du:dateUtc="2024-09-11T23:53:00Z">
        <w:r w:rsidRPr="00E65593">
          <w:rPr>
            <w:rStyle w:val="CharSubdNo"/>
          </w:rPr>
          <w:delText>Subdivision B</w:delText>
        </w:r>
        <w:r w:rsidRPr="00570B02">
          <w:delText>—</w:delText>
        </w:r>
        <w:r w:rsidRPr="00E65593">
          <w:rPr>
            <w:rStyle w:val="CharSubdText"/>
          </w:rPr>
          <w:delText>Variation, replacement and deregistration of misinformation codes</w:delText>
        </w:r>
        <w:bookmarkEnd w:id="1871"/>
      </w:del>
    </w:p>
    <w:p w14:paraId="367B1816" w14:textId="6989EA67" w:rsidR="00C61B42" w:rsidRPr="00740349" w:rsidRDefault="00A80961" w:rsidP="00740349">
      <w:pPr>
        <w:pStyle w:val="ActHead5"/>
      </w:pPr>
      <w:bookmarkStart w:id="1873" w:name="_Toc136528184"/>
      <w:del w:id="1874" w:author="Author" w:date="2024-09-12T09:53:00Z" w16du:dateUtc="2024-09-11T23:53:00Z">
        <w:r w:rsidRPr="00E65593">
          <w:rPr>
            <w:rStyle w:val="CharSectno"/>
          </w:rPr>
          <w:delText>40</w:delText>
        </w:r>
      </w:del>
      <w:bookmarkStart w:id="1875" w:name="_Toc176247055"/>
      <w:ins w:id="1876" w:author="Author" w:date="2024-09-12T09:53:00Z" w16du:dateUtc="2024-09-11T23:53:00Z">
        <w:r w:rsidR="00CD4CD9" w:rsidRPr="009C0505">
          <w:rPr>
            <w:rStyle w:val="CharSectno"/>
          </w:rPr>
          <w:t>50</w:t>
        </w:r>
      </w:ins>
      <w:r w:rsidR="00C61B42" w:rsidRPr="00740349">
        <w:t xml:space="preserve">  Variation of misinformation codes</w:t>
      </w:r>
      <w:bookmarkEnd w:id="1873"/>
      <w:bookmarkEnd w:id="1875"/>
    </w:p>
    <w:p w14:paraId="2B57D105" w14:textId="77777777" w:rsidR="00C61B42" w:rsidRPr="00740349" w:rsidRDefault="00C61B42" w:rsidP="00740349">
      <w:pPr>
        <w:pStyle w:val="SubsectionHead"/>
      </w:pPr>
      <w:r w:rsidRPr="00740349">
        <w:t>Scope</w:t>
      </w:r>
    </w:p>
    <w:p w14:paraId="62FA7C2A" w14:textId="77777777" w:rsidR="00C61B42" w:rsidRPr="00740349" w:rsidRDefault="00C61B42" w:rsidP="00740349">
      <w:pPr>
        <w:pStyle w:val="subsection"/>
      </w:pPr>
      <w:r w:rsidRPr="00740349">
        <w:tab/>
        <w:t>(1)</w:t>
      </w:r>
      <w:r w:rsidRPr="00740349">
        <w:tab/>
        <w:t>This clause applies if:</w:t>
      </w:r>
    </w:p>
    <w:p w14:paraId="3E7A3ECF" w14:textId="6DE1A1C4" w:rsidR="00C61B42" w:rsidRPr="00740349" w:rsidRDefault="00C61B42" w:rsidP="00740349">
      <w:pPr>
        <w:pStyle w:val="paragraph"/>
      </w:pPr>
      <w:r w:rsidRPr="00740349">
        <w:lastRenderedPageBreak/>
        <w:tab/>
        <w:t>(a)</w:t>
      </w:r>
      <w:r w:rsidRPr="00740349">
        <w:tab/>
        <w:t xml:space="preserve">a misinformation code </w:t>
      </w:r>
      <w:r w:rsidR="001536FB" w:rsidRPr="00740349">
        <w:t xml:space="preserve">is </w:t>
      </w:r>
      <w:del w:id="1877" w:author="Author" w:date="2024-09-12T09:53:00Z" w16du:dateUtc="2024-09-11T23:53:00Z">
        <w:r w:rsidRPr="00570B02">
          <w:delText>registered</w:delText>
        </w:r>
      </w:del>
      <w:ins w:id="1878" w:author="Author" w:date="2024-09-12T09:53:00Z" w16du:dateUtc="2024-09-11T23:53:00Z">
        <w:r w:rsidR="001536FB" w:rsidRPr="00740349">
          <w:t>approved</w:t>
        </w:r>
      </w:ins>
      <w:r w:rsidR="001536FB" w:rsidRPr="00740349">
        <w:t xml:space="preserve"> </w:t>
      </w:r>
      <w:r w:rsidRPr="00740349">
        <w:t xml:space="preserve">under this </w:t>
      </w:r>
      <w:del w:id="1879" w:author="Author" w:date="2024-09-12T09:53:00Z" w16du:dateUtc="2024-09-11T23:53:00Z">
        <w:r w:rsidRPr="00570B02">
          <w:delText>Part</w:delText>
        </w:r>
      </w:del>
      <w:ins w:id="1880" w:author="Author" w:date="2024-09-12T09:53:00Z" w16du:dateUtc="2024-09-11T23:53:00Z">
        <w:r w:rsidR="00891C49" w:rsidRPr="00740349">
          <w:t>Division</w:t>
        </w:r>
      </w:ins>
      <w:r w:rsidRPr="00740349">
        <w:t>; and</w:t>
      </w:r>
    </w:p>
    <w:p w14:paraId="72C86616" w14:textId="77777777" w:rsidR="00C61B42" w:rsidRPr="00740349" w:rsidRDefault="00C61B42" w:rsidP="00740349">
      <w:pPr>
        <w:pStyle w:val="paragraph"/>
      </w:pPr>
      <w:r w:rsidRPr="00740349">
        <w:tab/>
        <w:t>(b)</w:t>
      </w:r>
      <w:r w:rsidRPr="00740349">
        <w:tab/>
        <w:t>the code:</w:t>
      </w:r>
    </w:p>
    <w:p w14:paraId="0D01407F" w14:textId="77777777" w:rsidR="00C61B42" w:rsidRPr="00740349" w:rsidRDefault="00C61B42" w:rsidP="00740349">
      <w:pPr>
        <w:pStyle w:val="paragraphsub"/>
      </w:pPr>
      <w:r w:rsidRPr="00740349">
        <w:tab/>
        <w:t>(i)</w:t>
      </w:r>
      <w:r w:rsidRPr="00740349">
        <w:tab/>
        <w:t>applies to participants in a particular section of the digital platform industry; and</w:t>
      </w:r>
    </w:p>
    <w:p w14:paraId="04140E33" w14:textId="0407C1BC" w:rsidR="00C61B42" w:rsidRPr="00740349" w:rsidRDefault="00C61B42" w:rsidP="00740349">
      <w:pPr>
        <w:pStyle w:val="paragraphsub"/>
      </w:pPr>
      <w:r w:rsidRPr="00740349">
        <w:tab/>
        <w:t>(ii)</w:t>
      </w:r>
      <w:r w:rsidRPr="00740349">
        <w:tab/>
        <w:t xml:space="preserve">deals with one or more matters relating to the operation of </w:t>
      </w:r>
      <w:r w:rsidR="001A7A76" w:rsidRPr="00740349">
        <w:t xml:space="preserve">digital </w:t>
      </w:r>
      <w:del w:id="1881" w:author="Author" w:date="2024-09-12T09:53:00Z" w16du:dateUtc="2024-09-11T23:53:00Z">
        <w:r w:rsidRPr="00570B02">
          <w:delText>platform services</w:delText>
        </w:r>
      </w:del>
      <w:ins w:id="1882" w:author="Author" w:date="2024-09-12T09:53:00Z" w16du:dateUtc="2024-09-11T23:53:00Z">
        <w:r w:rsidR="001A7A76" w:rsidRPr="00740349">
          <w:t>communications platform</w:t>
        </w:r>
        <w:r w:rsidRPr="00740349">
          <w:t>s</w:t>
        </w:r>
      </w:ins>
      <w:r w:rsidRPr="00740349">
        <w:t xml:space="preserve"> by those participants; and</w:t>
      </w:r>
    </w:p>
    <w:p w14:paraId="107167A3" w14:textId="77777777" w:rsidR="00C61B42" w:rsidRPr="00740349" w:rsidRDefault="00C61B42" w:rsidP="00740349">
      <w:pPr>
        <w:pStyle w:val="paragraph"/>
      </w:pPr>
      <w:r w:rsidRPr="00740349">
        <w:tab/>
        <w:t>(c)</w:t>
      </w:r>
      <w:r w:rsidRPr="00740349">
        <w:tab/>
        <w:t>the body or association that developed the code gives a draft variation of the code to the ACMA; and</w:t>
      </w:r>
    </w:p>
    <w:p w14:paraId="38A00192" w14:textId="77777777" w:rsidR="00C61B42" w:rsidRPr="00570B02" w:rsidRDefault="00C61B42" w:rsidP="00257574">
      <w:pPr>
        <w:pStyle w:val="paragraph"/>
        <w:rPr>
          <w:del w:id="1883" w:author="Author" w:date="2024-09-12T09:53:00Z" w16du:dateUtc="2024-09-11T23:53:00Z"/>
        </w:rPr>
      </w:pPr>
      <w:r w:rsidRPr="00740349">
        <w:tab/>
        <w:t>(d)</w:t>
      </w:r>
      <w:r w:rsidRPr="00740349">
        <w:tab/>
      </w:r>
      <w:del w:id="1884" w:author="Author" w:date="2024-09-12T09:53:00Z" w16du:dateUtc="2024-09-11T23:53:00Z">
        <w:r w:rsidRPr="00570B02">
          <w:delText>disregarding any provisions of the code that are not affected (whether directly or indirectly) by the variation, the ACMA considers:</w:delText>
        </w:r>
      </w:del>
    </w:p>
    <w:p w14:paraId="69A19907" w14:textId="7064AB56" w:rsidR="00C61B42" w:rsidRPr="00740349" w:rsidRDefault="00C61B42" w:rsidP="00740349">
      <w:pPr>
        <w:pStyle w:val="paragraph"/>
      </w:pPr>
      <w:del w:id="1885" w:author="Author" w:date="2024-09-12T09:53:00Z" w16du:dateUtc="2024-09-11T23:53:00Z">
        <w:r w:rsidRPr="00570B02">
          <w:tab/>
          <w:delText>(i)</w:delText>
        </w:r>
        <w:r w:rsidRPr="00570B02">
          <w:tab/>
          <w:delText>whether</w:delText>
        </w:r>
      </w:del>
      <w:ins w:id="1886" w:author="Author" w:date="2024-09-12T09:53:00Z" w16du:dateUtc="2024-09-11T23:53:00Z">
        <w:r w:rsidRPr="00740349">
          <w:t xml:space="preserve">the ACMA </w:t>
        </w:r>
        <w:r w:rsidR="006159E5" w:rsidRPr="00740349">
          <w:t>is satisfied that</w:t>
        </w:r>
      </w:ins>
      <w:r w:rsidR="006159E5" w:rsidRPr="00740349">
        <w:t xml:space="preserve"> the code (as proposed to be varied</w:t>
      </w:r>
      <w:del w:id="1887" w:author="Author" w:date="2024-09-12T09:53:00Z" w16du:dateUtc="2024-09-11T23:53:00Z">
        <w:r w:rsidRPr="00570B02">
          <w:delText>) burdens freedom of political communication; and</w:delText>
        </w:r>
      </w:del>
      <w:ins w:id="1888" w:author="Author" w:date="2024-09-12T09:53:00Z" w16du:dateUtc="2024-09-11T23:53:00Z">
        <w:r w:rsidR="006159E5" w:rsidRPr="00740349">
          <w:t>)</w:t>
        </w:r>
        <w:r w:rsidRPr="00740349">
          <w:t>:</w:t>
        </w:r>
      </w:ins>
    </w:p>
    <w:p w14:paraId="610DE885" w14:textId="77777777" w:rsidR="00C61B42" w:rsidRPr="00570B02" w:rsidRDefault="00C61B42" w:rsidP="00257574">
      <w:pPr>
        <w:pStyle w:val="paragraphsub"/>
        <w:rPr>
          <w:del w:id="1889" w:author="Author" w:date="2024-09-12T09:53:00Z" w16du:dateUtc="2024-09-11T23:53:00Z"/>
        </w:rPr>
      </w:pPr>
      <w:del w:id="1890" w:author="Author" w:date="2024-09-12T09:53:00Z" w16du:dateUtc="2024-09-11T23:53:00Z">
        <w:r w:rsidRPr="00570B02">
          <w:tab/>
          <w:delText>(ii)</w:delText>
        </w:r>
        <w:r w:rsidRPr="00570B02">
          <w:tab/>
          <w:delText>if so, whether the burden is reasonable and not excessive, having regard to any circumstances the ACMA considers relevant; and</w:delText>
        </w:r>
      </w:del>
    </w:p>
    <w:p w14:paraId="6D9E0DE8" w14:textId="77777777" w:rsidR="00C61B42" w:rsidRPr="00570B02" w:rsidRDefault="00C61B42" w:rsidP="00257574">
      <w:pPr>
        <w:pStyle w:val="paragraph"/>
        <w:rPr>
          <w:del w:id="1891" w:author="Author" w:date="2024-09-12T09:53:00Z" w16du:dateUtc="2024-09-11T23:53:00Z"/>
        </w:rPr>
      </w:pPr>
      <w:del w:id="1892" w:author="Author" w:date="2024-09-12T09:53:00Z" w16du:dateUtc="2024-09-11T23:53:00Z">
        <w:r w:rsidRPr="00570B02">
          <w:tab/>
          <w:delText>(e)</w:delText>
        </w:r>
        <w:r w:rsidRPr="00570B02">
          <w:tab/>
          <w:delText>disregarding any provisions of the code that are not affected (whether directly or indirectly) by the variation, the ACMA is satisfied that:</w:delText>
        </w:r>
      </w:del>
    </w:p>
    <w:p w14:paraId="77787FF3" w14:textId="02745B90" w:rsidR="00C61B42" w:rsidRPr="00740349" w:rsidRDefault="00C61B42" w:rsidP="00740349">
      <w:pPr>
        <w:pStyle w:val="paragraphsub"/>
      </w:pPr>
      <w:del w:id="1893" w:author="Author" w:date="2024-09-12T09:53:00Z" w16du:dateUtc="2024-09-11T23:53:00Z">
        <w:r w:rsidRPr="00570B02">
          <w:tab/>
          <w:delText>(i)</w:delText>
        </w:r>
        <w:r w:rsidRPr="00570B02">
          <w:tab/>
          <w:delText xml:space="preserve">the code (as proposed to be varied) </w:delText>
        </w:r>
      </w:del>
      <w:ins w:id="1894" w:author="Author" w:date="2024-09-12T09:53:00Z" w16du:dateUtc="2024-09-11T23:53:00Z">
        <w:r w:rsidRPr="00740349">
          <w:tab/>
          <w:t>(i)</w:t>
        </w:r>
        <w:r w:rsidRPr="00740349">
          <w:tab/>
        </w:r>
      </w:ins>
      <w:r w:rsidRPr="00740349">
        <w:t xml:space="preserve">requires participants in that section of the digital platform industry to implement measures to prevent or respond to misinformation or disinformation on the </w:t>
      </w:r>
      <w:del w:id="1895" w:author="Author" w:date="2024-09-12T09:53:00Z" w16du:dateUtc="2024-09-11T23:53:00Z">
        <w:r w:rsidRPr="00570B02">
          <w:delText>services</w:delText>
        </w:r>
      </w:del>
      <w:ins w:id="1896" w:author="Author" w:date="2024-09-12T09:53:00Z" w16du:dateUtc="2024-09-11T23:53:00Z">
        <w:r w:rsidR="00A06EB9" w:rsidRPr="00740349">
          <w:t>platform</w:t>
        </w:r>
        <w:r w:rsidRPr="00740349">
          <w:t>s</w:t>
        </w:r>
      </w:ins>
      <w:r w:rsidRPr="00740349">
        <w:t>; and</w:t>
      </w:r>
    </w:p>
    <w:p w14:paraId="64D18862" w14:textId="44E9664C" w:rsidR="00C61B42" w:rsidRPr="00740349" w:rsidRDefault="00C61B42" w:rsidP="00740349">
      <w:pPr>
        <w:pStyle w:val="paragraphsub"/>
      </w:pPr>
      <w:r w:rsidRPr="00740349">
        <w:tab/>
        <w:t>(ii)</w:t>
      </w:r>
      <w:r w:rsidRPr="00740349">
        <w:tab/>
      </w:r>
      <w:del w:id="1897" w:author="Author" w:date="2024-09-12T09:53:00Z" w16du:dateUtc="2024-09-11T23:53:00Z">
        <w:r w:rsidRPr="00570B02">
          <w:delText xml:space="preserve">the code (as proposed to be varied) </w:delText>
        </w:r>
      </w:del>
      <w:r w:rsidRPr="00740349">
        <w:t>enables assessment of compliance with the measures; and</w:t>
      </w:r>
    </w:p>
    <w:p w14:paraId="556A0239" w14:textId="13C289D9" w:rsidR="006159E5" w:rsidRPr="00740349" w:rsidRDefault="006159E5" w:rsidP="00740349">
      <w:pPr>
        <w:pStyle w:val="paragraphsub"/>
      </w:pPr>
      <w:r w:rsidRPr="00740349">
        <w:tab/>
        <w:t>(iii)</w:t>
      </w:r>
      <w:r w:rsidRPr="00740349">
        <w:tab/>
      </w:r>
      <w:del w:id="1898" w:author="Author" w:date="2024-09-12T09:53:00Z" w16du:dateUtc="2024-09-11T23:53:00Z">
        <w:r w:rsidR="00C61B42" w:rsidRPr="00570B02">
          <w:delText>the code (as proposed to be varied) provides</w:delText>
        </w:r>
      </w:del>
      <w:ins w:id="1899" w:author="Author" w:date="2024-09-12T09:53:00Z" w16du:dateUtc="2024-09-11T23:53:00Z">
        <w:r w:rsidRPr="00740349">
          <w:t>is reasonably appropriate and adapted to achieving the purpose of providing</w:t>
        </w:r>
      </w:ins>
      <w:r w:rsidRPr="00740349">
        <w:t xml:space="preserve"> adequate protection for the </w:t>
      </w:r>
      <w:ins w:id="1900" w:author="Author" w:date="2024-09-12T09:53:00Z" w16du:dateUtc="2024-09-11T23:53:00Z">
        <w:r w:rsidRPr="00740349">
          <w:t xml:space="preserve">Australian </w:t>
        </w:r>
      </w:ins>
      <w:r w:rsidRPr="00740349">
        <w:t xml:space="preserve">community from </w:t>
      </w:r>
      <w:ins w:id="1901" w:author="Author" w:date="2024-09-12T09:53:00Z" w16du:dateUtc="2024-09-11T23:53:00Z">
        <w:r w:rsidRPr="00740349">
          <w:t xml:space="preserve">serious harm caused or contributed to by </w:t>
        </w:r>
      </w:ins>
      <w:r w:rsidRPr="00740349">
        <w:t xml:space="preserve">misinformation or disinformation on the </w:t>
      </w:r>
      <w:del w:id="1902" w:author="Author" w:date="2024-09-12T09:53:00Z" w16du:dateUtc="2024-09-11T23:53:00Z">
        <w:r w:rsidR="00C61B42" w:rsidRPr="00570B02">
          <w:delText>services</w:delText>
        </w:r>
      </w:del>
      <w:ins w:id="1903" w:author="Author" w:date="2024-09-12T09:53:00Z" w16du:dateUtc="2024-09-11T23:53:00Z">
        <w:r w:rsidRPr="00740349">
          <w:t>platforms</w:t>
        </w:r>
      </w:ins>
      <w:r w:rsidRPr="00740349">
        <w:t>; and</w:t>
      </w:r>
    </w:p>
    <w:p w14:paraId="5EE430C1" w14:textId="292F0FD1" w:rsidR="00C61B42" w:rsidRPr="00740349" w:rsidRDefault="00C61B42" w:rsidP="00740349">
      <w:pPr>
        <w:pStyle w:val="paragraphsub"/>
        <w:rPr>
          <w:ins w:id="1904" w:author="Author" w:date="2024-09-12T09:53:00Z" w16du:dateUtc="2024-09-11T23:53:00Z"/>
        </w:rPr>
      </w:pPr>
      <w:del w:id="1905" w:author="Author" w:date="2024-09-12T09:53:00Z" w16du:dateUtc="2024-09-11T23:53:00Z">
        <w:r w:rsidRPr="00570B02">
          <w:tab/>
          <w:delText>(f</w:delText>
        </w:r>
      </w:del>
      <w:ins w:id="1906" w:author="Author" w:date="2024-09-12T09:53:00Z" w16du:dateUtc="2024-09-11T23:53:00Z">
        <w:r w:rsidRPr="00740349">
          <w:tab/>
          <w:t>(i</w:t>
        </w:r>
        <w:r w:rsidR="006159E5" w:rsidRPr="00740349">
          <w:t>v</w:t>
        </w:r>
        <w:r w:rsidRPr="00740349">
          <w:t>)</w:t>
        </w:r>
        <w:r w:rsidRPr="00740349">
          <w:tab/>
        </w:r>
        <w:r w:rsidR="00AE3B05" w:rsidRPr="00740349">
          <w:t xml:space="preserve">goes no further than reasonably necessary to provide </w:t>
        </w:r>
        <w:r w:rsidR="007D20FC" w:rsidRPr="00740349">
          <w:t xml:space="preserve">that </w:t>
        </w:r>
        <w:r w:rsidRPr="00740349">
          <w:t>protection; and</w:t>
        </w:r>
      </w:ins>
    </w:p>
    <w:p w14:paraId="732F331A" w14:textId="77777777" w:rsidR="00C61B42" w:rsidRPr="00740349" w:rsidRDefault="00C61B42" w:rsidP="00740349">
      <w:pPr>
        <w:pStyle w:val="paragraph"/>
      </w:pPr>
      <w:ins w:id="1907" w:author="Author" w:date="2024-09-12T09:53:00Z" w16du:dateUtc="2024-09-11T23:53:00Z">
        <w:r w:rsidRPr="00740349">
          <w:lastRenderedPageBreak/>
          <w:tab/>
          <w:t>(</w:t>
        </w:r>
        <w:r w:rsidR="00B350FA" w:rsidRPr="00740349">
          <w:t>e</w:t>
        </w:r>
      </w:ins>
      <w:r w:rsidRPr="00740349">
        <w:t>)</w:t>
      </w:r>
      <w:r w:rsidRPr="00740349">
        <w:tab/>
        <w:t>except in a case where the draft variation is of a minor nature—the ACMA is satisfied that, before giving the draft variation to the ACMA:</w:t>
      </w:r>
    </w:p>
    <w:p w14:paraId="74C86839" w14:textId="77777777" w:rsidR="00C61B42" w:rsidRPr="00740349" w:rsidRDefault="00C61B42" w:rsidP="00740349">
      <w:pPr>
        <w:pStyle w:val="paragraphsub"/>
      </w:pPr>
      <w:r w:rsidRPr="00740349">
        <w:tab/>
        <w:t>(i)</w:t>
      </w:r>
      <w:r w:rsidRPr="00740349">
        <w:tab/>
        <w:t>the body or association published the draft variation on its website and invited members of the public to make submissions to the body or association about the draft variation within a specified period; and</w:t>
      </w:r>
    </w:p>
    <w:p w14:paraId="4753559B" w14:textId="77777777" w:rsidR="00C61B42" w:rsidRPr="00740349" w:rsidRDefault="00C61B42" w:rsidP="00740349">
      <w:pPr>
        <w:pStyle w:val="paragraphsub"/>
      </w:pPr>
      <w:r w:rsidRPr="00740349">
        <w:tab/>
        <w:t>(ii)</w:t>
      </w:r>
      <w:r w:rsidRPr="00740349">
        <w:tab/>
        <w:t>the body or association gave consideration to any submissions that were received from members of the public within that period; and</w:t>
      </w:r>
    </w:p>
    <w:p w14:paraId="630801BC" w14:textId="0D7E916E" w:rsidR="00C61B42" w:rsidRPr="00740349" w:rsidRDefault="00C61B42" w:rsidP="00740349">
      <w:pPr>
        <w:pStyle w:val="paragraph"/>
      </w:pPr>
      <w:r w:rsidRPr="00740349">
        <w:tab/>
        <w:t>(</w:t>
      </w:r>
      <w:del w:id="1908" w:author="Author" w:date="2024-09-12T09:53:00Z" w16du:dateUtc="2024-09-11T23:53:00Z">
        <w:r w:rsidRPr="00570B02">
          <w:delText>g</w:delText>
        </w:r>
      </w:del>
      <w:ins w:id="1909" w:author="Author" w:date="2024-09-12T09:53:00Z" w16du:dateUtc="2024-09-11T23:53:00Z">
        <w:r w:rsidR="00B350FA" w:rsidRPr="00740349">
          <w:t>f</w:t>
        </w:r>
      </w:ins>
      <w:r w:rsidRPr="00740349">
        <w:t>)</w:t>
      </w:r>
      <w:r w:rsidRPr="00740349">
        <w:tab/>
        <w:t>except in a case where the draft variation is of a minor nature—the ACMA is satisfied that, before giving the draft variation to the ACMA:</w:t>
      </w:r>
    </w:p>
    <w:p w14:paraId="45376EC0" w14:textId="77777777" w:rsidR="00C61B42" w:rsidRPr="00740349" w:rsidRDefault="00C61B42" w:rsidP="00740349">
      <w:pPr>
        <w:pStyle w:val="paragraphsub"/>
      </w:pPr>
      <w:r w:rsidRPr="00740349">
        <w:tab/>
        <w:t>(i)</w:t>
      </w:r>
      <w:r w:rsidRPr="00740349">
        <w:tab/>
        <w:t>the body or association published the draft variation on its website and invited participants in that section of the digital platform industry to make submissions to the body or association about the draft variation within a specified period; and</w:t>
      </w:r>
    </w:p>
    <w:p w14:paraId="7AA09357" w14:textId="77777777" w:rsidR="00C61B42" w:rsidRPr="00740349" w:rsidRDefault="00C61B42" w:rsidP="00740349">
      <w:pPr>
        <w:pStyle w:val="paragraphsub"/>
      </w:pPr>
      <w:r w:rsidRPr="00740349">
        <w:tab/>
        <w:t>(ii)</w:t>
      </w:r>
      <w:r w:rsidRPr="00740349">
        <w:tab/>
        <w:t>the body or association gave consideration to any submissions that were received from participants in that section of the digital platform industry within that period; and</w:t>
      </w:r>
    </w:p>
    <w:p w14:paraId="7D415767" w14:textId="4B9DEDE5" w:rsidR="00C61B42" w:rsidRPr="00740349" w:rsidRDefault="00C61B42" w:rsidP="00740349">
      <w:pPr>
        <w:pStyle w:val="paragraph"/>
      </w:pPr>
      <w:r w:rsidRPr="00740349">
        <w:tab/>
        <w:t>(</w:t>
      </w:r>
      <w:del w:id="1910" w:author="Author" w:date="2024-09-12T09:53:00Z" w16du:dateUtc="2024-09-11T23:53:00Z">
        <w:r w:rsidRPr="00570B02">
          <w:delText>h</w:delText>
        </w:r>
      </w:del>
      <w:ins w:id="1911" w:author="Author" w:date="2024-09-12T09:53:00Z" w16du:dateUtc="2024-09-11T23:53:00Z">
        <w:r w:rsidR="00B350FA" w:rsidRPr="00740349">
          <w:t>g</w:t>
        </w:r>
      </w:ins>
      <w:r w:rsidRPr="00740349">
        <w:t>)</w:t>
      </w:r>
      <w:r w:rsidRPr="00740349">
        <w:tab/>
        <w:t>except in a case where the draft variation is of a minor nature—the ACMA is satisfied that at least one body or association that represents the interests of consumers has been consulted about the development of the draft variation</w:t>
      </w:r>
      <w:r w:rsidR="00A80961" w:rsidRPr="00740349">
        <w:t>.</w:t>
      </w:r>
    </w:p>
    <w:p w14:paraId="4EC312B6" w14:textId="77777777" w:rsidR="00C61B42" w:rsidRPr="00740349" w:rsidRDefault="00C61B42" w:rsidP="00740349">
      <w:pPr>
        <w:pStyle w:val="SubsectionHead"/>
        <w:rPr>
          <w:ins w:id="1912" w:author="Author" w:date="2024-09-12T09:53:00Z" w16du:dateUtc="2024-09-11T23:53:00Z"/>
        </w:rPr>
      </w:pPr>
      <w:ins w:id="1913" w:author="Author" w:date="2024-09-12T09:53:00Z" w16du:dateUtc="2024-09-11T23:53:00Z">
        <w:r w:rsidRPr="00740349">
          <w:t>Period for making submissions</w:t>
        </w:r>
      </w:ins>
    </w:p>
    <w:p w14:paraId="04BC483B" w14:textId="77777777" w:rsidR="006C7C6C" w:rsidRPr="00740349" w:rsidRDefault="006C7C6C" w:rsidP="00740349">
      <w:pPr>
        <w:pStyle w:val="SubsectionHead"/>
        <w:rPr>
          <w:moveFrom w:id="1914" w:author="Author" w:date="2024-09-12T09:53:00Z" w16du:dateUtc="2024-09-11T23:53:00Z"/>
        </w:rPr>
      </w:pPr>
      <w:moveFromRangeStart w:id="1915" w:author="Author" w:date="2024-09-12T09:53:00Z" w:name="move177027249"/>
      <w:moveFrom w:id="1916" w:author="Author" w:date="2024-09-12T09:53:00Z" w16du:dateUtc="2024-09-11T23:53:00Z">
        <w:r w:rsidRPr="00740349">
          <w:t>Period for making submissions</w:t>
        </w:r>
      </w:moveFrom>
    </w:p>
    <w:moveFromRangeEnd w:id="1915"/>
    <w:p w14:paraId="2CB1B98B" w14:textId="153F0909" w:rsidR="00C61B42" w:rsidRPr="00740349" w:rsidRDefault="00C61B42" w:rsidP="00740349">
      <w:pPr>
        <w:pStyle w:val="subsection"/>
      </w:pPr>
      <w:r w:rsidRPr="00740349">
        <w:tab/>
        <w:t>(2)</w:t>
      </w:r>
      <w:r w:rsidRPr="00740349">
        <w:tab/>
        <w:t xml:space="preserve">A period specified under </w:t>
      </w:r>
      <w:r w:rsidR="00F84BCE" w:rsidRPr="00740349">
        <w:t>sub</w:t>
      </w:r>
      <w:r w:rsidR="00B83758" w:rsidRPr="00740349">
        <w:t>paragraph (</w:t>
      </w:r>
      <w:r w:rsidRPr="00740349">
        <w:t>1)(</w:t>
      </w:r>
      <w:del w:id="1917" w:author="Author" w:date="2024-09-12T09:53:00Z" w16du:dateUtc="2024-09-11T23:53:00Z">
        <w:r w:rsidRPr="00570B02">
          <w:delText>f</w:delText>
        </w:r>
      </w:del>
      <w:ins w:id="1918" w:author="Author" w:date="2024-09-12T09:53:00Z" w16du:dateUtc="2024-09-11T23:53:00Z">
        <w:r w:rsidR="00B350FA" w:rsidRPr="00740349">
          <w:t>e</w:t>
        </w:r>
      </w:ins>
      <w:r w:rsidRPr="00740349">
        <w:t>)(i) or (1)(</w:t>
      </w:r>
      <w:del w:id="1919" w:author="Author" w:date="2024-09-12T09:53:00Z" w16du:dateUtc="2024-09-11T23:53:00Z">
        <w:r w:rsidRPr="00570B02">
          <w:delText>g</w:delText>
        </w:r>
      </w:del>
      <w:ins w:id="1920" w:author="Author" w:date="2024-09-12T09:53:00Z" w16du:dateUtc="2024-09-11T23:53:00Z">
        <w:r w:rsidR="00B350FA" w:rsidRPr="00740349">
          <w:t>f</w:t>
        </w:r>
      </w:ins>
      <w:r w:rsidRPr="00740349">
        <w:t>)(i) must run for at least 30 days</w:t>
      </w:r>
      <w:r w:rsidR="00A80961" w:rsidRPr="00740349">
        <w:t>.</w:t>
      </w:r>
    </w:p>
    <w:p w14:paraId="3927D2C7" w14:textId="77777777" w:rsidR="00C61B42" w:rsidRPr="00740349" w:rsidRDefault="00C61B42" w:rsidP="00740349">
      <w:pPr>
        <w:pStyle w:val="SubsectionHead"/>
      </w:pPr>
      <w:r w:rsidRPr="00740349">
        <w:t>Approval of variation</w:t>
      </w:r>
    </w:p>
    <w:p w14:paraId="47CDE87F" w14:textId="77777777" w:rsidR="00C61B42" w:rsidRPr="00740349" w:rsidRDefault="00C61B42" w:rsidP="00740349">
      <w:pPr>
        <w:pStyle w:val="subsection"/>
      </w:pPr>
      <w:r w:rsidRPr="00740349">
        <w:tab/>
        <w:t>(3)</w:t>
      </w:r>
      <w:r w:rsidRPr="00740349">
        <w:tab/>
        <w:t xml:space="preserve">The ACMA may, </w:t>
      </w:r>
      <w:r w:rsidR="00806818" w:rsidRPr="00740349">
        <w:t xml:space="preserve">by </w:t>
      </w:r>
      <w:r w:rsidR="009753B9" w:rsidRPr="00740349">
        <w:t>written notice given to the body or association</w:t>
      </w:r>
      <w:r w:rsidRPr="00740349">
        <w:t>, approve the draft variation</w:t>
      </w:r>
      <w:r w:rsidR="00A80961" w:rsidRPr="00740349">
        <w:t>.</w:t>
      </w:r>
    </w:p>
    <w:p w14:paraId="415D1F90" w14:textId="77777777" w:rsidR="00C758F2" w:rsidRPr="00740349" w:rsidRDefault="00C758F2" w:rsidP="00740349">
      <w:pPr>
        <w:pStyle w:val="subsection"/>
        <w:rPr>
          <w:ins w:id="1921" w:author="Author" w:date="2024-09-12T09:53:00Z" w16du:dateUtc="2024-09-11T23:53:00Z"/>
        </w:rPr>
      </w:pPr>
      <w:r w:rsidRPr="00740349">
        <w:tab/>
        <w:t>(4)</w:t>
      </w:r>
      <w:r w:rsidRPr="00740349">
        <w:tab/>
      </w:r>
      <w:ins w:id="1922" w:author="Author" w:date="2024-09-12T09:53:00Z" w16du:dateUtc="2024-09-11T23:53:00Z">
        <w:r w:rsidR="006E4A68" w:rsidRPr="00740349">
          <w:t>The draft variation and t</w:t>
        </w:r>
        <w:r w:rsidRPr="00740349">
          <w:t xml:space="preserve">he approval of </w:t>
        </w:r>
        <w:r w:rsidR="006E4A68" w:rsidRPr="00740349">
          <w:t xml:space="preserve">the </w:t>
        </w:r>
        <w:r w:rsidRPr="00740349">
          <w:t xml:space="preserve">draft variation </w:t>
        </w:r>
        <w:r w:rsidR="006E4A68" w:rsidRPr="00740349">
          <w:t xml:space="preserve">are </w:t>
        </w:r>
        <w:r w:rsidRPr="00740349">
          <w:t>not legislative instrument</w:t>
        </w:r>
        <w:r w:rsidR="006E4A68" w:rsidRPr="00740349">
          <w:t>s</w:t>
        </w:r>
        <w:r w:rsidRPr="00740349">
          <w:t>.</w:t>
        </w:r>
      </w:ins>
    </w:p>
    <w:p w14:paraId="2C909F78" w14:textId="2E4A5B1D" w:rsidR="00806818" w:rsidRPr="00740349" w:rsidRDefault="00C61B42" w:rsidP="00740349">
      <w:pPr>
        <w:pStyle w:val="subsection"/>
      </w:pPr>
      <w:ins w:id="1923" w:author="Author" w:date="2024-09-12T09:53:00Z" w16du:dateUtc="2024-09-11T23:53:00Z">
        <w:r w:rsidRPr="00740349">
          <w:lastRenderedPageBreak/>
          <w:tab/>
          <w:t>(</w:t>
        </w:r>
        <w:r w:rsidR="00E1626D" w:rsidRPr="00740349">
          <w:t>5</w:t>
        </w:r>
        <w:r w:rsidRPr="00740349">
          <w:t>)</w:t>
        </w:r>
        <w:r w:rsidRPr="00740349">
          <w:tab/>
        </w:r>
      </w:ins>
      <w:r w:rsidRPr="00740349">
        <w:t>If the ACMA approves the draft variation</w:t>
      </w:r>
      <w:r w:rsidR="00715138" w:rsidRPr="00740349">
        <w:t>,</w:t>
      </w:r>
      <w:r w:rsidR="00C763D4" w:rsidRPr="00740349">
        <w:t xml:space="preserve"> </w:t>
      </w:r>
      <w:r w:rsidR="00025552" w:rsidRPr="00740349">
        <w:t xml:space="preserve">the </w:t>
      </w:r>
      <w:ins w:id="1924" w:author="Author" w:date="2024-09-12T09:53:00Z" w16du:dateUtc="2024-09-11T23:53:00Z">
        <w:r w:rsidR="00025552" w:rsidRPr="00740349">
          <w:t>ACMA must</w:t>
        </w:r>
        <w:r w:rsidR="007023E6" w:rsidRPr="00740349">
          <w:t>,</w:t>
        </w:r>
        <w:r w:rsidR="00D6038A" w:rsidRPr="00740349">
          <w:t xml:space="preserve"> </w:t>
        </w:r>
        <w:r w:rsidR="00025552" w:rsidRPr="00740349">
          <w:t xml:space="preserve">by legislative instrument, vary </w:t>
        </w:r>
        <w:r w:rsidRPr="00740349">
          <w:t xml:space="preserve">the </w:t>
        </w:r>
      </w:ins>
      <w:r w:rsidRPr="00740349">
        <w:t xml:space="preserve">code </w:t>
      </w:r>
      <w:del w:id="1925" w:author="Author" w:date="2024-09-12T09:53:00Z" w16du:dateUtc="2024-09-11T23:53:00Z">
        <w:r w:rsidRPr="00570B02">
          <w:delText xml:space="preserve">is varied </w:delText>
        </w:r>
      </w:del>
      <w:r w:rsidRPr="00740349">
        <w:t>accordingly</w:t>
      </w:r>
      <w:r w:rsidR="007023E6" w:rsidRPr="00740349">
        <w:t>.</w:t>
      </w:r>
    </w:p>
    <w:p w14:paraId="75962DE4" w14:textId="77777777" w:rsidR="00C61B42" w:rsidRPr="00570B02" w:rsidRDefault="00A80961" w:rsidP="00257574">
      <w:pPr>
        <w:pStyle w:val="ActHead5"/>
        <w:rPr>
          <w:del w:id="1926" w:author="Author" w:date="2024-09-12T09:53:00Z" w16du:dateUtc="2024-09-11T23:53:00Z"/>
        </w:rPr>
      </w:pPr>
      <w:bookmarkStart w:id="1927" w:name="_Toc136528185"/>
      <w:del w:id="1928" w:author="Author" w:date="2024-09-12T09:53:00Z" w16du:dateUtc="2024-09-11T23:53:00Z">
        <w:r w:rsidRPr="00E65593">
          <w:rPr>
            <w:rStyle w:val="CharSectno"/>
          </w:rPr>
          <w:delText>41</w:delText>
        </w:r>
        <w:r w:rsidR="00C61B42" w:rsidRPr="00570B02">
          <w:delText xml:space="preserve">  Replacement of misinformation codes</w:delText>
        </w:r>
        <w:bookmarkEnd w:id="1927"/>
      </w:del>
    </w:p>
    <w:p w14:paraId="1D6B732D" w14:textId="77777777" w:rsidR="00C61B42" w:rsidRPr="00570B02" w:rsidRDefault="00C61B42" w:rsidP="00257574">
      <w:pPr>
        <w:pStyle w:val="subsection"/>
        <w:rPr>
          <w:del w:id="1929" w:author="Author" w:date="2024-09-12T09:53:00Z" w16du:dateUtc="2024-09-11T23:53:00Z"/>
        </w:rPr>
      </w:pPr>
      <w:del w:id="1930" w:author="Author" w:date="2024-09-12T09:53:00Z" w16du:dateUtc="2024-09-11T23:53:00Z">
        <w:r w:rsidRPr="00570B02">
          <w:tab/>
        </w:r>
        <w:r w:rsidRPr="00570B02">
          <w:tab/>
          <w:delText>Changes to a misinformation code may be achieved by replacing the code instead of varying the code</w:delText>
        </w:r>
        <w:r w:rsidR="00A80961" w:rsidRPr="00570B02">
          <w:delText>.</w:delText>
        </w:r>
        <w:r w:rsidRPr="00570B02">
          <w:delText xml:space="preserve"> However, this does not prevent the ACMA from removing under clause </w:delText>
        </w:r>
        <w:r w:rsidR="00A80961" w:rsidRPr="00570B02">
          <w:delText>42</w:delText>
        </w:r>
        <w:r w:rsidRPr="00570B02">
          <w:delText xml:space="preserve"> a misinformation code, or a provision of a misinformation code, from the Register kept under clause </w:delText>
        </w:r>
        <w:r w:rsidR="00A80961" w:rsidRPr="00570B02">
          <w:delText>55.</w:delText>
        </w:r>
      </w:del>
    </w:p>
    <w:p w14:paraId="4342955C" w14:textId="3E2E35AD" w:rsidR="00C61B42" w:rsidRPr="00740349" w:rsidRDefault="00A80961" w:rsidP="00740349">
      <w:pPr>
        <w:pStyle w:val="ActHead5"/>
      </w:pPr>
      <w:bookmarkStart w:id="1931" w:name="_Toc136528186"/>
      <w:del w:id="1932" w:author="Author" w:date="2024-09-12T09:53:00Z" w16du:dateUtc="2024-09-11T23:53:00Z">
        <w:r w:rsidRPr="00E65593">
          <w:rPr>
            <w:rStyle w:val="CharSectno"/>
          </w:rPr>
          <w:delText>42</w:delText>
        </w:r>
        <w:r w:rsidR="00C61B42" w:rsidRPr="00570B02">
          <w:delText xml:space="preserve">  Deregistration</w:delText>
        </w:r>
      </w:del>
      <w:bookmarkStart w:id="1933" w:name="_Toc176247056"/>
      <w:ins w:id="1934" w:author="Author" w:date="2024-09-12T09:53:00Z" w16du:dateUtc="2024-09-11T23:53:00Z">
        <w:r w:rsidR="00CD4CD9" w:rsidRPr="009C0505">
          <w:rPr>
            <w:rStyle w:val="CharSectno"/>
          </w:rPr>
          <w:t>51</w:t>
        </w:r>
        <w:r w:rsidR="00C61B42" w:rsidRPr="00740349">
          <w:t xml:space="preserve">  </w:t>
        </w:r>
        <w:r w:rsidR="00CA275B" w:rsidRPr="00740349">
          <w:t>Revocation</w:t>
        </w:r>
      </w:ins>
      <w:r w:rsidR="00A13A3D" w:rsidRPr="00740349">
        <w:t xml:space="preserve"> </w:t>
      </w:r>
      <w:r w:rsidR="00C61B42" w:rsidRPr="00740349">
        <w:t>of misinformation codes and provisions of misinformation codes</w:t>
      </w:r>
      <w:bookmarkEnd w:id="1931"/>
      <w:bookmarkEnd w:id="1933"/>
    </w:p>
    <w:p w14:paraId="6C68D14C" w14:textId="0DCE0DC2" w:rsidR="00C61B42" w:rsidRPr="00740349" w:rsidRDefault="00C61B42" w:rsidP="00740349">
      <w:pPr>
        <w:pStyle w:val="subsection"/>
      </w:pPr>
      <w:r w:rsidRPr="00740349">
        <w:tab/>
        <w:t>(1)</w:t>
      </w:r>
      <w:r w:rsidRPr="00740349">
        <w:tab/>
        <w:t>The ACMA may</w:t>
      </w:r>
      <w:del w:id="1935" w:author="Author" w:date="2024-09-12T09:53:00Z" w16du:dateUtc="2024-09-11T23:53:00Z">
        <w:r w:rsidRPr="00570B02">
          <w:delText xml:space="preserve"> remove from the Register kept under clause </w:delText>
        </w:r>
        <w:r w:rsidR="00A80961" w:rsidRPr="00570B02">
          <w:delText>55</w:delText>
        </w:r>
      </w:del>
      <w:ins w:id="1936" w:author="Author" w:date="2024-09-12T09:53:00Z" w16du:dateUtc="2024-09-11T23:53:00Z">
        <w:r w:rsidR="007072C5" w:rsidRPr="00740349">
          <w:t xml:space="preserve">, by legislative instrument, </w:t>
        </w:r>
        <w:r w:rsidR="00CA275B" w:rsidRPr="00740349">
          <w:t>revoke</w:t>
        </w:r>
      </w:ins>
      <w:r w:rsidRPr="00740349">
        <w:t>:</w:t>
      </w:r>
    </w:p>
    <w:p w14:paraId="0C323983" w14:textId="77777777" w:rsidR="00C61B42" w:rsidRPr="00740349" w:rsidRDefault="00C61B42" w:rsidP="00740349">
      <w:pPr>
        <w:pStyle w:val="paragraph"/>
      </w:pPr>
      <w:r w:rsidRPr="00740349">
        <w:tab/>
        <w:t>(a)</w:t>
      </w:r>
      <w:r w:rsidRPr="00740349">
        <w:tab/>
        <w:t>a misinformation code; or</w:t>
      </w:r>
    </w:p>
    <w:p w14:paraId="7DD51574" w14:textId="77777777" w:rsidR="00C61B42" w:rsidRPr="00740349" w:rsidRDefault="00C61B42" w:rsidP="00740349">
      <w:pPr>
        <w:pStyle w:val="paragraph"/>
      </w:pPr>
      <w:r w:rsidRPr="00740349">
        <w:tab/>
        <w:t>(b)</w:t>
      </w:r>
      <w:r w:rsidRPr="00740349">
        <w:tab/>
        <w:t>a provision of a misinformation code</w:t>
      </w:r>
      <w:r w:rsidR="00A80961" w:rsidRPr="00740349">
        <w:t>.</w:t>
      </w:r>
    </w:p>
    <w:p w14:paraId="34F29223" w14:textId="77777777" w:rsidR="00C61B42" w:rsidRPr="00570B02" w:rsidRDefault="00D50C3E" w:rsidP="00257574">
      <w:pPr>
        <w:pStyle w:val="subsection"/>
        <w:rPr>
          <w:del w:id="1937" w:author="Author" w:date="2024-09-12T09:53:00Z" w16du:dateUtc="2024-09-11T23:53:00Z"/>
        </w:rPr>
      </w:pPr>
      <w:r w:rsidRPr="00740349">
        <w:tab/>
        <w:t>(2)</w:t>
      </w:r>
      <w:r w:rsidRPr="00740349">
        <w:tab/>
      </w:r>
      <w:del w:id="1938" w:author="Author" w:date="2024-09-12T09:53:00Z" w16du:dateUtc="2024-09-11T23:53:00Z">
        <w:r w:rsidR="00C61B42" w:rsidRPr="00570B02">
          <w:delText>A misinformation code ceases to be registered when it is removed from the Register</w:delText>
        </w:r>
        <w:r w:rsidR="00A80961" w:rsidRPr="00570B02">
          <w:delText>.</w:delText>
        </w:r>
      </w:del>
    </w:p>
    <w:p w14:paraId="72A4EC30" w14:textId="582BD59D" w:rsidR="00D50C3E" w:rsidRPr="00740349" w:rsidRDefault="00C61B42" w:rsidP="00740349">
      <w:pPr>
        <w:pStyle w:val="subsection"/>
      </w:pPr>
      <w:del w:id="1939" w:author="Author" w:date="2024-09-12T09:53:00Z" w16du:dateUtc="2024-09-11T23:53:00Z">
        <w:r w:rsidRPr="00570B02">
          <w:tab/>
          <w:delText>(3)</w:delText>
        </w:r>
        <w:r w:rsidRPr="00570B02">
          <w:tab/>
        </w:r>
      </w:del>
      <w:r w:rsidR="00D50C3E" w:rsidRPr="00740349">
        <w:t xml:space="preserve">If the ACMA </w:t>
      </w:r>
      <w:del w:id="1940" w:author="Author" w:date="2024-09-12T09:53:00Z" w16du:dateUtc="2024-09-11T23:53:00Z">
        <w:r w:rsidRPr="00570B02">
          <w:delText>removes</w:delText>
        </w:r>
      </w:del>
      <w:ins w:id="1941" w:author="Author" w:date="2024-09-12T09:53:00Z" w16du:dateUtc="2024-09-11T23:53:00Z">
        <w:r w:rsidR="00CA275B" w:rsidRPr="00740349">
          <w:t>revoke</w:t>
        </w:r>
        <w:r w:rsidR="00101955" w:rsidRPr="00740349">
          <w:t>s</w:t>
        </w:r>
      </w:ins>
      <w:r w:rsidR="00101955" w:rsidRPr="00740349">
        <w:t xml:space="preserve"> </w:t>
      </w:r>
      <w:r w:rsidR="00D50C3E" w:rsidRPr="00740349">
        <w:t>a provision of a misinformation code</w:t>
      </w:r>
      <w:del w:id="1942" w:author="Author" w:date="2024-09-12T09:53:00Z" w16du:dateUtc="2024-09-11T23:53:00Z">
        <w:r w:rsidRPr="00570B02">
          <w:delText xml:space="preserve"> from the Register</w:delText>
        </w:r>
      </w:del>
      <w:r w:rsidR="00D50C3E" w:rsidRPr="00740349">
        <w:t xml:space="preserve">, this Schedule has effect in relation to things occurring after the </w:t>
      </w:r>
      <w:del w:id="1943" w:author="Author" w:date="2024-09-12T09:53:00Z" w16du:dateUtc="2024-09-11T23:53:00Z">
        <w:r w:rsidRPr="00570B02">
          <w:delText>removal of the provision</w:delText>
        </w:r>
      </w:del>
      <w:ins w:id="1944" w:author="Author" w:date="2024-09-12T09:53:00Z" w16du:dateUtc="2024-09-11T23:53:00Z">
        <w:r w:rsidR="00CA275B" w:rsidRPr="00740349">
          <w:t>revocation</w:t>
        </w:r>
      </w:ins>
      <w:r w:rsidR="00101955" w:rsidRPr="00740349">
        <w:t xml:space="preserve"> </w:t>
      </w:r>
      <w:r w:rsidR="00D50C3E" w:rsidRPr="00740349">
        <w:t xml:space="preserve">as if the code </w:t>
      </w:r>
      <w:del w:id="1945" w:author="Author" w:date="2024-09-12T09:53:00Z" w16du:dateUtc="2024-09-11T23:53:00Z">
        <w:r w:rsidRPr="00570B02">
          <w:delText xml:space="preserve">registered under this Part </w:delText>
        </w:r>
      </w:del>
      <w:r w:rsidR="00D50C3E" w:rsidRPr="00740349">
        <w:t>did not include the provision</w:t>
      </w:r>
      <w:del w:id="1946" w:author="Author" w:date="2024-09-12T09:53:00Z" w16du:dateUtc="2024-09-11T23:53:00Z">
        <w:r w:rsidRPr="00570B02">
          <w:delText xml:space="preserve"> removed</w:delText>
        </w:r>
      </w:del>
      <w:r w:rsidR="00D50C3E" w:rsidRPr="00740349">
        <w:t>.</w:t>
      </w:r>
    </w:p>
    <w:p w14:paraId="3C05E0C1" w14:textId="6164481F" w:rsidR="000175ED" w:rsidRPr="00740349" w:rsidRDefault="00C61B42" w:rsidP="00740349">
      <w:pPr>
        <w:pStyle w:val="ActHead5"/>
      </w:pPr>
      <w:bookmarkStart w:id="1947" w:name="_Toc176247057"/>
      <w:bookmarkStart w:id="1948" w:name="_Toc136528187"/>
      <w:del w:id="1949" w:author="Author" w:date="2024-09-12T09:53:00Z" w16du:dateUtc="2024-09-11T23:53:00Z">
        <w:r w:rsidRPr="00E65593">
          <w:rPr>
            <w:rStyle w:val="CharSubdNo"/>
          </w:rPr>
          <w:delText>Subdivision C</w:delText>
        </w:r>
        <w:r w:rsidRPr="00570B02">
          <w:delText>—</w:delText>
        </w:r>
      </w:del>
      <w:ins w:id="1950" w:author="Author" w:date="2024-09-12T09:53:00Z" w16du:dateUtc="2024-09-11T23:53:00Z">
        <w:r w:rsidR="00CD4CD9" w:rsidRPr="009C0505">
          <w:rPr>
            <w:rStyle w:val="CharSectno"/>
          </w:rPr>
          <w:t>52</w:t>
        </w:r>
        <w:r w:rsidR="000175ED" w:rsidRPr="00740349">
          <w:t xml:space="preserve">  </w:t>
        </w:r>
      </w:ins>
      <w:r w:rsidR="000175ED" w:rsidRPr="00740349">
        <w:t xml:space="preserve">Compliance with </w:t>
      </w:r>
      <w:ins w:id="1951" w:author="Author" w:date="2024-09-12T09:53:00Z" w16du:dateUtc="2024-09-11T23:53:00Z">
        <w:r w:rsidR="00A8184C" w:rsidRPr="00740349">
          <w:t>approved</w:t>
        </w:r>
        <w:r w:rsidR="000175ED" w:rsidRPr="00740349">
          <w:t xml:space="preserve"> </w:t>
        </w:r>
      </w:ins>
      <w:r w:rsidR="000175ED" w:rsidRPr="00740349">
        <w:t xml:space="preserve">misinformation </w:t>
      </w:r>
      <w:del w:id="1952" w:author="Author" w:date="2024-09-12T09:53:00Z" w16du:dateUtc="2024-09-11T23:53:00Z">
        <w:r w:rsidRPr="00E65593">
          <w:rPr>
            <w:rStyle w:val="CharSubdText"/>
          </w:rPr>
          <w:delText>codes</w:delText>
        </w:r>
      </w:del>
      <w:bookmarkEnd w:id="1948"/>
      <w:ins w:id="1953" w:author="Author" w:date="2024-09-12T09:53:00Z" w16du:dateUtc="2024-09-11T23:53:00Z">
        <w:r w:rsidR="000175ED" w:rsidRPr="00740349">
          <w:t>code</w:t>
        </w:r>
      </w:ins>
      <w:bookmarkEnd w:id="1947"/>
    </w:p>
    <w:p w14:paraId="5F2FAB85" w14:textId="77777777" w:rsidR="00C61B42" w:rsidRPr="00570B02" w:rsidRDefault="00A80961" w:rsidP="00257574">
      <w:pPr>
        <w:pStyle w:val="ActHead5"/>
        <w:rPr>
          <w:del w:id="1954" w:author="Author" w:date="2024-09-12T09:53:00Z" w16du:dateUtc="2024-09-11T23:53:00Z"/>
        </w:rPr>
      </w:pPr>
      <w:bookmarkStart w:id="1955" w:name="_Toc136528188"/>
      <w:del w:id="1956" w:author="Author" w:date="2024-09-12T09:53:00Z" w16du:dateUtc="2024-09-11T23:53:00Z">
        <w:r w:rsidRPr="00E65593">
          <w:rPr>
            <w:rStyle w:val="CharSectno"/>
          </w:rPr>
          <w:delText>43</w:delText>
        </w:r>
        <w:r w:rsidR="00C61B42" w:rsidRPr="00570B02">
          <w:delText xml:space="preserve">  Compliance with registered misinformation code</w:delText>
        </w:r>
        <w:bookmarkEnd w:id="1955"/>
      </w:del>
    </w:p>
    <w:p w14:paraId="488C1492" w14:textId="77777777" w:rsidR="000175ED" w:rsidRPr="00740349" w:rsidRDefault="000175ED" w:rsidP="00740349">
      <w:pPr>
        <w:pStyle w:val="subsection"/>
      </w:pPr>
      <w:r w:rsidRPr="00740349">
        <w:tab/>
        <w:t>(1)</w:t>
      </w:r>
      <w:r w:rsidRPr="00740349">
        <w:tab/>
        <w:t>If:</w:t>
      </w:r>
    </w:p>
    <w:p w14:paraId="40FDF151" w14:textId="42D3FA7D" w:rsidR="002262EF" w:rsidRPr="00740349" w:rsidRDefault="002262EF" w:rsidP="00740349">
      <w:pPr>
        <w:pStyle w:val="paragraph"/>
      </w:pPr>
      <w:r w:rsidRPr="00740349">
        <w:tab/>
        <w:t>(a)</w:t>
      </w:r>
      <w:r w:rsidRPr="00740349">
        <w:tab/>
        <w:t xml:space="preserve">a misinformation code </w:t>
      </w:r>
      <w:ins w:id="1957" w:author="Author" w:date="2024-09-12T09:53:00Z" w16du:dateUtc="2024-09-11T23:53:00Z">
        <w:r w:rsidRPr="00740349">
          <w:t xml:space="preserve">approved under this Division </w:t>
        </w:r>
      </w:ins>
      <w:r w:rsidRPr="00740349">
        <w:t xml:space="preserve">that applies to participants in a particular section of the digital platform industry is </w:t>
      </w:r>
      <w:del w:id="1958" w:author="Author" w:date="2024-09-12T09:53:00Z" w16du:dateUtc="2024-09-11T23:53:00Z">
        <w:r w:rsidR="00C61B42" w:rsidRPr="00570B02">
          <w:delText>registered under this Part</w:delText>
        </w:r>
      </w:del>
      <w:ins w:id="1959" w:author="Author" w:date="2024-09-12T09:53:00Z" w16du:dateUtc="2024-09-11T23:53:00Z">
        <w:r w:rsidRPr="00740349">
          <w:t>in force</w:t>
        </w:r>
      </w:ins>
      <w:r w:rsidRPr="00740349">
        <w:t>; and</w:t>
      </w:r>
    </w:p>
    <w:p w14:paraId="691F86D1" w14:textId="77777777" w:rsidR="000175ED" w:rsidRPr="00740349" w:rsidRDefault="000175ED" w:rsidP="00740349">
      <w:pPr>
        <w:pStyle w:val="paragraph"/>
      </w:pPr>
      <w:r w:rsidRPr="00740349">
        <w:tab/>
        <w:t>(b)</w:t>
      </w:r>
      <w:r w:rsidRPr="00740349">
        <w:tab/>
        <w:t>a digital</w:t>
      </w:r>
      <w:ins w:id="1960" w:author="Author" w:date="2024-09-12T09:53:00Z" w16du:dateUtc="2024-09-11T23:53:00Z">
        <w:r w:rsidRPr="00740349">
          <w:t xml:space="preserve"> </w:t>
        </w:r>
        <w:r w:rsidR="003D5F1D" w:rsidRPr="00740349">
          <w:t>communications</w:t>
        </w:r>
      </w:ins>
      <w:r w:rsidR="003D5F1D" w:rsidRPr="00740349">
        <w:t xml:space="preserve"> </w:t>
      </w:r>
      <w:r w:rsidRPr="00740349">
        <w:t>platform provider is a participant in that section of the digital platform industry;</w:t>
      </w:r>
    </w:p>
    <w:p w14:paraId="7983EA52" w14:textId="77777777" w:rsidR="000175ED" w:rsidRPr="00740349" w:rsidRDefault="000175ED" w:rsidP="00740349">
      <w:pPr>
        <w:pStyle w:val="subsection2"/>
      </w:pPr>
      <w:r w:rsidRPr="00740349">
        <w:t>the provider must comply with the code.</w:t>
      </w:r>
    </w:p>
    <w:p w14:paraId="54C1494B" w14:textId="77777777" w:rsidR="000175ED" w:rsidRPr="00740349" w:rsidRDefault="000175ED" w:rsidP="00740349">
      <w:pPr>
        <w:pStyle w:val="subsection"/>
        <w:rPr>
          <w:moveTo w:id="1961" w:author="Author" w:date="2024-09-12T09:53:00Z" w16du:dateUtc="2024-09-11T23:53:00Z"/>
        </w:rPr>
      </w:pPr>
      <w:moveToRangeStart w:id="1962" w:author="Author" w:date="2024-09-12T09:53:00Z" w:name="move177027251"/>
      <w:moveTo w:id="1963" w:author="Author" w:date="2024-09-12T09:53:00Z" w16du:dateUtc="2024-09-11T23:53:00Z">
        <w:r w:rsidRPr="00740349">
          <w:lastRenderedPageBreak/>
          <w:tab/>
          <w:t>(2)</w:t>
        </w:r>
        <w:r w:rsidRPr="00740349">
          <w:tab/>
          <w:t>Subclause (1) is a civil penalty provision.</w:t>
        </w:r>
      </w:moveTo>
    </w:p>
    <w:p w14:paraId="593D59D6" w14:textId="77777777" w:rsidR="00C61B42" w:rsidRPr="00740349" w:rsidRDefault="00C61B42" w:rsidP="00740349">
      <w:pPr>
        <w:pStyle w:val="SubsectionHead"/>
        <w:rPr>
          <w:moveFrom w:id="1964" w:author="Author" w:date="2024-09-12T09:53:00Z" w16du:dateUtc="2024-09-11T23:53:00Z"/>
        </w:rPr>
      </w:pPr>
      <w:moveFromRangeStart w:id="1965" w:author="Author" w:date="2024-09-12T09:53:00Z" w:name="move177027252"/>
      <w:moveToRangeEnd w:id="1962"/>
      <w:moveFrom w:id="1966" w:author="Author" w:date="2024-09-12T09:53:00Z" w16du:dateUtc="2024-09-11T23:53:00Z">
        <w:r w:rsidRPr="00740349">
          <w:t>Civil penalty provision</w:t>
        </w:r>
      </w:moveFrom>
    </w:p>
    <w:moveFromRangeEnd w:id="1965"/>
    <w:p w14:paraId="69C8D3B1" w14:textId="77777777" w:rsidR="00C61B42" w:rsidRPr="00570B02" w:rsidRDefault="00C61B42" w:rsidP="00257574">
      <w:pPr>
        <w:pStyle w:val="subsection"/>
        <w:rPr>
          <w:del w:id="1967" w:author="Author" w:date="2024-09-12T09:53:00Z" w16du:dateUtc="2024-09-11T23:53:00Z"/>
        </w:rPr>
      </w:pPr>
      <w:del w:id="1968" w:author="Author" w:date="2024-09-12T09:53:00Z" w16du:dateUtc="2024-09-11T23:53:00Z">
        <w:r w:rsidRPr="00570B02">
          <w:tab/>
          <w:delText>(2)</w:delText>
        </w:r>
        <w:r w:rsidRPr="00570B02">
          <w:tab/>
          <w:delText>Subclause (1) is</w:delText>
        </w:r>
      </w:del>
      <w:ins w:id="1969" w:author="Author" w:date="2024-09-12T09:53:00Z" w16du:dateUtc="2024-09-11T23:53:00Z">
        <w:r w:rsidR="00543BF6" w:rsidRPr="00740349">
          <w:tab/>
          <w:t>(3)</w:t>
        </w:r>
        <w:r w:rsidR="00543BF6" w:rsidRPr="00740349">
          <w:tab/>
        </w:r>
        <w:r w:rsidR="00E43401" w:rsidRPr="00740349">
          <w:t xml:space="preserve">An </w:t>
        </w:r>
        <w:r w:rsidR="003F4974" w:rsidRPr="00740349">
          <w:t>application for</w:t>
        </w:r>
      </w:ins>
      <w:r w:rsidR="003F4974" w:rsidRPr="00740349">
        <w:t xml:space="preserve"> a civil penalty </w:t>
      </w:r>
      <w:del w:id="1970" w:author="Author" w:date="2024-09-12T09:53:00Z" w16du:dateUtc="2024-09-11T23:53:00Z">
        <w:r w:rsidRPr="00570B02">
          <w:delText>provision</w:delText>
        </w:r>
        <w:r w:rsidR="00A80961" w:rsidRPr="00570B02">
          <w:delText>.</w:delText>
        </w:r>
      </w:del>
    </w:p>
    <w:p w14:paraId="586E2B8E" w14:textId="77777777" w:rsidR="00C61B42" w:rsidRPr="00570B02" w:rsidRDefault="00C61B42" w:rsidP="00257574">
      <w:pPr>
        <w:pStyle w:val="SubsectionHead"/>
        <w:rPr>
          <w:del w:id="1971" w:author="Author" w:date="2024-09-12T09:53:00Z" w16du:dateUtc="2024-09-11T23:53:00Z"/>
        </w:rPr>
      </w:pPr>
      <w:del w:id="1972" w:author="Author" w:date="2024-09-12T09:53:00Z" w16du:dateUtc="2024-09-11T23:53:00Z">
        <w:r w:rsidRPr="00570B02">
          <w:delText>Designated infringement notice provision</w:delText>
        </w:r>
      </w:del>
    </w:p>
    <w:p w14:paraId="6106C300" w14:textId="77777777" w:rsidR="00C61B42" w:rsidRPr="00570B02" w:rsidRDefault="00C61B42" w:rsidP="00257574">
      <w:pPr>
        <w:pStyle w:val="subsection"/>
        <w:rPr>
          <w:del w:id="1973" w:author="Author" w:date="2024-09-12T09:53:00Z" w16du:dateUtc="2024-09-11T23:53:00Z"/>
        </w:rPr>
      </w:pPr>
      <w:del w:id="1974" w:author="Author" w:date="2024-09-12T09:53:00Z" w16du:dateUtc="2024-09-11T23:53:00Z">
        <w:r w:rsidRPr="00570B02">
          <w:tab/>
          <w:delText>(3)</w:delText>
        </w:r>
        <w:r w:rsidRPr="00570B02">
          <w:tab/>
          <w:delText>Subclause (1</w:delText>
        </w:r>
      </w:del>
      <w:ins w:id="1975" w:author="Author" w:date="2024-09-12T09:53:00Z" w16du:dateUtc="2024-09-11T23:53:00Z">
        <w:r w:rsidR="003F4974" w:rsidRPr="00740349">
          <w:t xml:space="preserve">order </w:t>
        </w:r>
        <w:r w:rsidR="00E36DD8" w:rsidRPr="00740349">
          <w:t xml:space="preserve">for a contravention of </w:t>
        </w:r>
        <w:r w:rsidR="00B83758" w:rsidRPr="00740349">
          <w:t>subclause (</w:t>
        </w:r>
        <w:r w:rsidR="00E36DD8" w:rsidRPr="00740349">
          <w:t>1</w:t>
        </w:r>
      </w:ins>
      <w:r w:rsidR="00E36DD8" w:rsidRPr="00740349">
        <w:t xml:space="preserve">) </w:t>
      </w:r>
      <w:del w:id="1976" w:author="Author" w:date="2024-09-12T09:53:00Z" w16du:dateUtc="2024-09-11T23:53:00Z">
        <w:r w:rsidRPr="00570B02">
          <w:delText>is a designated infringement notice provision</w:delText>
        </w:r>
        <w:r w:rsidR="00A80961" w:rsidRPr="00570B02">
          <w:delText>.</w:delText>
        </w:r>
      </w:del>
    </w:p>
    <w:p w14:paraId="5B73C1D9" w14:textId="77777777" w:rsidR="00C61B42" w:rsidRPr="00570B02" w:rsidRDefault="00C61B42" w:rsidP="00257574">
      <w:pPr>
        <w:pStyle w:val="SubsectionHead"/>
        <w:rPr>
          <w:del w:id="1977" w:author="Author" w:date="2024-09-12T09:53:00Z" w16du:dateUtc="2024-09-11T23:53:00Z"/>
        </w:rPr>
      </w:pPr>
      <w:del w:id="1978" w:author="Author" w:date="2024-09-12T09:53:00Z" w16du:dateUtc="2024-09-11T23:53:00Z">
        <w:r w:rsidRPr="00570B02">
          <w:delText>Warnings</w:delText>
        </w:r>
      </w:del>
    </w:p>
    <w:p w14:paraId="4377C5D4" w14:textId="77777777" w:rsidR="00C61B42" w:rsidRPr="00570B02" w:rsidRDefault="00C61B42" w:rsidP="00257574">
      <w:pPr>
        <w:pStyle w:val="subsection"/>
        <w:rPr>
          <w:del w:id="1979" w:author="Author" w:date="2024-09-12T09:53:00Z" w16du:dateUtc="2024-09-11T23:53:00Z"/>
        </w:rPr>
      </w:pPr>
      <w:del w:id="1980" w:author="Author" w:date="2024-09-12T09:53:00Z" w16du:dateUtc="2024-09-11T23:53:00Z">
        <w:r w:rsidRPr="00570B02">
          <w:tab/>
          <w:delText>(4)</w:delText>
        </w:r>
        <w:r w:rsidRPr="00570B02">
          <w:tab/>
          <w:delText>If</w:delText>
        </w:r>
      </w:del>
      <w:ins w:id="1981" w:author="Author" w:date="2024-09-12T09:53:00Z" w16du:dateUtc="2024-09-11T23:53:00Z">
        <w:r w:rsidR="00E36DD8" w:rsidRPr="00740349">
          <w:t xml:space="preserve">of this clause </w:t>
        </w:r>
        <w:r w:rsidR="003F4974" w:rsidRPr="00740349">
          <w:t xml:space="preserve">must not be made </w:t>
        </w:r>
        <w:r w:rsidR="008276AE" w:rsidRPr="00740349">
          <w:t xml:space="preserve">under section 205F </w:t>
        </w:r>
        <w:r w:rsidR="007B0A1E" w:rsidRPr="00740349">
          <w:t>unless, before the contravention,</w:t>
        </w:r>
      </w:ins>
      <w:r w:rsidR="007B0A1E" w:rsidRPr="00740349">
        <w:t xml:space="preserve"> the ACMA </w:t>
      </w:r>
      <w:del w:id="1982" w:author="Author" w:date="2024-09-12T09:53:00Z" w16du:dateUtc="2024-09-11T23:53:00Z">
        <w:r w:rsidRPr="00570B02">
          <w:delText>is satisfied that a digital platform provider has contravened subclause (1), the ACMA may issue</w:delText>
        </w:r>
      </w:del>
      <w:ins w:id="1983" w:author="Author" w:date="2024-09-12T09:53:00Z" w16du:dateUtc="2024-09-11T23:53:00Z">
        <w:r w:rsidR="00550AC6" w:rsidRPr="00740349">
          <w:t>issues</w:t>
        </w:r>
      </w:ins>
      <w:r w:rsidR="00550AC6" w:rsidRPr="00740349">
        <w:t xml:space="preserve"> </w:t>
      </w:r>
      <w:r w:rsidR="007B0A1E" w:rsidRPr="00740349">
        <w:t xml:space="preserve">a formal warning to the </w:t>
      </w:r>
      <w:del w:id="1984" w:author="Author" w:date="2024-09-12T09:53:00Z" w16du:dateUtc="2024-09-11T23:53:00Z">
        <w:r w:rsidRPr="00570B02">
          <w:delText>provider</w:delText>
        </w:r>
        <w:r w:rsidR="00A80961" w:rsidRPr="00570B02">
          <w:delText>.</w:delText>
        </w:r>
      </w:del>
    </w:p>
    <w:p w14:paraId="1625A5AE" w14:textId="7C965C1A" w:rsidR="007B0A1E" w:rsidRPr="00740349" w:rsidRDefault="00C61B42" w:rsidP="00740349">
      <w:pPr>
        <w:pStyle w:val="subsection"/>
      </w:pPr>
      <w:del w:id="1985" w:author="Author" w:date="2024-09-12T09:53:00Z" w16du:dateUtc="2024-09-11T23:53:00Z">
        <w:r w:rsidRPr="00570B02">
          <w:tab/>
          <w:delText>(5)</w:delText>
        </w:r>
        <w:r w:rsidRPr="00570B02">
          <w:tab/>
          <w:delText xml:space="preserve">For the purposes of this Act and the </w:delText>
        </w:r>
        <w:r w:rsidRPr="00570B02">
          <w:rPr>
            <w:i/>
          </w:rPr>
          <w:delText>Australian Communications and Media Authority Act 2005</w:delText>
        </w:r>
        <w:r w:rsidRPr="00570B02">
          <w:delText xml:space="preserve">, a warning under subclause (4) is taken to be a notice under </w:delText>
        </w:r>
      </w:del>
      <w:ins w:id="1986" w:author="Author" w:date="2024-09-12T09:53:00Z" w16du:dateUtc="2024-09-11T23:53:00Z">
        <w:r w:rsidR="007B0A1E" w:rsidRPr="00740349">
          <w:t xml:space="preserve">person under </w:t>
        </w:r>
        <w:r w:rsidR="00700160" w:rsidRPr="00740349">
          <w:t>clause 7</w:t>
        </w:r>
        <w:r w:rsidR="00CD4CD9" w:rsidRPr="00740349">
          <w:t>4</w:t>
        </w:r>
        <w:r w:rsidR="007B0A1E" w:rsidRPr="00740349">
          <w:t xml:space="preserve"> in relation to </w:t>
        </w:r>
        <w:r w:rsidR="00827166" w:rsidRPr="00740349">
          <w:t xml:space="preserve">any contravention of </w:t>
        </w:r>
        <w:r w:rsidR="00B83758" w:rsidRPr="00740349">
          <w:t>subclause (</w:t>
        </w:r>
        <w:r w:rsidR="007B0A1E" w:rsidRPr="00740349">
          <w:t>1)</w:t>
        </w:r>
        <w:r w:rsidR="003F4974" w:rsidRPr="00740349">
          <w:t xml:space="preserve"> of </w:t>
        </w:r>
      </w:ins>
      <w:r w:rsidR="003F4974" w:rsidRPr="00740349">
        <w:t xml:space="preserve">this </w:t>
      </w:r>
      <w:del w:id="1987" w:author="Author" w:date="2024-09-12T09:53:00Z" w16du:dateUtc="2024-09-11T23:53:00Z">
        <w:r w:rsidRPr="00570B02">
          <w:delText>Schedule</w:delText>
        </w:r>
      </w:del>
      <w:ins w:id="1988" w:author="Author" w:date="2024-09-12T09:53:00Z" w16du:dateUtc="2024-09-11T23:53:00Z">
        <w:r w:rsidR="003F4974" w:rsidRPr="00740349">
          <w:t>clause</w:t>
        </w:r>
      </w:ins>
      <w:r w:rsidR="00E40E00" w:rsidRPr="00740349">
        <w:t>.</w:t>
      </w:r>
    </w:p>
    <w:p w14:paraId="3D51B91C" w14:textId="2F585CBD" w:rsidR="00C61B42" w:rsidRPr="00740349" w:rsidRDefault="00A80961" w:rsidP="00740349">
      <w:pPr>
        <w:pStyle w:val="ActHead5"/>
      </w:pPr>
      <w:bookmarkStart w:id="1989" w:name="_Toc176247058"/>
      <w:bookmarkStart w:id="1990" w:name="_Toc136528189"/>
      <w:del w:id="1991" w:author="Author" w:date="2024-09-12T09:53:00Z" w16du:dateUtc="2024-09-11T23:53:00Z">
        <w:r w:rsidRPr="00E65593">
          <w:rPr>
            <w:rStyle w:val="CharSectno"/>
          </w:rPr>
          <w:delText>44</w:delText>
        </w:r>
      </w:del>
      <w:ins w:id="1992" w:author="Author" w:date="2024-09-12T09:53:00Z" w16du:dateUtc="2024-09-11T23:53:00Z">
        <w:r w:rsidR="00CD4CD9" w:rsidRPr="009C0505">
          <w:rPr>
            <w:rStyle w:val="CharSectno"/>
          </w:rPr>
          <w:t>53</w:t>
        </w:r>
      </w:ins>
      <w:r w:rsidR="00C61B42" w:rsidRPr="00740349">
        <w:t xml:space="preserve">  Remedial directions—contravention of misinformation code</w:t>
      </w:r>
      <w:bookmarkEnd w:id="1989"/>
      <w:bookmarkEnd w:id="1990"/>
    </w:p>
    <w:p w14:paraId="6BEA8BE9" w14:textId="77777777" w:rsidR="00C61B42" w:rsidRPr="00570B02" w:rsidRDefault="00C61B42" w:rsidP="00257574">
      <w:pPr>
        <w:pStyle w:val="SubsectionHead"/>
        <w:rPr>
          <w:del w:id="1993" w:author="Author" w:date="2024-09-12T09:53:00Z" w16du:dateUtc="2024-09-11T23:53:00Z"/>
        </w:rPr>
      </w:pPr>
      <w:del w:id="1994" w:author="Author" w:date="2024-09-12T09:53:00Z" w16du:dateUtc="2024-09-11T23:53:00Z">
        <w:r w:rsidRPr="00570B02">
          <w:delText>Scope</w:delText>
        </w:r>
      </w:del>
    </w:p>
    <w:p w14:paraId="20064DE7" w14:textId="77777777" w:rsidR="00C61B42" w:rsidRPr="00740349" w:rsidRDefault="00C61B42" w:rsidP="00740349">
      <w:pPr>
        <w:pStyle w:val="subsection"/>
        <w:rPr>
          <w:moveFrom w:id="1995" w:author="Author" w:date="2024-09-12T09:53:00Z" w16du:dateUtc="2024-09-11T23:53:00Z"/>
        </w:rPr>
      </w:pPr>
      <w:moveFromRangeStart w:id="1996" w:author="Author" w:date="2024-09-12T09:53:00Z" w:name="move177027253"/>
      <w:moveFrom w:id="1997" w:author="Author" w:date="2024-09-12T09:53:00Z" w16du:dateUtc="2024-09-11T23:53:00Z">
        <w:r w:rsidRPr="00740349">
          <w:tab/>
          <w:t>(1)</w:t>
        </w:r>
        <w:r w:rsidRPr="00740349">
          <w:tab/>
          <w:t>This clause applies if:</w:t>
        </w:r>
      </w:moveFrom>
    </w:p>
    <w:moveFromRangeEnd w:id="1996"/>
    <w:p w14:paraId="03374A28" w14:textId="77777777" w:rsidR="00C61B42" w:rsidRPr="00740349" w:rsidRDefault="00C61B42" w:rsidP="00740349">
      <w:pPr>
        <w:pStyle w:val="subsection"/>
        <w:rPr>
          <w:ins w:id="1998" w:author="Author" w:date="2024-09-12T09:53:00Z" w16du:dateUtc="2024-09-11T23:53:00Z"/>
        </w:rPr>
      </w:pPr>
      <w:ins w:id="1999" w:author="Author" w:date="2024-09-12T09:53:00Z" w16du:dateUtc="2024-09-11T23:53:00Z">
        <w:r w:rsidRPr="00740349">
          <w:tab/>
          <w:t>(1)</w:t>
        </w:r>
        <w:r w:rsidRPr="00740349">
          <w:tab/>
          <w:t>This clause applies if:</w:t>
        </w:r>
      </w:ins>
    </w:p>
    <w:p w14:paraId="7B2491FB" w14:textId="2CE74BBE" w:rsidR="00EF471D" w:rsidRPr="00740349" w:rsidRDefault="00EF471D" w:rsidP="00740349">
      <w:pPr>
        <w:pStyle w:val="paragraph"/>
      </w:pPr>
      <w:r w:rsidRPr="00740349">
        <w:tab/>
        <w:t>(a)</w:t>
      </w:r>
      <w:r w:rsidRPr="00740349">
        <w:tab/>
        <w:t xml:space="preserve">a misinformation code </w:t>
      </w:r>
      <w:ins w:id="2000" w:author="Author" w:date="2024-09-12T09:53:00Z" w16du:dateUtc="2024-09-11T23:53:00Z">
        <w:r w:rsidRPr="00740349">
          <w:t xml:space="preserve">approved under this Division </w:t>
        </w:r>
      </w:ins>
      <w:r w:rsidRPr="00740349">
        <w:t xml:space="preserve">that applies to participants in a particular section of the digital platform industry is </w:t>
      </w:r>
      <w:del w:id="2001" w:author="Author" w:date="2024-09-12T09:53:00Z" w16du:dateUtc="2024-09-11T23:53:00Z">
        <w:r w:rsidR="00C61B42" w:rsidRPr="00570B02">
          <w:delText>registered under this Part</w:delText>
        </w:r>
      </w:del>
      <w:ins w:id="2002" w:author="Author" w:date="2024-09-12T09:53:00Z" w16du:dateUtc="2024-09-11T23:53:00Z">
        <w:r w:rsidRPr="00740349">
          <w:t>in force</w:t>
        </w:r>
      </w:ins>
      <w:r w:rsidRPr="00740349">
        <w:t>; and</w:t>
      </w:r>
    </w:p>
    <w:p w14:paraId="450145E4" w14:textId="77777777" w:rsidR="00C61B42" w:rsidRPr="00740349" w:rsidRDefault="00C61B42" w:rsidP="00740349">
      <w:pPr>
        <w:pStyle w:val="paragraph"/>
      </w:pPr>
      <w:r w:rsidRPr="00740349">
        <w:tab/>
        <w:t>(b)</w:t>
      </w:r>
      <w:r w:rsidRPr="00740349">
        <w:tab/>
        <w:t xml:space="preserve">a </w:t>
      </w:r>
      <w:r w:rsidR="006C2CDE" w:rsidRPr="00740349">
        <w:t>digital</w:t>
      </w:r>
      <w:ins w:id="2003" w:author="Author" w:date="2024-09-12T09:53:00Z" w16du:dateUtc="2024-09-11T23:53:00Z">
        <w:r w:rsidR="006C2CDE" w:rsidRPr="00740349">
          <w:t xml:space="preserve"> communications</w:t>
        </w:r>
      </w:ins>
      <w:r w:rsidR="006C2CDE" w:rsidRPr="00740349">
        <w:t xml:space="preserve"> platform provider</w:t>
      </w:r>
      <w:r w:rsidRPr="00740349">
        <w:t xml:space="preserve"> is a participant in that section of the digital platform industry; and</w:t>
      </w:r>
    </w:p>
    <w:p w14:paraId="5CE32866" w14:textId="77777777" w:rsidR="00C61B42" w:rsidRPr="00740349" w:rsidRDefault="00C61B42" w:rsidP="00740349">
      <w:pPr>
        <w:pStyle w:val="paragraph"/>
      </w:pPr>
      <w:r w:rsidRPr="00740349">
        <w:tab/>
        <w:t>(c)</w:t>
      </w:r>
      <w:r w:rsidRPr="00740349">
        <w:tab/>
        <w:t>the ACMA is satisfied that the provider has contravened, or is contravening, the code</w:t>
      </w:r>
      <w:r w:rsidR="00A80961" w:rsidRPr="00740349">
        <w:t>.</w:t>
      </w:r>
    </w:p>
    <w:p w14:paraId="40519409" w14:textId="77777777" w:rsidR="00C61B42" w:rsidRPr="00570B02" w:rsidRDefault="00C61B42" w:rsidP="00257574">
      <w:pPr>
        <w:pStyle w:val="SubsectionHead"/>
        <w:rPr>
          <w:del w:id="2004" w:author="Author" w:date="2024-09-12T09:53:00Z" w16du:dateUtc="2024-09-11T23:53:00Z"/>
        </w:rPr>
      </w:pPr>
      <w:del w:id="2005" w:author="Author" w:date="2024-09-12T09:53:00Z" w16du:dateUtc="2024-09-11T23:53:00Z">
        <w:r w:rsidRPr="00570B02">
          <w:lastRenderedPageBreak/>
          <w:delText>Remedial directions</w:delText>
        </w:r>
      </w:del>
    </w:p>
    <w:p w14:paraId="1191B277" w14:textId="77777777" w:rsidR="00C61B42" w:rsidRPr="00740349" w:rsidRDefault="00C61B42" w:rsidP="00740349">
      <w:pPr>
        <w:pStyle w:val="subsection"/>
      </w:pPr>
      <w:r w:rsidRPr="00740349">
        <w:tab/>
        <w:t>(2)</w:t>
      </w:r>
      <w:r w:rsidRPr="00740349">
        <w:tab/>
        <w:t>The ACMA may give the provider a written direction requiring the provider to take specified action directed towards ensuring that the provider does not contravene the code, or is unlikely to contravene the code, in the future</w:t>
      </w:r>
      <w:r w:rsidR="00A80961" w:rsidRPr="00740349">
        <w:t>.</w:t>
      </w:r>
    </w:p>
    <w:p w14:paraId="14A8F936" w14:textId="77777777" w:rsidR="00C61B42" w:rsidRPr="00570B02" w:rsidRDefault="00C61B42" w:rsidP="00257574">
      <w:pPr>
        <w:pStyle w:val="notetext"/>
        <w:rPr>
          <w:del w:id="2006" w:author="Author" w:date="2024-09-12T09:53:00Z" w16du:dateUtc="2024-09-11T23:53:00Z"/>
        </w:rPr>
      </w:pPr>
      <w:del w:id="2007" w:author="Author" w:date="2024-09-12T09:53:00Z" w16du:dateUtc="2024-09-11T23:53:00Z">
        <w:r w:rsidRPr="00570B02">
          <w:delText>Note:</w:delText>
        </w:r>
        <w:r w:rsidRPr="00570B02">
          <w:tab/>
          <w:delText xml:space="preserve">For variation and revocation, see subsection 33(3) of the </w:delText>
        </w:r>
        <w:r w:rsidRPr="00570B02">
          <w:rPr>
            <w:i/>
          </w:rPr>
          <w:delText>Acts Interpretation Act 1901</w:delText>
        </w:r>
        <w:r w:rsidR="00A80961" w:rsidRPr="00570B02">
          <w:delText>.</w:delText>
        </w:r>
      </w:del>
    </w:p>
    <w:p w14:paraId="1D7837CE" w14:textId="77777777" w:rsidR="00C61B42" w:rsidRPr="00740349" w:rsidRDefault="00C61B42" w:rsidP="00740349">
      <w:pPr>
        <w:pStyle w:val="subsection"/>
      </w:pPr>
      <w:r w:rsidRPr="00740349">
        <w:tab/>
        <w:t>(3)</w:t>
      </w:r>
      <w:r w:rsidRPr="00740349">
        <w:tab/>
        <w:t xml:space="preserve">A </w:t>
      </w:r>
      <w:r w:rsidR="006C2CDE" w:rsidRPr="00740349">
        <w:t xml:space="preserve">digital </w:t>
      </w:r>
      <w:ins w:id="2008" w:author="Author" w:date="2024-09-12T09:53:00Z" w16du:dateUtc="2024-09-11T23:53:00Z">
        <w:r w:rsidR="006C2CDE" w:rsidRPr="00740349">
          <w:t xml:space="preserve">communications </w:t>
        </w:r>
      </w:ins>
      <w:r w:rsidR="006C2CDE" w:rsidRPr="00740349">
        <w:t>platform provider</w:t>
      </w:r>
      <w:r w:rsidRPr="00740349">
        <w:t xml:space="preserve"> must not contravene a direction under </w:t>
      </w:r>
      <w:r w:rsidR="00B83758" w:rsidRPr="00740349">
        <w:t>subclause (</w:t>
      </w:r>
      <w:r w:rsidRPr="00740349">
        <w:t>2)</w:t>
      </w:r>
      <w:r w:rsidR="00A80961" w:rsidRPr="00740349">
        <w:t>.</w:t>
      </w:r>
    </w:p>
    <w:p w14:paraId="280192A2" w14:textId="77777777" w:rsidR="00C61B42" w:rsidRPr="00740349" w:rsidRDefault="00C61B42" w:rsidP="00740349">
      <w:pPr>
        <w:pStyle w:val="SubsectionHead"/>
        <w:rPr>
          <w:moveTo w:id="2009" w:author="Author" w:date="2024-09-12T09:53:00Z" w16du:dateUtc="2024-09-11T23:53:00Z"/>
        </w:rPr>
      </w:pPr>
      <w:moveToRangeStart w:id="2010" w:author="Author" w:date="2024-09-12T09:53:00Z" w:name="move177027252"/>
      <w:moveTo w:id="2011" w:author="Author" w:date="2024-09-12T09:53:00Z" w16du:dateUtc="2024-09-11T23:53:00Z">
        <w:r w:rsidRPr="00740349">
          <w:t>Civil penalty provision</w:t>
        </w:r>
      </w:moveTo>
    </w:p>
    <w:moveToRangeEnd w:id="2010"/>
    <w:p w14:paraId="316D3B39" w14:textId="77777777" w:rsidR="00C61B42" w:rsidRPr="00570B02" w:rsidRDefault="00C61B42" w:rsidP="00257574">
      <w:pPr>
        <w:pStyle w:val="SubsectionHead"/>
        <w:rPr>
          <w:del w:id="2012" w:author="Author" w:date="2024-09-12T09:53:00Z" w16du:dateUtc="2024-09-11T23:53:00Z"/>
        </w:rPr>
      </w:pPr>
      <w:del w:id="2013" w:author="Author" w:date="2024-09-12T09:53:00Z" w16du:dateUtc="2024-09-11T23:53:00Z">
        <w:r w:rsidRPr="00570B02">
          <w:delText>Civil penalty provision</w:delText>
        </w:r>
      </w:del>
    </w:p>
    <w:p w14:paraId="5F631E8D" w14:textId="77777777" w:rsidR="00C61B42" w:rsidRPr="00740349" w:rsidRDefault="00C61B42" w:rsidP="00740349">
      <w:pPr>
        <w:pStyle w:val="subsection"/>
      </w:pPr>
      <w:r w:rsidRPr="00740349">
        <w:tab/>
        <w:t>(4)</w:t>
      </w:r>
      <w:r w:rsidRPr="00740349">
        <w:tab/>
      </w:r>
      <w:r w:rsidR="00C02542" w:rsidRPr="00740349">
        <w:t>Subclause (</w:t>
      </w:r>
      <w:r w:rsidRPr="00740349">
        <w:t>3) is a civil penalty provision</w:t>
      </w:r>
      <w:r w:rsidR="00A80961" w:rsidRPr="00740349">
        <w:t>.</w:t>
      </w:r>
    </w:p>
    <w:p w14:paraId="4685D2CC" w14:textId="77777777" w:rsidR="00C61B42" w:rsidRPr="00570B02" w:rsidRDefault="00C61B42" w:rsidP="00257574">
      <w:pPr>
        <w:pStyle w:val="SubsectionHead"/>
        <w:rPr>
          <w:del w:id="2014" w:author="Author" w:date="2024-09-12T09:53:00Z" w16du:dateUtc="2024-09-11T23:53:00Z"/>
        </w:rPr>
      </w:pPr>
      <w:del w:id="2015" w:author="Author" w:date="2024-09-12T09:53:00Z" w16du:dateUtc="2024-09-11T23:53:00Z">
        <w:r w:rsidRPr="00570B02">
          <w:delText>Notice</w:delText>
        </w:r>
      </w:del>
    </w:p>
    <w:p w14:paraId="16F4B4D4" w14:textId="77777777" w:rsidR="00C61B42" w:rsidRPr="00570B02" w:rsidRDefault="00C61B42" w:rsidP="00257574">
      <w:pPr>
        <w:pStyle w:val="subsection"/>
        <w:rPr>
          <w:del w:id="2016" w:author="Author" w:date="2024-09-12T09:53:00Z" w16du:dateUtc="2024-09-11T23:53:00Z"/>
        </w:rPr>
      </w:pPr>
      <w:del w:id="2017" w:author="Author" w:date="2024-09-12T09:53:00Z" w16du:dateUtc="2024-09-11T23:53:00Z">
        <w:r w:rsidRPr="00570B02">
          <w:tab/>
          <w:delText>(5)</w:delText>
        </w:r>
        <w:r w:rsidRPr="00570B02">
          <w:tab/>
          <w:delText xml:space="preserve">For the purposes of this Act and the </w:delText>
        </w:r>
        <w:r w:rsidRPr="00570B02">
          <w:rPr>
            <w:i/>
          </w:rPr>
          <w:delText>Australian Communications and Media Authority Act 2005</w:delText>
        </w:r>
        <w:r w:rsidRPr="00570B02">
          <w:delText>, a direction under subclause (2) is taken to be a notice under this Schedule</w:delText>
        </w:r>
        <w:r w:rsidR="00A80961" w:rsidRPr="00570B02">
          <w:delText>.</w:delText>
        </w:r>
      </w:del>
    </w:p>
    <w:p w14:paraId="7897EEEC" w14:textId="44C9DEE4" w:rsidR="00C61B42" w:rsidRPr="00740349" w:rsidRDefault="00C61B42" w:rsidP="00740349">
      <w:pPr>
        <w:pStyle w:val="ActHead4"/>
      </w:pPr>
      <w:bookmarkStart w:id="2018" w:name="_Toc136528190"/>
      <w:del w:id="2019" w:author="Author" w:date="2024-09-12T09:53:00Z" w16du:dateUtc="2024-09-11T23:53:00Z">
        <w:r w:rsidRPr="00E65593">
          <w:rPr>
            <w:rStyle w:val="CharDivNo"/>
          </w:rPr>
          <w:delText>Division 5</w:delText>
        </w:r>
      </w:del>
      <w:bookmarkStart w:id="2020" w:name="_Toc176247059"/>
      <w:ins w:id="2021" w:author="Author" w:date="2024-09-12T09:53:00Z" w16du:dateUtc="2024-09-11T23:53:00Z">
        <w:r w:rsidR="00964105" w:rsidRPr="009C0505">
          <w:rPr>
            <w:rStyle w:val="CharSubdNo"/>
          </w:rPr>
          <w:t>Subd</w:t>
        </w:r>
        <w:r w:rsidRPr="009C0505">
          <w:rPr>
            <w:rStyle w:val="CharSubdNo"/>
          </w:rPr>
          <w:t>ivision </w:t>
        </w:r>
        <w:r w:rsidR="000C471E" w:rsidRPr="009C0505">
          <w:rPr>
            <w:rStyle w:val="CharSubdNo"/>
          </w:rPr>
          <w:t>D</w:t>
        </w:r>
      </w:ins>
      <w:r w:rsidRPr="00740349">
        <w:t>—</w:t>
      </w:r>
      <w:r w:rsidRPr="009C0505">
        <w:rPr>
          <w:rStyle w:val="CharSubdText"/>
        </w:rPr>
        <w:t>Misinformation standards</w:t>
      </w:r>
      <w:bookmarkEnd w:id="2018"/>
      <w:bookmarkEnd w:id="2020"/>
    </w:p>
    <w:p w14:paraId="0F789B4F" w14:textId="77777777" w:rsidR="00C61B42" w:rsidRPr="00570B02" w:rsidRDefault="00C61B42" w:rsidP="00257574">
      <w:pPr>
        <w:pStyle w:val="ActHead4"/>
        <w:rPr>
          <w:del w:id="2022" w:author="Author" w:date="2024-09-12T09:53:00Z" w16du:dateUtc="2024-09-11T23:53:00Z"/>
        </w:rPr>
      </w:pPr>
      <w:bookmarkStart w:id="2023" w:name="_Toc136528191"/>
      <w:del w:id="2024" w:author="Author" w:date="2024-09-12T09:53:00Z" w16du:dateUtc="2024-09-11T23:53:00Z">
        <w:r w:rsidRPr="00E65593">
          <w:rPr>
            <w:rStyle w:val="CharSubdNo"/>
          </w:rPr>
          <w:delText>Subdivision A</w:delText>
        </w:r>
        <w:r w:rsidRPr="00570B02">
          <w:delText>—</w:delText>
        </w:r>
        <w:r w:rsidRPr="00E65593">
          <w:rPr>
            <w:rStyle w:val="CharSubdText"/>
          </w:rPr>
          <w:delText>Determination of standards</w:delText>
        </w:r>
        <w:bookmarkEnd w:id="2023"/>
      </w:del>
    </w:p>
    <w:p w14:paraId="77B5BC8E" w14:textId="20EAEE4F" w:rsidR="00C61B42" w:rsidRPr="00740349" w:rsidRDefault="00A80961" w:rsidP="00740349">
      <w:pPr>
        <w:pStyle w:val="ActHead5"/>
      </w:pPr>
      <w:bookmarkStart w:id="2025" w:name="_Toc136528192"/>
      <w:del w:id="2026" w:author="Author" w:date="2024-09-12T09:53:00Z" w16du:dateUtc="2024-09-11T23:53:00Z">
        <w:r w:rsidRPr="00E65593">
          <w:rPr>
            <w:rStyle w:val="CharSectno"/>
          </w:rPr>
          <w:delText>45</w:delText>
        </w:r>
        <w:r w:rsidR="00C61B42" w:rsidRPr="00570B02">
          <w:delText xml:space="preserve">  General requirement—consideration of </w:delText>
        </w:r>
      </w:del>
      <w:bookmarkStart w:id="2027" w:name="_Toc176247060"/>
      <w:ins w:id="2028" w:author="Author" w:date="2024-09-12T09:53:00Z" w16du:dateUtc="2024-09-11T23:53:00Z">
        <w:r w:rsidR="00CD4CD9" w:rsidRPr="009C0505">
          <w:rPr>
            <w:rStyle w:val="CharSectno"/>
          </w:rPr>
          <w:t>54</w:t>
        </w:r>
        <w:r w:rsidR="00C61B42" w:rsidRPr="00740349">
          <w:t xml:space="preserve">  </w:t>
        </w:r>
        <w:r w:rsidR="00961709" w:rsidRPr="00740349">
          <w:t xml:space="preserve">Limitation in relation to </w:t>
        </w:r>
      </w:ins>
      <w:r w:rsidR="00C61B42" w:rsidRPr="00740349">
        <w:t>freedom of political communication</w:t>
      </w:r>
      <w:bookmarkEnd w:id="2025"/>
      <w:bookmarkEnd w:id="2027"/>
    </w:p>
    <w:p w14:paraId="73B2EF5F" w14:textId="77777777" w:rsidR="00C61B42" w:rsidRPr="00570B02" w:rsidRDefault="00C61B42" w:rsidP="00257574">
      <w:pPr>
        <w:pStyle w:val="subsection"/>
        <w:rPr>
          <w:del w:id="2029" w:author="Author" w:date="2024-09-12T09:53:00Z" w16du:dateUtc="2024-09-11T23:53:00Z"/>
        </w:rPr>
      </w:pPr>
      <w:del w:id="2030" w:author="Author" w:date="2024-09-12T09:53:00Z" w16du:dateUtc="2024-09-11T23:53:00Z">
        <w:r w:rsidRPr="00570B02">
          <w:tab/>
        </w:r>
        <w:r w:rsidRPr="00570B02">
          <w:tab/>
          <w:delText>Before determining</w:delText>
        </w:r>
      </w:del>
      <w:ins w:id="2031" w:author="Author" w:date="2024-09-12T09:53:00Z" w16du:dateUtc="2024-09-11T23:53:00Z">
        <w:r w:rsidRPr="00740349">
          <w:tab/>
        </w:r>
        <w:r w:rsidRPr="00740349">
          <w:tab/>
        </w:r>
        <w:r w:rsidR="00E36DD8" w:rsidRPr="00740349">
          <w:t>The ACMA must not determine</w:t>
        </w:r>
      </w:ins>
      <w:r w:rsidR="00E36DD8" w:rsidRPr="00740349">
        <w:t xml:space="preserve"> a </w:t>
      </w:r>
      <w:r w:rsidRPr="00740349">
        <w:t>standard under this Division</w:t>
      </w:r>
      <w:del w:id="2032" w:author="Author" w:date="2024-09-12T09:53:00Z" w16du:dateUtc="2024-09-11T23:53:00Z">
        <w:r w:rsidRPr="00570B02">
          <w:delText>, the ACMA must consider:</w:delText>
        </w:r>
      </w:del>
    </w:p>
    <w:p w14:paraId="3295FABC" w14:textId="77777777" w:rsidR="00C61B42" w:rsidRPr="00570B02" w:rsidRDefault="00C61B42" w:rsidP="00257574">
      <w:pPr>
        <w:pStyle w:val="paragraph"/>
        <w:rPr>
          <w:del w:id="2033" w:author="Author" w:date="2024-09-12T09:53:00Z" w16du:dateUtc="2024-09-11T23:53:00Z"/>
        </w:rPr>
      </w:pPr>
      <w:del w:id="2034" w:author="Author" w:date="2024-09-12T09:53:00Z" w16du:dateUtc="2024-09-11T23:53:00Z">
        <w:r w:rsidRPr="00570B02">
          <w:tab/>
          <w:delText>(a)</w:delText>
        </w:r>
        <w:r w:rsidRPr="00570B02">
          <w:tab/>
          <w:delText>whether the standard would burden freedom of political communication; and</w:delText>
        </w:r>
      </w:del>
    </w:p>
    <w:p w14:paraId="120F9849" w14:textId="6A06334A" w:rsidR="00614068" w:rsidRPr="00740349" w:rsidRDefault="00C61B42" w:rsidP="00740349">
      <w:pPr>
        <w:pStyle w:val="subsection"/>
      </w:pPr>
      <w:del w:id="2035" w:author="Author" w:date="2024-09-12T09:53:00Z" w16du:dateUtc="2024-09-11T23:53:00Z">
        <w:r w:rsidRPr="00570B02">
          <w:tab/>
          <w:delText>(b)</w:delText>
        </w:r>
        <w:r w:rsidRPr="00570B02">
          <w:tab/>
          <w:delText>if so, whether the burden would be reasonable and not excessive, having regard</w:delText>
        </w:r>
      </w:del>
      <w:ins w:id="2036" w:author="Author" w:date="2024-09-12T09:53:00Z" w16du:dateUtc="2024-09-11T23:53:00Z">
        <w:r w:rsidR="00062B32" w:rsidRPr="00740349">
          <w:t xml:space="preserve"> that </w:t>
        </w:r>
        <w:r w:rsidR="00FA4ACA" w:rsidRPr="00740349">
          <w:t>deals with one or more matters relating</w:t>
        </w:r>
      </w:ins>
      <w:r w:rsidR="00FA4ACA" w:rsidRPr="00740349">
        <w:t xml:space="preserve"> to </w:t>
      </w:r>
      <w:del w:id="2037" w:author="Author" w:date="2024-09-12T09:53:00Z" w16du:dateUtc="2024-09-11T23:53:00Z">
        <w:r w:rsidRPr="00570B02">
          <w:delText>any circumstances</w:delText>
        </w:r>
      </w:del>
      <w:ins w:id="2038" w:author="Author" w:date="2024-09-12T09:53:00Z" w16du:dateUtc="2024-09-11T23:53:00Z">
        <w:r w:rsidR="00FA4ACA" w:rsidRPr="00740349">
          <w:t>the operation of digital communications platforms</w:t>
        </w:r>
        <w:r w:rsidR="00E36DD8" w:rsidRPr="00740349">
          <w:t xml:space="preserve"> unless</w:t>
        </w:r>
      </w:ins>
      <w:r w:rsidR="00E36DD8" w:rsidRPr="00740349">
        <w:t xml:space="preserve"> </w:t>
      </w:r>
      <w:r w:rsidRPr="00740349">
        <w:t xml:space="preserve">the ACMA </w:t>
      </w:r>
      <w:del w:id="2039" w:author="Author" w:date="2024-09-12T09:53:00Z" w16du:dateUtc="2024-09-11T23:53:00Z">
        <w:r w:rsidRPr="00570B02">
          <w:delText>considers relevant</w:delText>
        </w:r>
        <w:r w:rsidR="00A80961" w:rsidRPr="00570B02">
          <w:delText>.</w:delText>
        </w:r>
      </w:del>
      <w:ins w:id="2040" w:author="Author" w:date="2024-09-12T09:53:00Z" w16du:dateUtc="2024-09-11T23:53:00Z">
        <w:r w:rsidR="00E36DD8" w:rsidRPr="00740349">
          <w:t xml:space="preserve">is </w:t>
        </w:r>
        <w:r w:rsidR="00062B32" w:rsidRPr="00740349">
          <w:t>satisfied that the standard</w:t>
        </w:r>
        <w:r w:rsidR="00614068" w:rsidRPr="00740349">
          <w:t>:</w:t>
        </w:r>
      </w:ins>
    </w:p>
    <w:p w14:paraId="7B51F65E" w14:textId="0AEA84FD" w:rsidR="00614068" w:rsidRPr="00740349" w:rsidRDefault="00A80961" w:rsidP="00740349">
      <w:pPr>
        <w:pStyle w:val="paragraph"/>
        <w:rPr>
          <w:ins w:id="2041" w:author="Author" w:date="2024-09-12T09:53:00Z" w16du:dateUtc="2024-09-11T23:53:00Z"/>
        </w:rPr>
      </w:pPr>
      <w:bookmarkStart w:id="2042" w:name="_Toc136528193"/>
      <w:del w:id="2043" w:author="Author" w:date="2024-09-12T09:53:00Z" w16du:dateUtc="2024-09-11T23:53:00Z">
        <w:r w:rsidRPr="00E65593">
          <w:rPr>
            <w:rStyle w:val="CharSectno"/>
          </w:rPr>
          <w:delText>46</w:delText>
        </w:r>
      </w:del>
      <w:ins w:id="2044" w:author="Author" w:date="2024-09-12T09:53:00Z" w16du:dateUtc="2024-09-11T23:53:00Z">
        <w:r w:rsidR="00614068" w:rsidRPr="00740349">
          <w:tab/>
          <w:t>(a)</w:t>
        </w:r>
        <w:r w:rsidR="00614068" w:rsidRPr="00740349">
          <w:tab/>
        </w:r>
        <w:r w:rsidR="00062B32" w:rsidRPr="00740349">
          <w:t xml:space="preserve">is reasonably appropriate and adapted to achieving the purpose of providing adequate protection for the Australian </w:t>
        </w:r>
        <w:r w:rsidR="00062B32" w:rsidRPr="00740349">
          <w:lastRenderedPageBreak/>
          <w:t xml:space="preserve">community from serious harm caused or contributed to by misinformation </w:t>
        </w:r>
        <w:r w:rsidR="00CC369F" w:rsidRPr="00740349">
          <w:t xml:space="preserve">or </w:t>
        </w:r>
        <w:r w:rsidR="00062B32" w:rsidRPr="00740349">
          <w:t>disinformation on the platforms</w:t>
        </w:r>
        <w:r w:rsidR="00614068" w:rsidRPr="00740349">
          <w:t>; and</w:t>
        </w:r>
      </w:ins>
    </w:p>
    <w:p w14:paraId="126569CA" w14:textId="77777777" w:rsidR="00C61B42" w:rsidRPr="00740349" w:rsidRDefault="00614068" w:rsidP="00740349">
      <w:pPr>
        <w:pStyle w:val="paragraph"/>
        <w:rPr>
          <w:ins w:id="2045" w:author="Author" w:date="2024-09-12T09:53:00Z" w16du:dateUtc="2024-09-11T23:53:00Z"/>
        </w:rPr>
      </w:pPr>
      <w:ins w:id="2046" w:author="Author" w:date="2024-09-12T09:53:00Z" w16du:dateUtc="2024-09-11T23:53:00Z">
        <w:r w:rsidRPr="00740349">
          <w:tab/>
          <w:t>(b)</w:t>
        </w:r>
        <w:r w:rsidRPr="00740349">
          <w:tab/>
          <w:t xml:space="preserve">goes </w:t>
        </w:r>
        <w:r w:rsidR="00384900" w:rsidRPr="00740349">
          <w:t xml:space="preserve">no further than reasonably necessary to provide </w:t>
        </w:r>
        <w:r w:rsidR="007D20FC" w:rsidRPr="00740349">
          <w:t xml:space="preserve">that </w:t>
        </w:r>
        <w:r w:rsidR="00384900" w:rsidRPr="00740349">
          <w:t>protection</w:t>
        </w:r>
        <w:r w:rsidR="00062B32" w:rsidRPr="00740349">
          <w:t>.</w:t>
        </w:r>
      </w:ins>
    </w:p>
    <w:p w14:paraId="579824C0" w14:textId="77777777" w:rsidR="001E71AE" w:rsidRPr="00740349" w:rsidRDefault="001E71AE" w:rsidP="00740349">
      <w:pPr>
        <w:pStyle w:val="notetext"/>
        <w:rPr>
          <w:ins w:id="2047" w:author="Author" w:date="2024-09-12T09:53:00Z" w16du:dateUtc="2024-09-11T23:53:00Z"/>
        </w:rPr>
      </w:pPr>
      <w:bookmarkStart w:id="2048" w:name="_Hlk126842689"/>
      <w:ins w:id="2049" w:author="Author" w:date="2024-09-12T09:53:00Z" w16du:dateUtc="2024-09-11T23:53:00Z">
        <w:r w:rsidRPr="00740349">
          <w:t>Note:</w:t>
        </w:r>
        <w:r w:rsidRPr="00740349">
          <w:tab/>
        </w:r>
        <w:r w:rsidR="00AC7992" w:rsidRPr="00740349">
          <w:t xml:space="preserve">An assessment </w:t>
        </w:r>
        <w:r w:rsidR="00B46A76" w:rsidRPr="00740349">
          <w:t>of whether a standard is compatible with human rights must be prepared</w:t>
        </w:r>
        <w:r w:rsidR="009E607A" w:rsidRPr="00740349">
          <w:t xml:space="preserve"> and included in the explanatory statement for the standard</w:t>
        </w:r>
        <w:r w:rsidR="00B46A76" w:rsidRPr="00740349">
          <w:t xml:space="preserve">: see </w:t>
        </w:r>
        <w:r w:rsidR="00F84BCE" w:rsidRPr="00740349">
          <w:t>section 9</w:t>
        </w:r>
        <w:r w:rsidR="00B46A76" w:rsidRPr="00740349">
          <w:t xml:space="preserve"> of the </w:t>
        </w:r>
        <w:r w:rsidR="00B46A76" w:rsidRPr="00740349">
          <w:rPr>
            <w:i/>
          </w:rPr>
          <w:t>Human Rights (Parliamentary Scrutiny) Act 2011</w:t>
        </w:r>
        <w:r w:rsidR="009E607A" w:rsidRPr="00740349">
          <w:t xml:space="preserve"> and </w:t>
        </w:r>
        <w:r w:rsidR="00B83758" w:rsidRPr="00740349">
          <w:t>section 1</w:t>
        </w:r>
        <w:r w:rsidR="009E607A" w:rsidRPr="00740349">
          <w:t xml:space="preserve">5J of the </w:t>
        </w:r>
        <w:r w:rsidR="009E607A" w:rsidRPr="00740349">
          <w:rPr>
            <w:i/>
          </w:rPr>
          <w:t>Legislation Act 2003</w:t>
        </w:r>
        <w:r w:rsidR="00B46A76" w:rsidRPr="00740349">
          <w:t>.</w:t>
        </w:r>
      </w:ins>
    </w:p>
    <w:p w14:paraId="02C6C6B3" w14:textId="77777777" w:rsidR="00C61B42" w:rsidRPr="00740349" w:rsidRDefault="00CD4CD9" w:rsidP="00740349">
      <w:pPr>
        <w:pStyle w:val="ActHead5"/>
      </w:pPr>
      <w:bookmarkStart w:id="2050" w:name="_Toc176247061"/>
      <w:bookmarkEnd w:id="2048"/>
      <w:ins w:id="2051" w:author="Author" w:date="2024-09-12T09:53:00Z" w16du:dateUtc="2024-09-11T23:53:00Z">
        <w:r w:rsidRPr="009C0505">
          <w:rPr>
            <w:rStyle w:val="CharSectno"/>
          </w:rPr>
          <w:t>55</w:t>
        </w:r>
      </w:ins>
      <w:r w:rsidR="00C61B42" w:rsidRPr="00740349">
        <w:t xml:space="preserve">  ACMA may determine standards—request for a code is not complied with</w:t>
      </w:r>
      <w:bookmarkEnd w:id="2042"/>
      <w:bookmarkEnd w:id="2050"/>
    </w:p>
    <w:p w14:paraId="61FC8EFD" w14:textId="77777777" w:rsidR="00C61B42" w:rsidRPr="00740349" w:rsidRDefault="00C61B42" w:rsidP="00740349">
      <w:pPr>
        <w:pStyle w:val="subsection"/>
        <w:rPr>
          <w:moveFrom w:id="2052" w:author="Author" w:date="2024-09-12T09:53:00Z" w16du:dateUtc="2024-09-11T23:53:00Z"/>
        </w:rPr>
      </w:pPr>
      <w:moveFromRangeStart w:id="2053" w:author="Author" w:date="2024-09-12T09:53:00Z" w:name="move177027254"/>
      <w:moveFrom w:id="2054" w:author="Author" w:date="2024-09-12T09:53:00Z" w16du:dateUtc="2024-09-11T23:53:00Z">
        <w:r w:rsidRPr="00740349">
          <w:tab/>
          <w:t>(1)</w:t>
        </w:r>
        <w:r w:rsidRPr="00740349">
          <w:tab/>
          <w:t>This clause applies if:</w:t>
        </w:r>
      </w:moveFrom>
    </w:p>
    <w:moveFromRangeEnd w:id="2053"/>
    <w:p w14:paraId="1EC1788D" w14:textId="77777777" w:rsidR="00C61B42" w:rsidRPr="00740349" w:rsidRDefault="00C61B42" w:rsidP="00740349">
      <w:pPr>
        <w:pStyle w:val="subsection"/>
        <w:rPr>
          <w:moveTo w:id="2055" w:author="Author" w:date="2024-09-12T09:53:00Z" w16du:dateUtc="2024-09-11T23:53:00Z"/>
        </w:rPr>
      </w:pPr>
      <w:moveToRangeStart w:id="2056" w:author="Author" w:date="2024-09-12T09:53:00Z" w:name="move177027255"/>
      <w:moveTo w:id="2057" w:author="Author" w:date="2024-09-12T09:53:00Z" w16du:dateUtc="2024-09-11T23:53:00Z">
        <w:r w:rsidRPr="00740349">
          <w:tab/>
          <w:t>(1)</w:t>
        </w:r>
        <w:r w:rsidRPr="00740349">
          <w:tab/>
          <w:t>This clause applies if:</w:t>
        </w:r>
      </w:moveTo>
    </w:p>
    <w:moveToRangeEnd w:id="2056"/>
    <w:p w14:paraId="7F3A838D" w14:textId="310658C7" w:rsidR="00C61B42" w:rsidRPr="00740349" w:rsidRDefault="00C61B42" w:rsidP="00740349">
      <w:pPr>
        <w:pStyle w:val="paragraph"/>
      </w:pPr>
      <w:r w:rsidRPr="00740349">
        <w:tab/>
        <w:t>(a)</w:t>
      </w:r>
      <w:r w:rsidRPr="00740349">
        <w:tab/>
        <w:t xml:space="preserve">the ACMA has made a request under </w:t>
      </w:r>
      <w:r w:rsidR="00700160" w:rsidRPr="00740349">
        <w:t>subclause</w:t>
      </w:r>
      <w:del w:id="2058" w:author="Author" w:date="2024-09-12T09:53:00Z" w16du:dateUtc="2024-09-11T23:53:00Z">
        <w:r w:rsidRPr="00570B02">
          <w:delText xml:space="preserve"> </w:delText>
        </w:r>
        <w:r w:rsidR="00A80961" w:rsidRPr="00570B02">
          <w:delText>38</w:delText>
        </w:r>
      </w:del>
      <w:ins w:id="2059" w:author="Author" w:date="2024-09-12T09:53:00Z" w16du:dateUtc="2024-09-11T23:53:00Z">
        <w:r w:rsidR="00700160" w:rsidRPr="00740349">
          <w:t> 4</w:t>
        </w:r>
        <w:r w:rsidR="00CD4CD9" w:rsidRPr="00740349">
          <w:t>8</w:t>
        </w:r>
      </w:ins>
      <w:r w:rsidRPr="00740349">
        <w:t>(1) in relation to the development of a code that is to:</w:t>
      </w:r>
    </w:p>
    <w:p w14:paraId="02D5B043" w14:textId="77777777" w:rsidR="00C61B42" w:rsidRPr="00740349" w:rsidRDefault="00C61B42" w:rsidP="00740349">
      <w:pPr>
        <w:pStyle w:val="paragraphsub"/>
      </w:pPr>
      <w:r w:rsidRPr="00740349">
        <w:tab/>
        <w:t>(i)</w:t>
      </w:r>
      <w:r w:rsidRPr="00740349">
        <w:tab/>
        <w:t>apply to participants in a particular section of the digital platform industry; and</w:t>
      </w:r>
    </w:p>
    <w:p w14:paraId="5AD7AD84" w14:textId="5B888E1A" w:rsidR="00C61B42" w:rsidRPr="00740349" w:rsidRDefault="00C61B42" w:rsidP="00740349">
      <w:pPr>
        <w:pStyle w:val="paragraphsub"/>
      </w:pPr>
      <w:r w:rsidRPr="00740349">
        <w:tab/>
        <w:t>(ii)</w:t>
      </w:r>
      <w:r w:rsidRPr="00740349">
        <w:tab/>
        <w:t xml:space="preserve">deal with one or more matters relating to the operation of </w:t>
      </w:r>
      <w:r w:rsidR="001A7A76" w:rsidRPr="00740349">
        <w:t xml:space="preserve">digital </w:t>
      </w:r>
      <w:del w:id="2060" w:author="Author" w:date="2024-09-12T09:53:00Z" w16du:dateUtc="2024-09-11T23:53:00Z">
        <w:r w:rsidRPr="00570B02">
          <w:delText>platform services</w:delText>
        </w:r>
      </w:del>
      <w:ins w:id="2061" w:author="Author" w:date="2024-09-12T09:53:00Z" w16du:dateUtc="2024-09-11T23:53:00Z">
        <w:r w:rsidR="001A7A76" w:rsidRPr="00740349">
          <w:t>communications platform</w:t>
        </w:r>
        <w:r w:rsidRPr="00740349">
          <w:t>s</w:t>
        </w:r>
      </w:ins>
      <w:r w:rsidRPr="00740349">
        <w:t xml:space="preserve"> by those participants; and</w:t>
      </w:r>
    </w:p>
    <w:p w14:paraId="1F287D1F" w14:textId="77777777" w:rsidR="00C61B42" w:rsidRPr="00740349" w:rsidRDefault="00C61B42" w:rsidP="00740349">
      <w:pPr>
        <w:pStyle w:val="paragraph"/>
      </w:pPr>
      <w:r w:rsidRPr="00740349">
        <w:tab/>
        <w:t>(b)</w:t>
      </w:r>
      <w:r w:rsidRPr="00740349">
        <w:tab/>
        <w:t>any of the following conditions is satisfied:</w:t>
      </w:r>
    </w:p>
    <w:p w14:paraId="6F54C269" w14:textId="77777777" w:rsidR="00C61B42" w:rsidRPr="00740349" w:rsidRDefault="00C61B42" w:rsidP="00740349">
      <w:pPr>
        <w:pStyle w:val="paragraphsub"/>
      </w:pPr>
      <w:r w:rsidRPr="00740349">
        <w:tab/>
        <w:t>(i)</w:t>
      </w:r>
      <w:r w:rsidRPr="00740349">
        <w:tab/>
        <w:t>the request is not complied with;</w:t>
      </w:r>
    </w:p>
    <w:p w14:paraId="21B3202C" w14:textId="77777777" w:rsidR="00C61B42" w:rsidRPr="00740349" w:rsidRDefault="00C61B42" w:rsidP="00740349">
      <w:pPr>
        <w:pStyle w:val="paragraphsub"/>
      </w:pPr>
      <w:r w:rsidRPr="00740349">
        <w:tab/>
        <w:t>(ii)</w:t>
      </w:r>
      <w:r w:rsidRPr="00740349">
        <w:tab/>
        <w:t>if indicative targets for achieving progress in the development of the code were specified in the notice of request—any of those indicative targets were not met;</w:t>
      </w:r>
    </w:p>
    <w:p w14:paraId="6FE5EC5B" w14:textId="20C0640C" w:rsidR="00C61B42" w:rsidRPr="00740349" w:rsidRDefault="00C61B42" w:rsidP="00740349">
      <w:pPr>
        <w:pStyle w:val="paragraphsub"/>
      </w:pPr>
      <w:r w:rsidRPr="00740349">
        <w:tab/>
        <w:t>(iii)</w:t>
      </w:r>
      <w:r w:rsidRPr="00740349">
        <w:tab/>
        <w:t xml:space="preserve">the request is complied with, but the ACMA subsequently refuses to </w:t>
      </w:r>
      <w:del w:id="2062" w:author="Author" w:date="2024-09-12T09:53:00Z" w16du:dateUtc="2024-09-11T23:53:00Z">
        <w:r w:rsidRPr="00570B02">
          <w:delText>register</w:delText>
        </w:r>
      </w:del>
      <w:ins w:id="2063" w:author="Author" w:date="2024-09-12T09:53:00Z" w16du:dateUtc="2024-09-11T23:53:00Z">
        <w:r w:rsidR="00EC71B6" w:rsidRPr="00740349">
          <w:t>approve</w:t>
        </w:r>
      </w:ins>
      <w:r w:rsidR="00EC71B6" w:rsidRPr="00740349">
        <w:t xml:space="preserve"> </w:t>
      </w:r>
      <w:r w:rsidRPr="00740349">
        <w:t>the code; and</w:t>
      </w:r>
    </w:p>
    <w:p w14:paraId="62A95DFC" w14:textId="7674E4A6" w:rsidR="00C61B42" w:rsidRPr="00740349" w:rsidRDefault="00C61B42" w:rsidP="00740349">
      <w:pPr>
        <w:pStyle w:val="paragraph"/>
      </w:pPr>
      <w:r w:rsidRPr="00740349">
        <w:tab/>
        <w:t>(c)</w:t>
      </w:r>
      <w:r w:rsidRPr="00740349">
        <w:tab/>
        <w:t xml:space="preserve">the ACMA is satisfied that it is necessary </w:t>
      </w:r>
      <w:del w:id="2064" w:author="Author" w:date="2024-09-12T09:53:00Z" w16du:dateUtc="2024-09-11T23:53:00Z">
        <w:r w:rsidRPr="00570B02">
          <w:delText xml:space="preserve">or convenient </w:delText>
        </w:r>
      </w:del>
      <w:r w:rsidRPr="00740349">
        <w:t xml:space="preserve">for the ACMA to determine a standard in relation to that matter or those matters in order to provide adequate protection for the </w:t>
      </w:r>
      <w:ins w:id="2065" w:author="Author" w:date="2024-09-12T09:53:00Z" w16du:dateUtc="2024-09-11T23:53:00Z">
        <w:r w:rsidR="00F72D65" w:rsidRPr="00740349">
          <w:t xml:space="preserve">Australian </w:t>
        </w:r>
      </w:ins>
      <w:r w:rsidRPr="00740349">
        <w:t xml:space="preserve">community from </w:t>
      </w:r>
      <w:ins w:id="2066" w:author="Author" w:date="2024-09-12T09:53:00Z" w16du:dateUtc="2024-09-11T23:53:00Z">
        <w:r w:rsidR="0013145F" w:rsidRPr="00740349">
          <w:t xml:space="preserve">serious harm caused or contributed to by </w:t>
        </w:r>
      </w:ins>
      <w:r w:rsidRPr="00740349">
        <w:t xml:space="preserve">misinformation or disinformation on the </w:t>
      </w:r>
      <w:del w:id="2067" w:author="Author" w:date="2024-09-12T09:53:00Z" w16du:dateUtc="2024-09-11T23:53:00Z">
        <w:r w:rsidRPr="00570B02">
          <w:delText>services</w:delText>
        </w:r>
      </w:del>
      <w:ins w:id="2068" w:author="Author" w:date="2024-09-12T09:53:00Z" w16du:dateUtc="2024-09-11T23:53:00Z">
        <w:r w:rsidR="00A06EB9" w:rsidRPr="00740349">
          <w:t>platform</w:t>
        </w:r>
        <w:r w:rsidRPr="00740349">
          <w:t>s</w:t>
        </w:r>
      </w:ins>
      <w:r w:rsidR="00A80961" w:rsidRPr="00740349">
        <w:t>.</w:t>
      </w:r>
    </w:p>
    <w:p w14:paraId="1687815D" w14:textId="77777777" w:rsidR="00C61B42" w:rsidRPr="00740349" w:rsidRDefault="00C61B42" w:rsidP="00740349">
      <w:pPr>
        <w:pStyle w:val="subsection"/>
      </w:pPr>
      <w:r w:rsidRPr="00740349">
        <w:tab/>
        <w:t>(2)</w:t>
      </w:r>
      <w:r w:rsidRPr="00740349">
        <w:tab/>
        <w:t>The ACMA may, by legislative instrument, determine a standard that applies to participants in that section of the digital platform industry and deals with that matter or those matters</w:t>
      </w:r>
      <w:r w:rsidR="00A80961" w:rsidRPr="00740349">
        <w:t>.</w:t>
      </w:r>
      <w:r w:rsidRPr="00740349">
        <w:t xml:space="preserve"> A standard under this subclause is to be known as a </w:t>
      </w:r>
      <w:r w:rsidRPr="00740349">
        <w:rPr>
          <w:b/>
          <w:i/>
        </w:rPr>
        <w:t>misinformation standard</w:t>
      </w:r>
      <w:r w:rsidR="00A80961" w:rsidRPr="00740349">
        <w:t>.</w:t>
      </w:r>
    </w:p>
    <w:p w14:paraId="677A8714" w14:textId="77777777" w:rsidR="00C61B42" w:rsidRPr="00740349" w:rsidRDefault="00C61B42" w:rsidP="00740349">
      <w:pPr>
        <w:pStyle w:val="subsection"/>
      </w:pPr>
      <w:r w:rsidRPr="00740349">
        <w:lastRenderedPageBreak/>
        <w:tab/>
        <w:t>(3)</w:t>
      </w:r>
      <w:r w:rsidRPr="00740349">
        <w:tab/>
        <w:t xml:space="preserve">Before determining a standard under this clause, the ACMA must consult the body or association to whom the request mentioned in </w:t>
      </w:r>
      <w:r w:rsidR="00B83758" w:rsidRPr="00740349">
        <w:t>paragraph (</w:t>
      </w:r>
      <w:r w:rsidRPr="00740349">
        <w:t>1)(a) was made</w:t>
      </w:r>
      <w:r w:rsidR="00A80961" w:rsidRPr="00740349">
        <w:t>.</w:t>
      </w:r>
    </w:p>
    <w:p w14:paraId="629CF03E" w14:textId="7D74A5F8" w:rsidR="00C61B42" w:rsidRPr="00740349" w:rsidRDefault="00A80961" w:rsidP="00740349">
      <w:pPr>
        <w:pStyle w:val="ActHead5"/>
      </w:pPr>
      <w:bookmarkStart w:id="2069" w:name="_Toc176247062"/>
      <w:bookmarkStart w:id="2070" w:name="_Toc136528194"/>
      <w:del w:id="2071" w:author="Author" w:date="2024-09-12T09:53:00Z" w16du:dateUtc="2024-09-11T23:53:00Z">
        <w:r w:rsidRPr="00E65593">
          <w:rPr>
            <w:rStyle w:val="CharSectno"/>
          </w:rPr>
          <w:delText>47</w:delText>
        </w:r>
      </w:del>
      <w:ins w:id="2072" w:author="Author" w:date="2024-09-12T09:53:00Z" w16du:dateUtc="2024-09-11T23:53:00Z">
        <w:r w:rsidR="00CD4CD9" w:rsidRPr="009C0505">
          <w:rPr>
            <w:rStyle w:val="CharSectno"/>
          </w:rPr>
          <w:t>56</w:t>
        </w:r>
      </w:ins>
      <w:r w:rsidR="00C61B42" w:rsidRPr="00740349">
        <w:t xml:space="preserve">  ACMA may determine standards—no industry body or association formed</w:t>
      </w:r>
      <w:bookmarkEnd w:id="2069"/>
      <w:bookmarkEnd w:id="2070"/>
    </w:p>
    <w:p w14:paraId="39B95C88" w14:textId="77777777" w:rsidR="00C61B42" w:rsidRPr="00740349" w:rsidRDefault="00C61B42" w:rsidP="00740349">
      <w:pPr>
        <w:pStyle w:val="subsection"/>
      </w:pPr>
      <w:r w:rsidRPr="00740349">
        <w:tab/>
        <w:t>(1)</w:t>
      </w:r>
      <w:r w:rsidRPr="00740349">
        <w:tab/>
        <w:t>This clause applies if:</w:t>
      </w:r>
    </w:p>
    <w:p w14:paraId="171F975D" w14:textId="77777777" w:rsidR="00C61B42" w:rsidRPr="00740349" w:rsidRDefault="00C61B42" w:rsidP="00740349">
      <w:pPr>
        <w:pStyle w:val="paragraph"/>
      </w:pPr>
      <w:r w:rsidRPr="00740349">
        <w:tab/>
        <w:t>(a)</w:t>
      </w:r>
      <w:r w:rsidRPr="00740349">
        <w:tab/>
        <w:t>the ACMA is satisfied that a particular section of the digital platform industry is not represented by a body or association; and</w:t>
      </w:r>
    </w:p>
    <w:p w14:paraId="31FE88FA" w14:textId="7F100A0F" w:rsidR="00C61B42" w:rsidRPr="00740349" w:rsidRDefault="00C61B42" w:rsidP="00740349">
      <w:pPr>
        <w:pStyle w:val="paragraph"/>
      </w:pPr>
      <w:r w:rsidRPr="00740349">
        <w:tab/>
        <w:t>(b)</w:t>
      </w:r>
      <w:r w:rsidRPr="00740349">
        <w:tab/>
        <w:t xml:space="preserve">the ACMA has published a notice under </w:t>
      </w:r>
      <w:r w:rsidR="00700160" w:rsidRPr="00740349">
        <w:t>subclause</w:t>
      </w:r>
      <w:del w:id="2073" w:author="Author" w:date="2024-09-12T09:53:00Z" w16du:dateUtc="2024-09-11T23:53:00Z">
        <w:r w:rsidRPr="00570B02">
          <w:delText xml:space="preserve"> </w:delText>
        </w:r>
        <w:r w:rsidR="00A80961" w:rsidRPr="00570B02">
          <w:delText>39</w:delText>
        </w:r>
      </w:del>
      <w:ins w:id="2074" w:author="Author" w:date="2024-09-12T09:53:00Z" w16du:dateUtc="2024-09-11T23:53:00Z">
        <w:r w:rsidR="00700160" w:rsidRPr="00740349">
          <w:t> 4</w:t>
        </w:r>
        <w:r w:rsidR="00CD4CD9" w:rsidRPr="00740349">
          <w:t>9</w:t>
        </w:r>
      </w:ins>
      <w:r w:rsidRPr="00740349">
        <w:t>(1) relating to that section of the digital platform industry; and</w:t>
      </w:r>
    </w:p>
    <w:p w14:paraId="0CD9AF86" w14:textId="77777777" w:rsidR="00C61B42" w:rsidRPr="00740349" w:rsidRDefault="00C61B42" w:rsidP="00740349">
      <w:pPr>
        <w:pStyle w:val="paragraph"/>
      </w:pPr>
      <w:r w:rsidRPr="00740349">
        <w:tab/>
        <w:t>(c)</w:t>
      </w:r>
      <w:r w:rsidRPr="00740349">
        <w:tab/>
        <w:t>that notice:</w:t>
      </w:r>
    </w:p>
    <w:p w14:paraId="162F4CD9" w14:textId="255EE21A" w:rsidR="00C61B42" w:rsidRPr="00740349" w:rsidRDefault="00C61B42" w:rsidP="00740349">
      <w:pPr>
        <w:pStyle w:val="paragraphsub"/>
      </w:pPr>
      <w:r w:rsidRPr="00740349">
        <w:tab/>
        <w:t>(i)</w:t>
      </w:r>
      <w:r w:rsidRPr="00740349">
        <w:tab/>
        <w:t xml:space="preserve">states that, if such a body or association were to come into existence within a particular period, the ACMA would be likely to give a notice to that body or association under </w:t>
      </w:r>
      <w:r w:rsidR="00700160" w:rsidRPr="00740349">
        <w:t>subclause</w:t>
      </w:r>
      <w:del w:id="2075" w:author="Author" w:date="2024-09-12T09:53:00Z" w16du:dateUtc="2024-09-11T23:53:00Z">
        <w:r w:rsidRPr="00570B02">
          <w:delText xml:space="preserve"> </w:delText>
        </w:r>
        <w:r w:rsidR="00A80961" w:rsidRPr="00570B02">
          <w:delText>38</w:delText>
        </w:r>
      </w:del>
      <w:ins w:id="2076" w:author="Author" w:date="2024-09-12T09:53:00Z" w16du:dateUtc="2024-09-11T23:53:00Z">
        <w:r w:rsidR="00700160" w:rsidRPr="00740349">
          <w:t> 4</w:t>
        </w:r>
        <w:r w:rsidR="00CD4CD9" w:rsidRPr="00740349">
          <w:t>8</w:t>
        </w:r>
      </w:ins>
      <w:r w:rsidRPr="00740349">
        <w:t>(1); and</w:t>
      </w:r>
    </w:p>
    <w:p w14:paraId="2FA3D7E8" w14:textId="4414D4A4" w:rsidR="00C61B42" w:rsidRPr="00740349" w:rsidRDefault="00C61B42" w:rsidP="00740349">
      <w:pPr>
        <w:pStyle w:val="paragraphsub"/>
      </w:pPr>
      <w:r w:rsidRPr="00740349">
        <w:tab/>
        <w:t>(ii)</w:t>
      </w:r>
      <w:r w:rsidRPr="00740349">
        <w:tab/>
        <w:t xml:space="preserve">sets out one or more matters relating to the operation of </w:t>
      </w:r>
      <w:r w:rsidR="001A7A76" w:rsidRPr="00740349">
        <w:t xml:space="preserve">digital </w:t>
      </w:r>
      <w:del w:id="2077" w:author="Author" w:date="2024-09-12T09:53:00Z" w16du:dateUtc="2024-09-11T23:53:00Z">
        <w:r w:rsidRPr="00570B02">
          <w:delText>platform services</w:delText>
        </w:r>
      </w:del>
      <w:ins w:id="2078" w:author="Author" w:date="2024-09-12T09:53:00Z" w16du:dateUtc="2024-09-11T23:53:00Z">
        <w:r w:rsidR="001A7A76" w:rsidRPr="00740349">
          <w:t>communications platform</w:t>
        </w:r>
        <w:r w:rsidRPr="00740349">
          <w:t>s</w:t>
        </w:r>
      </w:ins>
      <w:r w:rsidRPr="00740349">
        <w:t xml:space="preserve"> by participants in that section of the digital platform industry; and</w:t>
      </w:r>
    </w:p>
    <w:p w14:paraId="3B9EA62A" w14:textId="77777777" w:rsidR="00C61B42" w:rsidRPr="00740349" w:rsidRDefault="00C61B42" w:rsidP="00740349">
      <w:pPr>
        <w:pStyle w:val="paragraph"/>
      </w:pPr>
      <w:r w:rsidRPr="00740349">
        <w:tab/>
        <w:t>(d)</w:t>
      </w:r>
      <w:r w:rsidRPr="00740349">
        <w:tab/>
        <w:t>no such body or association comes into existence within that period; and</w:t>
      </w:r>
    </w:p>
    <w:p w14:paraId="50596CA7" w14:textId="040766F9" w:rsidR="00C61B42" w:rsidRPr="00740349" w:rsidRDefault="00C61B42" w:rsidP="00740349">
      <w:pPr>
        <w:pStyle w:val="paragraph"/>
      </w:pPr>
      <w:r w:rsidRPr="00740349">
        <w:tab/>
        <w:t>(e)</w:t>
      </w:r>
      <w:r w:rsidRPr="00740349">
        <w:tab/>
        <w:t xml:space="preserve">the ACMA is satisfied that it is necessary </w:t>
      </w:r>
      <w:del w:id="2079" w:author="Author" w:date="2024-09-12T09:53:00Z" w16du:dateUtc="2024-09-11T23:53:00Z">
        <w:r w:rsidRPr="00570B02">
          <w:delText xml:space="preserve">or convenient </w:delText>
        </w:r>
      </w:del>
      <w:r w:rsidRPr="00740349">
        <w:t xml:space="preserve">for the ACMA to determine a standard in relation to that matter or those matters in order to provide adequate protection for the </w:t>
      </w:r>
      <w:ins w:id="2080" w:author="Author" w:date="2024-09-12T09:53:00Z" w16du:dateUtc="2024-09-11T23:53:00Z">
        <w:r w:rsidR="00F72D65" w:rsidRPr="00740349">
          <w:t xml:space="preserve">Australian </w:t>
        </w:r>
      </w:ins>
      <w:r w:rsidRPr="00740349">
        <w:t xml:space="preserve">community from </w:t>
      </w:r>
      <w:ins w:id="2081" w:author="Author" w:date="2024-09-12T09:53:00Z" w16du:dateUtc="2024-09-11T23:53:00Z">
        <w:r w:rsidR="0013145F" w:rsidRPr="00740349">
          <w:t xml:space="preserve">serious harm caused or contributed to by </w:t>
        </w:r>
      </w:ins>
      <w:r w:rsidRPr="00740349">
        <w:t xml:space="preserve">misinformation or disinformation on the </w:t>
      </w:r>
      <w:del w:id="2082" w:author="Author" w:date="2024-09-12T09:53:00Z" w16du:dateUtc="2024-09-11T23:53:00Z">
        <w:r w:rsidRPr="00570B02">
          <w:delText>services</w:delText>
        </w:r>
      </w:del>
      <w:ins w:id="2083" w:author="Author" w:date="2024-09-12T09:53:00Z" w16du:dateUtc="2024-09-11T23:53:00Z">
        <w:r w:rsidR="00A06EB9" w:rsidRPr="00740349">
          <w:t>platform</w:t>
        </w:r>
        <w:r w:rsidRPr="00740349">
          <w:t>s</w:t>
        </w:r>
      </w:ins>
      <w:r w:rsidR="00A80961" w:rsidRPr="00740349">
        <w:t>.</w:t>
      </w:r>
    </w:p>
    <w:p w14:paraId="11AA22E1" w14:textId="77777777" w:rsidR="00C61B42" w:rsidRPr="00740349" w:rsidRDefault="00C61B42" w:rsidP="00740349">
      <w:pPr>
        <w:pStyle w:val="subsection"/>
      </w:pPr>
      <w:r w:rsidRPr="00740349">
        <w:tab/>
        <w:t>(2)</w:t>
      </w:r>
      <w:r w:rsidRPr="00740349">
        <w:tab/>
        <w:t>The ACMA may, by legislative instrument, determine a standard that applies to participants in that section of the digital platform industry and deals with that matter or those matters</w:t>
      </w:r>
      <w:r w:rsidR="00A80961" w:rsidRPr="00740349">
        <w:t>.</w:t>
      </w:r>
      <w:r w:rsidRPr="00740349">
        <w:t xml:space="preserve"> A standard under this subclause is to be known as a </w:t>
      </w:r>
      <w:r w:rsidRPr="00740349">
        <w:rPr>
          <w:b/>
          <w:i/>
        </w:rPr>
        <w:t>misinformation standard</w:t>
      </w:r>
      <w:r w:rsidR="00A80961" w:rsidRPr="00740349">
        <w:t>.</w:t>
      </w:r>
    </w:p>
    <w:p w14:paraId="4708CDE8" w14:textId="2B061588" w:rsidR="00C61B42" w:rsidRPr="00740349" w:rsidRDefault="00A80961" w:rsidP="00740349">
      <w:pPr>
        <w:pStyle w:val="ActHead5"/>
      </w:pPr>
      <w:bookmarkStart w:id="2084" w:name="_Toc176247063"/>
      <w:bookmarkStart w:id="2085" w:name="_Toc136528195"/>
      <w:del w:id="2086" w:author="Author" w:date="2024-09-12T09:53:00Z" w16du:dateUtc="2024-09-11T23:53:00Z">
        <w:r w:rsidRPr="00E65593">
          <w:rPr>
            <w:rStyle w:val="CharSectno"/>
          </w:rPr>
          <w:delText>48</w:delText>
        </w:r>
      </w:del>
      <w:ins w:id="2087" w:author="Author" w:date="2024-09-12T09:53:00Z" w16du:dateUtc="2024-09-11T23:53:00Z">
        <w:r w:rsidR="00CD4CD9" w:rsidRPr="009C0505">
          <w:rPr>
            <w:rStyle w:val="CharSectno"/>
          </w:rPr>
          <w:t>57</w:t>
        </w:r>
      </w:ins>
      <w:r w:rsidR="00C61B42" w:rsidRPr="00740349">
        <w:t xml:space="preserve">  ACMA may determine standards—total failure of misinformation code</w:t>
      </w:r>
      <w:bookmarkEnd w:id="2084"/>
      <w:bookmarkEnd w:id="2085"/>
    </w:p>
    <w:p w14:paraId="37D011A7" w14:textId="77777777" w:rsidR="00C61B42" w:rsidRPr="00740349" w:rsidRDefault="00C61B42" w:rsidP="00740349">
      <w:pPr>
        <w:pStyle w:val="subsection"/>
        <w:rPr>
          <w:moveTo w:id="2088" w:author="Author" w:date="2024-09-12T09:53:00Z" w16du:dateUtc="2024-09-11T23:53:00Z"/>
        </w:rPr>
      </w:pPr>
      <w:moveToRangeStart w:id="2089" w:author="Author" w:date="2024-09-12T09:53:00Z" w:name="move177027256"/>
      <w:moveTo w:id="2090" w:author="Author" w:date="2024-09-12T09:53:00Z" w16du:dateUtc="2024-09-11T23:53:00Z">
        <w:r w:rsidRPr="00740349">
          <w:tab/>
          <w:t>(1)</w:t>
        </w:r>
        <w:r w:rsidRPr="00740349">
          <w:tab/>
          <w:t>This clause applies if:</w:t>
        </w:r>
      </w:moveTo>
    </w:p>
    <w:p w14:paraId="2374C94A" w14:textId="77777777" w:rsidR="00C61B42" w:rsidRPr="00740349" w:rsidRDefault="00C61B42" w:rsidP="00740349">
      <w:pPr>
        <w:pStyle w:val="subsection"/>
        <w:rPr>
          <w:moveFrom w:id="2091" w:author="Author" w:date="2024-09-12T09:53:00Z" w16du:dateUtc="2024-09-11T23:53:00Z"/>
        </w:rPr>
      </w:pPr>
      <w:moveFromRangeStart w:id="2092" w:author="Author" w:date="2024-09-12T09:53:00Z" w:name="move177027255"/>
      <w:moveToRangeEnd w:id="2089"/>
      <w:moveFrom w:id="2093" w:author="Author" w:date="2024-09-12T09:53:00Z" w16du:dateUtc="2024-09-11T23:53:00Z">
        <w:r w:rsidRPr="00740349">
          <w:lastRenderedPageBreak/>
          <w:tab/>
          <w:t>(1)</w:t>
        </w:r>
        <w:r w:rsidRPr="00740349">
          <w:tab/>
          <w:t>This clause applies if:</w:t>
        </w:r>
      </w:moveFrom>
    </w:p>
    <w:moveFromRangeEnd w:id="2092"/>
    <w:p w14:paraId="4441FB60" w14:textId="525AEF47" w:rsidR="00C61B42" w:rsidRPr="00740349" w:rsidRDefault="00C61B42" w:rsidP="00740349">
      <w:pPr>
        <w:pStyle w:val="paragraph"/>
      </w:pPr>
      <w:r w:rsidRPr="00740349">
        <w:tab/>
        <w:t>(a)</w:t>
      </w:r>
      <w:r w:rsidRPr="00740349">
        <w:tab/>
        <w:t xml:space="preserve">a </w:t>
      </w:r>
      <w:del w:id="2094" w:author="Author" w:date="2024-09-12T09:53:00Z" w16du:dateUtc="2024-09-11T23:53:00Z">
        <w:r w:rsidRPr="00570B02">
          <w:delText xml:space="preserve">registered </w:delText>
        </w:r>
      </w:del>
      <w:r w:rsidRPr="00740349">
        <w:t xml:space="preserve">misinformation code </w:t>
      </w:r>
      <w:ins w:id="2095" w:author="Author" w:date="2024-09-12T09:53:00Z" w16du:dateUtc="2024-09-11T23:53:00Z">
        <w:r w:rsidR="00B77734" w:rsidRPr="00740349">
          <w:t xml:space="preserve">approved </w:t>
        </w:r>
        <w:r w:rsidR="00371318" w:rsidRPr="00740349">
          <w:t xml:space="preserve">under this Division </w:t>
        </w:r>
      </w:ins>
      <w:r w:rsidRPr="00740349">
        <w:t>that:</w:t>
      </w:r>
    </w:p>
    <w:p w14:paraId="32556532" w14:textId="77777777" w:rsidR="00C61B42" w:rsidRPr="00740349" w:rsidRDefault="00C61B42" w:rsidP="00740349">
      <w:pPr>
        <w:pStyle w:val="paragraphsub"/>
      </w:pPr>
      <w:r w:rsidRPr="00740349">
        <w:tab/>
        <w:t>(i)</w:t>
      </w:r>
      <w:r w:rsidRPr="00740349">
        <w:tab/>
        <w:t>applies to participants in a particular section of the digital platform industry; and</w:t>
      </w:r>
    </w:p>
    <w:p w14:paraId="11180868" w14:textId="059A5701" w:rsidR="00C61B42" w:rsidRPr="00740349" w:rsidRDefault="00C61B42" w:rsidP="00740349">
      <w:pPr>
        <w:pStyle w:val="paragraphsub"/>
      </w:pPr>
      <w:r w:rsidRPr="00740349">
        <w:tab/>
        <w:t>(ii)</w:t>
      </w:r>
      <w:r w:rsidRPr="00740349">
        <w:tab/>
        <w:t xml:space="preserve">deals with one or more matters relating to the operation of </w:t>
      </w:r>
      <w:r w:rsidR="001A7A76" w:rsidRPr="00740349">
        <w:t xml:space="preserve">digital </w:t>
      </w:r>
      <w:del w:id="2096" w:author="Author" w:date="2024-09-12T09:53:00Z" w16du:dateUtc="2024-09-11T23:53:00Z">
        <w:r w:rsidRPr="00570B02">
          <w:delText>platform services</w:delText>
        </w:r>
      </w:del>
      <w:ins w:id="2097" w:author="Author" w:date="2024-09-12T09:53:00Z" w16du:dateUtc="2024-09-11T23:53:00Z">
        <w:r w:rsidR="001A7A76" w:rsidRPr="00740349">
          <w:t>communications platform</w:t>
        </w:r>
        <w:r w:rsidRPr="00740349">
          <w:t>s</w:t>
        </w:r>
      </w:ins>
      <w:r w:rsidRPr="00740349">
        <w:t xml:space="preserve"> by those participants;</w:t>
      </w:r>
    </w:p>
    <w:p w14:paraId="62073E11" w14:textId="0D087D89" w:rsidR="00C61B42" w:rsidRPr="00740349" w:rsidRDefault="00C61B42" w:rsidP="00740349">
      <w:pPr>
        <w:pStyle w:val="paragraph"/>
      </w:pPr>
      <w:r w:rsidRPr="00740349">
        <w:tab/>
      </w:r>
      <w:r w:rsidRPr="00740349">
        <w:tab/>
        <w:t xml:space="preserve">has been </w:t>
      </w:r>
      <w:del w:id="2098" w:author="Author" w:date="2024-09-12T09:53:00Z" w16du:dateUtc="2024-09-11T23:53:00Z">
        <w:r w:rsidRPr="00570B02">
          <w:delText>registered under this Part</w:delText>
        </w:r>
      </w:del>
      <w:ins w:id="2099" w:author="Author" w:date="2024-09-12T09:53:00Z" w16du:dateUtc="2024-09-11T23:53:00Z">
        <w:r w:rsidR="00371318" w:rsidRPr="00740349">
          <w:t>in force</w:t>
        </w:r>
      </w:ins>
      <w:r w:rsidR="00371318" w:rsidRPr="00740349">
        <w:t xml:space="preserve"> </w:t>
      </w:r>
      <w:r w:rsidRPr="00740349">
        <w:t>for at least 180 days; and</w:t>
      </w:r>
    </w:p>
    <w:p w14:paraId="4AE50C89" w14:textId="77777777" w:rsidR="00C61B42" w:rsidRPr="00740349" w:rsidRDefault="00C61B42" w:rsidP="00740349">
      <w:pPr>
        <w:pStyle w:val="paragraph"/>
      </w:pPr>
      <w:r w:rsidRPr="00740349">
        <w:tab/>
        <w:t>(b)</w:t>
      </w:r>
      <w:r w:rsidRPr="00740349">
        <w:tab/>
        <w:t xml:space="preserve">the ACMA is satisfied that the code is totally deficient (as defined by </w:t>
      </w:r>
      <w:r w:rsidR="00B83758" w:rsidRPr="00740349">
        <w:t>subclause (</w:t>
      </w:r>
      <w:r w:rsidR="00E36DD8" w:rsidRPr="00740349">
        <w:t>6</w:t>
      </w:r>
      <w:r w:rsidRPr="00740349">
        <w:t>)); and</w:t>
      </w:r>
    </w:p>
    <w:p w14:paraId="501EAEFF" w14:textId="77777777" w:rsidR="00C61B42" w:rsidRPr="00740349" w:rsidRDefault="00C61B42" w:rsidP="00740349">
      <w:pPr>
        <w:pStyle w:val="paragraph"/>
      </w:pPr>
      <w:r w:rsidRPr="00740349">
        <w:tab/>
        <w:t>(c)</w:t>
      </w:r>
      <w:r w:rsidRPr="00740349">
        <w:tab/>
        <w:t>the ACMA has given the body or association that developed the code a written notice requesting that deficiencies in the code be addressed within a specified period; and</w:t>
      </w:r>
    </w:p>
    <w:p w14:paraId="442C5490" w14:textId="270C0000" w:rsidR="0051419D" w:rsidRPr="00740349" w:rsidRDefault="00C61B42" w:rsidP="00740349">
      <w:pPr>
        <w:pStyle w:val="paragraph"/>
      </w:pPr>
      <w:r w:rsidRPr="00740349">
        <w:tab/>
        <w:t>(d)</w:t>
      </w:r>
      <w:r w:rsidRPr="00740349">
        <w:tab/>
        <w:t>that period ends and the ACMA is satisfied that it is necessary</w:t>
      </w:r>
      <w:r w:rsidR="0051419D" w:rsidRPr="00740349">
        <w:t xml:space="preserve"> </w:t>
      </w:r>
      <w:del w:id="2100" w:author="Author" w:date="2024-09-12T09:53:00Z" w16du:dateUtc="2024-09-11T23:53:00Z">
        <w:r w:rsidRPr="00570B02">
          <w:delText xml:space="preserve">or convenient </w:delText>
        </w:r>
      </w:del>
      <w:r w:rsidRPr="00740349">
        <w:t>for the ACMA to determine a standard that</w:t>
      </w:r>
      <w:del w:id="2101" w:author="Author" w:date="2024-09-12T09:53:00Z" w16du:dateUtc="2024-09-11T23:53:00Z">
        <w:r w:rsidRPr="00570B02">
          <w:delText xml:space="preserve"> applies to participants in that section of the digital platform industry and deals with that matter or those matters</w:delText>
        </w:r>
        <w:r w:rsidR="00A80961" w:rsidRPr="00570B02">
          <w:delText>.</w:delText>
        </w:r>
      </w:del>
      <w:ins w:id="2102" w:author="Author" w:date="2024-09-12T09:53:00Z" w16du:dateUtc="2024-09-11T23:53:00Z">
        <w:r w:rsidR="0051419D" w:rsidRPr="00740349">
          <w:t>:</w:t>
        </w:r>
      </w:ins>
    </w:p>
    <w:p w14:paraId="73B4EFAD" w14:textId="77777777" w:rsidR="0051419D" w:rsidRPr="00740349" w:rsidRDefault="0051419D" w:rsidP="00740349">
      <w:pPr>
        <w:pStyle w:val="paragraphsub"/>
        <w:rPr>
          <w:ins w:id="2103" w:author="Author" w:date="2024-09-12T09:53:00Z" w16du:dateUtc="2024-09-11T23:53:00Z"/>
        </w:rPr>
      </w:pPr>
      <w:ins w:id="2104" w:author="Author" w:date="2024-09-12T09:53:00Z" w16du:dateUtc="2024-09-11T23:53:00Z">
        <w:r w:rsidRPr="00740349">
          <w:tab/>
          <w:t>(i)</w:t>
        </w:r>
        <w:r w:rsidRPr="00740349">
          <w:tab/>
        </w:r>
        <w:r w:rsidR="00C61B42" w:rsidRPr="00740349">
          <w:t>applies to participants in that section of the digital platform industry</w:t>
        </w:r>
        <w:r w:rsidRPr="00740349">
          <w:t>;</w:t>
        </w:r>
        <w:r w:rsidR="00C61B42" w:rsidRPr="00740349">
          <w:t xml:space="preserve"> and</w:t>
        </w:r>
      </w:ins>
    </w:p>
    <w:p w14:paraId="7F5BB81B" w14:textId="77777777" w:rsidR="00C61B42" w:rsidRPr="00740349" w:rsidRDefault="0051419D" w:rsidP="00740349">
      <w:pPr>
        <w:pStyle w:val="paragraphsub"/>
        <w:rPr>
          <w:ins w:id="2105" w:author="Author" w:date="2024-09-12T09:53:00Z" w16du:dateUtc="2024-09-11T23:53:00Z"/>
        </w:rPr>
      </w:pPr>
      <w:ins w:id="2106" w:author="Author" w:date="2024-09-12T09:53:00Z" w16du:dateUtc="2024-09-11T23:53:00Z">
        <w:r w:rsidRPr="00740349">
          <w:tab/>
          <w:t>(ii)</w:t>
        </w:r>
        <w:r w:rsidRPr="00740349">
          <w:tab/>
        </w:r>
        <w:r w:rsidR="00C61B42" w:rsidRPr="00740349">
          <w:t>deals with that matter or those matters</w:t>
        </w:r>
        <w:r w:rsidRPr="00740349">
          <w:t>;</w:t>
        </w:r>
      </w:ins>
    </w:p>
    <w:p w14:paraId="7CB2D22D" w14:textId="77777777" w:rsidR="0051419D" w:rsidRPr="00740349" w:rsidRDefault="0051419D" w:rsidP="00740349">
      <w:pPr>
        <w:pStyle w:val="paragraph"/>
        <w:rPr>
          <w:ins w:id="2107" w:author="Author" w:date="2024-09-12T09:53:00Z" w16du:dateUtc="2024-09-11T23:53:00Z"/>
        </w:rPr>
      </w:pPr>
      <w:ins w:id="2108" w:author="Author" w:date="2024-09-12T09:53:00Z" w16du:dateUtc="2024-09-11T23:53:00Z">
        <w:r w:rsidRPr="00740349">
          <w:tab/>
        </w:r>
        <w:r w:rsidRPr="00740349">
          <w:tab/>
          <w:t xml:space="preserve">in order to provide adequate protection for the </w:t>
        </w:r>
        <w:r w:rsidR="00F72D65" w:rsidRPr="00740349">
          <w:t xml:space="preserve">Australian </w:t>
        </w:r>
        <w:r w:rsidRPr="00740349">
          <w:t xml:space="preserve">community from </w:t>
        </w:r>
        <w:r w:rsidR="00C26012" w:rsidRPr="00740349">
          <w:t xml:space="preserve">serious harm caused or contributed to by </w:t>
        </w:r>
        <w:r w:rsidRPr="00740349">
          <w:t>misinformation or disinformation on the platforms.</w:t>
        </w:r>
      </w:ins>
    </w:p>
    <w:p w14:paraId="7335F79D" w14:textId="77777777" w:rsidR="00C61B42" w:rsidRPr="00740349" w:rsidRDefault="00C61B42" w:rsidP="00740349">
      <w:pPr>
        <w:pStyle w:val="subsection"/>
      </w:pPr>
      <w:r w:rsidRPr="00740349">
        <w:tab/>
        <w:t>(2)</w:t>
      </w:r>
      <w:r w:rsidRPr="00740349">
        <w:tab/>
        <w:t xml:space="preserve">The period specified in a notice under </w:t>
      </w:r>
      <w:r w:rsidR="00B83758" w:rsidRPr="00740349">
        <w:t>paragraph (</w:t>
      </w:r>
      <w:r w:rsidRPr="00740349">
        <w:t>1)(c) must run for at least 30 days</w:t>
      </w:r>
      <w:r w:rsidR="00A80961" w:rsidRPr="00740349">
        <w:t>.</w:t>
      </w:r>
    </w:p>
    <w:p w14:paraId="78693832" w14:textId="77777777" w:rsidR="00C61B42" w:rsidRPr="00740349" w:rsidRDefault="00C61B42" w:rsidP="00740349">
      <w:pPr>
        <w:pStyle w:val="subsection"/>
      </w:pPr>
      <w:r w:rsidRPr="00740349">
        <w:tab/>
        <w:t>(3)</w:t>
      </w:r>
      <w:r w:rsidRPr="00740349">
        <w:tab/>
        <w:t>The ACMA may, by legislative instrument, determine a standard that applies to participants in that section of the digital platform industry and deals with that matter or those matters</w:t>
      </w:r>
      <w:r w:rsidR="00A80961" w:rsidRPr="00740349">
        <w:t>.</w:t>
      </w:r>
      <w:r w:rsidRPr="00740349">
        <w:t xml:space="preserve"> A standard under this subclause is to be known as a </w:t>
      </w:r>
      <w:r w:rsidRPr="00740349">
        <w:rPr>
          <w:b/>
          <w:i/>
        </w:rPr>
        <w:t>misinformation standard</w:t>
      </w:r>
      <w:r w:rsidR="00A80961" w:rsidRPr="00740349">
        <w:t>.</w:t>
      </w:r>
    </w:p>
    <w:p w14:paraId="779DC13C" w14:textId="77777777" w:rsidR="00C61B42" w:rsidRPr="00740349" w:rsidRDefault="00C61B42" w:rsidP="00740349">
      <w:pPr>
        <w:pStyle w:val="subsection"/>
      </w:pPr>
      <w:r w:rsidRPr="00740349">
        <w:tab/>
        <w:t>(4)</w:t>
      </w:r>
      <w:r w:rsidRPr="00740349">
        <w:tab/>
        <w:t xml:space="preserve">If the ACMA is satisfied that a body or association represents that section of the digital platform industry, the ACMA must consult the body or association before determining a standard under </w:t>
      </w:r>
      <w:r w:rsidR="00B83758" w:rsidRPr="00740349">
        <w:t>subclause (</w:t>
      </w:r>
      <w:r w:rsidRPr="00740349">
        <w:t>3)</w:t>
      </w:r>
      <w:r w:rsidR="00A80961" w:rsidRPr="00740349">
        <w:t>.</w:t>
      </w:r>
    </w:p>
    <w:p w14:paraId="7A0B0A5D" w14:textId="5A7FCA07" w:rsidR="00C61B42" w:rsidRPr="00740349" w:rsidRDefault="00C61B42" w:rsidP="00740349">
      <w:pPr>
        <w:pStyle w:val="subsection"/>
      </w:pPr>
      <w:r w:rsidRPr="00740349">
        <w:lastRenderedPageBreak/>
        <w:tab/>
        <w:t>(5)</w:t>
      </w:r>
      <w:r w:rsidRPr="00740349">
        <w:tab/>
        <w:t xml:space="preserve">The code </w:t>
      </w:r>
      <w:r w:rsidR="00101955" w:rsidRPr="00740349">
        <w:t xml:space="preserve">ceases to be </w:t>
      </w:r>
      <w:del w:id="2109" w:author="Author" w:date="2024-09-12T09:53:00Z" w16du:dateUtc="2024-09-11T23:53:00Z">
        <w:r w:rsidRPr="00570B02">
          <w:delText>registered under this Part</w:delText>
        </w:r>
      </w:del>
      <w:ins w:id="2110" w:author="Author" w:date="2024-09-12T09:53:00Z" w16du:dateUtc="2024-09-11T23:53:00Z">
        <w:r w:rsidR="00101955" w:rsidRPr="00740349">
          <w:t xml:space="preserve">in </w:t>
        </w:r>
        <w:r w:rsidR="00592307" w:rsidRPr="00740349">
          <w:t>force</w:t>
        </w:r>
      </w:ins>
      <w:r w:rsidR="00592307" w:rsidRPr="00740349">
        <w:t xml:space="preserve"> </w:t>
      </w:r>
      <w:r w:rsidRPr="00740349">
        <w:t xml:space="preserve">on the day on which the standard </w:t>
      </w:r>
      <w:del w:id="2111" w:author="Author" w:date="2024-09-12T09:53:00Z" w16du:dateUtc="2024-09-11T23:53:00Z">
        <w:r w:rsidRPr="00570B02">
          <w:delText>takes effect</w:delText>
        </w:r>
      </w:del>
      <w:ins w:id="2112" w:author="Author" w:date="2024-09-12T09:53:00Z" w16du:dateUtc="2024-09-11T23:53:00Z">
        <w:r w:rsidR="00235E44" w:rsidRPr="00740349">
          <w:t>commences</w:t>
        </w:r>
      </w:ins>
      <w:r w:rsidR="00A80961" w:rsidRPr="00740349">
        <w:t>.</w:t>
      </w:r>
      <w:r w:rsidRPr="00740349">
        <w:t xml:space="preserve"> However, this sub</w:t>
      </w:r>
      <w:r w:rsidR="004E7CCB" w:rsidRPr="00740349">
        <w:t>clause</w:t>
      </w:r>
      <w:r w:rsidRPr="00740349">
        <w:t xml:space="preserve"> does not affect any investigation, proceeding or remedy in respect of a contravention of the code that occurred before that day</w:t>
      </w:r>
      <w:r w:rsidR="00A80961" w:rsidRPr="00740349">
        <w:t>.</w:t>
      </w:r>
    </w:p>
    <w:p w14:paraId="14997D76" w14:textId="77777777" w:rsidR="00C61B42" w:rsidRPr="00740349" w:rsidRDefault="00C61B42" w:rsidP="00740349">
      <w:pPr>
        <w:pStyle w:val="subsection"/>
      </w:pPr>
      <w:r w:rsidRPr="00740349">
        <w:tab/>
        <w:t>(</w:t>
      </w:r>
      <w:r w:rsidR="00E36DD8" w:rsidRPr="00740349">
        <w:t>6</w:t>
      </w:r>
      <w:r w:rsidRPr="00740349">
        <w:t>)</w:t>
      </w:r>
      <w:r w:rsidRPr="00740349">
        <w:tab/>
        <w:t>For the purposes of this clause, a misinformation code</w:t>
      </w:r>
      <w:r w:rsidR="001D7DF0" w:rsidRPr="00740349">
        <w:t xml:space="preserve"> </w:t>
      </w:r>
      <w:ins w:id="2113" w:author="Author" w:date="2024-09-12T09:53:00Z" w16du:dateUtc="2024-09-11T23:53:00Z">
        <w:r w:rsidR="00B77734" w:rsidRPr="00740349">
          <w:t xml:space="preserve">approved </w:t>
        </w:r>
        <w:r w:rsidR="001D7DF0" w:rsidRPr="00740349">
          <w:t>under this Division</w:t>
        </w:r>
        <w:r w:rsidRPr="00740349">
          <w:t xml:space="preserve"> </w:t>
        </w:r>
      </w:ins>
      <w:r w:rsidRPr="00740349">
        <w:t>that:</w:t>
      </w:r>
    </w:p>
    <w:p w14:paraId="5F6ECC17" w14:textId="77777777" w:rsidR="00C61B42" w:rsidRPr="00740349" w:rsidRDefault="00C61B42" w:rsidP="00740349">
      <w:pPr>
        <w:pStyle w:val="paragraph"/>
      </w:pPr>
      <w:r w:rsidRPr="00740349">
        <w:tab/>
        <w:t>(a)</w:t>
      </w:r>
      <w:r w:rsidRPr="00740349">
        <w:tab/>
        <w:t>applies to participants in a particular section of the digital platform industry; and</w:t>
      </w:r>
    </w:p>
    <w:p w14:paraId="38987F59" w14:textId="73765531" w:rsidR="00C61B42" w:rsidRPr="00740349" w:rsidRDefault="00C61B42" w:rsidP="00740349">
      <w:pPr>
        <w:pStyle w:val="paragraph"/>
      </w:pPr>
      <w:r w:rsidRPr="00740349">
        <w:tab/>
        <w:t>(b)</w:t>
      </w:r>
      <w:r w:rsidRPr="00740349">
        <w:tab/>
        <w:t xml:space="preserve">deals with one or more matters relating to the operation of </w:t>
      </w:r>
      <w:r w:rsidR="001A7A76" w:rsidRPr="00740349">
        <w:t xml:space="preserve">digital </w:t>
      </w:r>
      <w:del w:id="2114" w:author="Author" w:date="2024-09-12T09:53:00Z" w16du:dateUtc="2024-09-11T23:53:00Z">
        <w:r w:rsidRPr="00570B02">
          <w:delText>platform services</w:delText>
        </w:r>
      </w:del>
      <w:ins w:id="2115" w:author="Author" w:date="2024-09-12T09:53:00Z" w16du:dateUtc="2024-09-11T23:53:00Z">
        <w:r w:rsidR="001A7A76" w:rsidRPr="00740349">
          <w:t>communications platform</w:t>
        </w:r>
        <w:r w:rsidRPr="00740349">
          <w:t>s</w:t>
        </w:r>
      </w:ins>
      <w:r w:rsidRPr="00740349">
        <w:t xml:space="preserve"> by those participants;</w:t>
      </w:r>
    </w:p>
    <w:p w14:paraId="4D5A4FE0" w14:textId="1DAF3329" w:rsidR="00C61B42" w:rsidRPr="00740349" w:rsidRDefault="00C61B42" w:rsidP="00740349">
      <w:pPr>
        <w:pStyle w:val="subsection2"/>
      </w:pPr>
      <w:r w:rsidRPr="00740349">
        <w:t xml:space="preserve">is </w:t>
      </w:r>
      <w:r w:rsidRPr="00740349">
        <w:rPr>
          <w:b/>
          <w:i/>
        </w:rPr>
        <w:t>totally deficient</w:t>
      </w:r>
      <w:r w:rsidRPr="00740349">
        <w:t xml:space="preserve"> if, and only if, the code is not operating to provide adequate protection for the </w:t>
      </w:r>
      <w:ins w:id="2116" w:author="Author" w:date="2024-09-12T09:53:00Z" w16du:dateUtc="2024-09-11T23:53:00Z">
        <w:r w:rsidR="00F72D65" w:rsidRPr="00740349">
          <w:t xml:space="preserve">Australian </w:t>
        </w:r>
      </w:ins>
      <w:r w:rsidRPr="00740349">
        <w:t xml:space="preserve">community from </w:t>
      </w:r>
      <w:ins w:id="2117" w:author="Author" w:date="2024-09-12T09:53:00Z" w16du:dateUtc="2024-09-11T23:53:00Z">
        <w:r w:rsidR="00C26012" w:rsidRPr="00740349">
          <w:t xml:space="preserve">serious harm caused or contributed to by </w:t>
        </w:r>
      </w:ins>
      <w:r w:rsidRPr="00740349">
        <w:t xml:space="preserve">misinformation or disinformation on the </w:t>
      </w:r>
      <w:del w:id="2118" w:author="Author" w:date="2024-09-12T09:53:00Z" w16du:dateUtc="2024-09-11T23:53:00Z">
        <w:r w:rsidRPr="00570B02">
          <w:delText>services</w:delText>
        </w:r>
      </w:del>
      <w:ins w:id="2119" w:author="Author" w:date="2024-09-12T09:53:00Z" w16du:dateUtc="2024-09-11T23:53:00Z">
        <w:r w:rsidR="00A06EB9" w:rsidRPr="00740349">
          <w:t>platform</w:t>
        </w:r>
        <w:r w:rsidRPr="00740349">
          <w:t>s</w:t>
        </w:r>
      </w:ins>
      <w:r w:rsidR="00A80961" w:rsidRPr="00740349">
        <w:t>.</w:t>
      </w:r>
    </w:p>
    <w:p w14:paraId="1CB71659" w14:textId="654A7732" w:rsidR="00C61B42" w:rsidRPr="00740349" w:rsidRDefault="00A80961" w:rsidP="00740349">
      <w:pPr>
        <w:pStyle w:val="ActHead5"/>
      </w:pPr>
      <w:bookmarkStart w:id="2120" w:name="_Toc176247064"/>
      <w:bookmarkStart w:id="2121" w:name="_Toc136528196"/>
      <w:del w:id="2122" w:author="Author" w:date="2024-09-12T09:53:00Z" w16du:dateUtc="2024-09-11T23:53:00Z">
        <w:r w:rsidRPr="00E65593">
          <w:rPr>
            <w:rStyle w:val="CharSectno"/>
          </w:rPr>
          <w:delText>49</w:delText>
        </w:r>
      </w:del>
      <w:ins w:id="2123" w:author="Author" w:date="2024-09-12T09:53:00Z" w16du:dateUtc="2024-09-11T23:53:00Z">
        <w:r w:rsidR="00CD4CD9" w:rsidRPr="009C0505">
          <w:rPr>
            <w:rStyle w:val="CharSectno"/>
          </w:rPr>
          <w:t>58</w:t>
        </w:r>
      </w:ins>
      <w:r w:rsidR="00C61B42" w:rsidRPr="00740349">
        <w:t xml:space="preserve">  ACMA may determine standards—partial failure of misinformation code</w:t>
      </w:r>
      <w:bookmarkEnd w:id="2120"/>
      <w:bookmarkEnd w:id="2121"/>
    </w:p>
    <w:p w14:paraId="36E1233B" w14:textId="77777777" w:rsidR="00C61B42" w:rsidRPr="00740349" w:rsidRDefault="00C61B42" w:rsidP="00740349">
      <w:pPr>
        <w:pStyle w:val="subsection"/>
        <w:rPr>
          <w:moveTo w:id="2124" w:author="Author" w:date="2024-09-12T09:53:00Z" w16du:dateUtc="2024-09-11T23:53:00Z"/>
        </w:rPr>
      </w:pPr>
      <w:moveToRangeStart w:id="2125" w:author="Author" w:date="2024-09-12T09:53:00Z" w:name="move177027253"/>
      <w:moveTo w:id="2126" w:author="Author" w:date="2024-09-12T09:53:00Z" w16du:dateUtc="2024-09-11T23:53:00Z">
        <w:r w:rsidRPr="00740349">
          <w:tab/>
          <w:t>(1)</w:t>
        </w:r>
        <w:r w:rsidRPr="00740349">
          <w:tab/>
          <w:t>This clause applies if:</w:t>
        </w:r>
      </w:moveTo>
    </w:p>
    <w:moveToRangeEnd w:id="2125"/>
    <w:p w14:paraId="74CBA80E" w14:textId="77777777" w:rsidR="00C61B42" w:rsidRPr="00570B02" w:rsidRDefault="00C61B42" w:rsidP="00257574">
      <w:pPr>
        <w:pStyle w:val="subsection"/>
        <w:rPr>
          <w:del w:id="2127" w:author="Author" w:date="2024-09-12T09:53:00Z" w16du:dateUtc="2024-09-11T23:53:00Z"/>
        </w:rPr>
      </w:pPr>
      <w:del w:id="2128" w:author="Author" w:date="2024-09-12T09:53:00Z" w16du:dateUtc="2024-09-11T23:53:00Z">
        <w:r w:rsidRPr="00570B02">
          <w:tab/>
          <w:delText>(1)</w:delText>
        </w:r>
        <w:r w:rsidRPr="00570B02">
          <w:tab/>
          <w:delText>This clause applies if:</w:delText>
        </w:r>
      </w:del>
    </w:p>
    <w:p w14:paraId="76117289" w14:textId="77777777" w:rsidR="00C61B42" w:rsidRPr="00740349" w:rsidRDefault="00C61B42" w:rsidP="00740349">
      <w:pPr>
        <w:pStyle w:val="paragraph"/>
      </w:pPr>
      <w:r w:rsidRPr="00740349">
        <w:tab/>
        <w:t>(a)</w:t>
      </w:r>
      <w:r w:rsidRPr="00740349">
        <w:tab/>
        <w:t xml:space="preserve">a misinformation code </w:t>
      </w:r>
      <w:ins w:id="2129" w:author="Author" w:date="2024-09-12T09:53:00Z" w16du:dateUtc="2024-09-11T23:53:00Z">
        <w:r w:rsidR="00396D48" w:rsidRPr="00740349">
          <w:t xml:space="preserve">approved </w:t>
        </w:r>
        <w:r w:rsidR="00E57341" w:rsidRPr="00740349">
          <w:t xml:space="preserve">under this Division </w:t>
        </w:r>
      </w:ins>
      <w:r w:rsidRPr="00740349">
        <w:t>that:</w:t>
      </w:r>
    </w:p>
    <w:p w14:paraId="1663E563" w14:textId="77777777" w:rsidR="00C61B42" w:rsidRPr="00740349" w:rsidRDefault="00C61B42" w:rsidP="00740349">
      <w:pPr>
        <w:pStyle w:val="paragraphsub"/>
      </w:pPr>
      <w:r w:rsidRPr="00740349">
        <w:tab/>
        <w:t>(i)</w:t>
      </w:r>
      <w:r w:rsidRPr="00740349">
        <w:tab/>
        <w:t>applies to participants in a particular section of the digital platform industry; and</w:t>
      </w:r>
    </w:p>
    <w:p w14:paraId="1163C4EF" w14:textId="43FB1AB2" w:rsidR="00C61B42" w:rsidRPr="00740349" w:rsidRDefault="00C61B42" w:rsidP="00740349">
      <w:pPr>
        <w:pStyle w:val="paragraphsub"/>
      </w:pPr>
      <w:r w:rsidRPr="00740349">
        <w:tab/>
        <w:t>(ii)</w:t>
      </w:r>
      <w:r w:rsidRPr="00740349">
        <w:tab/>
        <w:t xml:space="preserve">deals with 2 or more matters relating to the operation of </w:t>
      </w:r>
      <w:r w:rsidR="001A7A76" w:rsidRPr="00740349">
        <w:t xml:space="preserve">digital </w:t>
      </w:r>
      <w:del w:id="2130" w:author="Author" w:date="2024-09-12T09:53:00Z" w16du:dateUtc="2024-09-11T23:53:00Z">
        <w:r w:rsidRPr="00570B02">
          <w:delText>platform services</w:delText>
        </w:r>
      </w:del>
      <w:ins w:id="2131" w:author="Author" w:date="2024-09-12T09:53:00Z" w16du:dateUtc="2024-09-11T23:53:00Z">
        <w:r w:rsidR="001A7A76" w:rsidRPr="00740349">
          <w:t>communications platform</w:t>
        </w:r>
        <w:r w:rsidRPr="00740349">
          <w:t>s</w:t>
        </w:r>
      </w:ins>
      <w:r w:rsidRPr="00740349">
        <w:t xml:space="preserve"> by those participants;</w:t>
      </w:r>
    </w:p>
    <w:p w14:paraId="3B86C09E" w14:textId="133BF103" w:rsidR="00C61B42" w:rsidRPr="00740349" w:rsidRDefault="00C61B42" w:rsidP="00740349">
      <w:pPr>
        <w:pStyle w:val="paragraph"/>
      </w:pPr>
      <w:r w:rsidRPr="00740349">
        <w:tab/>
      </w:r>
      <w:r w:rsidRPr="00740349">
        <w:tab/>
        <w:t xml:space="preserve">has been </w:t>
      </w:r>
      <w:del w:id="2132" w:author="Author" w:date="2024-09-12T09:53:00Z" w16du:dateUtc="2024-09-11T23:53:00Z">
        <w:r w:rsidRPr="00570B02">
          <w:delText>registered under this Part</w:delText>
        </w:r>
      </w:del>
      <w:ins w:id="2133" w:author="Author" w:date="2024-09-12T09:53:00Z" w16du:dateUtc="2024-09-11T23:53:00Z">
        <w:r w:rsidR="00E57341" w:rsidRPr="00740349">
          <w:t>in force</w:t>
        </w:r>
      </w:ins>
      <w:r w:rsidR="00E57341" w:rsidRPr="00740349">
        <w:t xml:space="preserve"> </w:t>
      </w:r>
      <w:r w:rsidRPr="00740349">
        <w:t>for at least 180 days; and</w:t>
      </w:r>
    </w:p>
    <w:p w14:paraId="3B98454A" w14:textId="7D99CB77" w:rsidR="00C61B42" w:rsidRPr="00740349" w:rsidRDefault="00C61B42" w:rsidP="00740349">
      <w:pPr>
        <w:pStyle w:val="paragraph"/>
      </w:pPr>
      <w:r w:rsidRPr="00740349">
        <w:tab/>
        <w:t>(b)</w:t>
      </w:r>
      <w:r w:rsidRPr="00740349">
        <w:tab/>
      </w:r>
      <w:r w:rsidR="00700160" w:rsidRPr="00740349">
        <w:t>clause</w:t>
      </w:r>
      <w:del w:id="2134" w:author="Author" w:date="2024-09-12T09:53:00Z" w16du:dateUtc="2024-09-11T23:53:00Z">
        <w:r w:rsidRPr="00570B02">
          <w:delText xml:space="preserve"> </w:delText>
        </w:r>
        <w:r w:rsidR="00A80961" w:rsidRPr="00570B02">
          <w:delText>48</w:delText>
        </w:r>
      </w:del>
      <w:ins w:id="2135" w:author="Author" w:date="2024-09-12T09:53:00Z" w16du:dateUtc="2024-09-11T23:53:00Z">
        <w:r w:rsidR="00700160" w:rsidRPr="00740349">
          <w:t> 5</w:t>
        </w:r>
        <w:r w:rsidR="00CD4CD9" w:rsidRPr="00740349">
          <w:t>7</w:t>
        </w:r>
      </w:ins>
      <w:r w:rsidRPr="00740349">
        <w:t xml:space="preserve"> does not apply to the code; and</w:t>
      </w:r>
    </w:p>
    <w:p w14:paraId="5BA70431" w14:textId="101F8A19" w:rsidR="00C61B42" w:rsidRPr="00740349" w:rsidRDefault="00C61B42" w:rsidP="00740349">
      <w:pPr>
        <w:pStyle w:val="paragraph"/>
      </w:pPr>
      <w:r w:rsidRPr="00740349">
        <w:tab/>
        <w:t>(c)</w:t>
      </w:r>
      <w:r w:rsidRPr="00740349">
        <w:tab/>
        <w:t xml:space="preserve">the ACMA is satisfied that the code is deficient (as defined by </w:t>
      </w:r>
      <w:r w:rsidR="00B83758" w:rsidRPr="00740349">
        <w:t>subclause (</w:t>
      </w:r>
      <w:r w:rsidRPr="00740349">
        <w:t>6</w:t>
      </w:r>
      <w:del w:id="2136" w:author="Author" w:date="2024-09-12T09:53:00Z" w16du:dateUtc="2024-09-11T23:53:00Z">
        <w:r w:rsidRPr="00570B02">
          <w:delText>))</w:delText>
        </w:r>
      </w:del>
      <w:ins w:id="2137" w:author="Author" w:date="2024-09-12T09:53:00Z" w16du:dateUtc="2024-09-11T23:53:00Z">
        <w:r w:rsidRPr="00740349">
          <w:t>)</w:t>
        </w:r>
        <w:r w:rsidR="00872138" w:rsidRPr="00740349">
          <w:t xml:space="preserve"> of this clause</w:t>
        </w:r>
        <w:r w:rsidRPr="00740349">
          <w:t>)</w:t>
        </w:r>
      </w:ins>
      <w:r w:rsidRPr="00740349">
        <w:t xml:space="preserve"> to the extent to which the code deals with one or more of those matters (the </w:t>
      </w:r>
      <w:r w:rsidRPr="00740349">
        <w:rPr>
          <w:b/>
          <w:i/>
        </w:rPr>
        <w:t>deficient matter</w:t>
      </w:r>
      <w:r w:rsidRPr="00740349">
        <w:t xml:space="preserve"> or </w:t>
      </w:r>
      <w:r w:rsidRPr="00740349">
        <w:rPr>
          <w:b/>
          <w:i/>
        </w:rPr>
        <w:t>deficient matters</w:t>
      </w:r>
      <w:r w:rsidRPr="00740349">
        <w:t>); and</w:t>
      </w:r>
    </w:p>
    <w:p w14:paraId="3158C39D" w14:textId="77777777" w:rsidR="00C61B42" w:rsidRPr="00740349" w:rsidRDefault="00C61B42" w:rsidP="00740349">
      <w:pPr>
        <w:pStyle w:val="paragraph"/>
      </w:pPr>
      <w:r w:rsidRPr="00740349">
        <w:lastRenderedPageBreak/>
        <w:tab/>
        <w:t>(d)</w:t>
      </w:r>
      <w:r w:rsidRPr="00740349">
        <w:tab/>
        <w:t>the ACMA has given the body or association that developed the code a written notice requesting that deficiencies in the code be addressed within a specified period; and</w:t>
      </w:r>
    </w:p>
    <w:p w14:paraId="35552285" w14:textId="4714D5FC" w:rsidR="00F91F5B" w:rsidRPr="00740349" w:rsidRDefault="00C61B42" w:rsidP="00740349">
      <w:pPr>
        <w:pStyle w:val="paragraph"/>
      </w:pPr>
      <w:r w:rsidRPr="00740349">
        <w:tab/>
        <w:t>(e)</w:t>
      </w:r>
      <w:r w:rsidRPr="00740349">
        <w:tab/>
        <w:t xml:space="preserve">that period ends and the ACMA is satisfied that it is necessary </w:t>
      </w:r>
      <w:del w:id="2138" w:author="Author" w:date="2024-09-12T09:53:00Z" w16du:dateUtc="2024-09-11T23:53:00Z">
        <w:r w:rsidRPr="00570B02">
          <w:delText xml:space="preserve">or convenient </w:delText>
        </w:r>
      </w:del>
      <w:r w:rsidRPr="00740349">
        <w:t>for the ACMA to determine a standard that</w:t>
      </w:r>
      <w:del w:id="2139" w:author="Author" w:date="2024-09-12T09:53:00Z" w16du:dateUtc="2024-09-11T23:53:00Z">
        <w:r w:rsidRPr="00570B02">
          <w:delText xml:space="preserve"> applies to participants in that section of the digital platform industry and deals with the deficient matter or deficient matters</w:delText>
        </w:r>
        <w:r w:rsidR="00A80961" w:rsidRPr="00570B02">
          <w:delText>.</w:delText>
        </w:r>
      </w:del>
      <w:ins w:id="2140" w:author="Author" w:date="2024-09-12T09:53:00Z" w16du:dateUtc="2024-09-11T23:53:00Z">
        <w:r w:rsidR="00F91F5B" w:rsidRPr="00740349">
          <w:t>:</w:t>
        </w:r>
      </w:ins>
    </w:p>
    <w:p w14:paraId="1E1A22E8" w14:textId="77777777" w:rsidR="00F91F5B" w:rsidRPr="00740349" w:rsidRDefault="00F91F5B" w:rsidP="00740349">
      <w:pPr>
        <w:pStyle w:val="paragraphsub"/>
        <w:rPr>
          <w:ins w:id="2141" w:author="Author" w:date="2024-09-12T09:53:00Z" w16du:dateUtc="2024-09-11T23:53:00Z"/>
        </w:rPr>
      </w:pPr>
      <w:ins w:id="2142" w:author="Author" w:date="2024-09-12T09:53:00Z" w16du:dateUtc="2024-09-11T23:53:00Z">
        <w:r w:rsidRPr="00740349">
          <w:tab/>
          <w:t>(i)</w:t>
        </w:r>
        <w:r w:rsidRPr="00740349">
          <w:tab/>
        </w:r>
        <w:r w:rsidR="00C61B42" w:rsidRPr="00740349">
          <w:t>applies to participants in that section of the digital platform industry</w:t>
        </w:r>
        <w:r w:rsidRPr="00740349">
          <w:t>;</w:t>
        </w:r>
        <w:r w:rsidR="00C61B42" w:rsidRPr="00740349">
          <w:t xml:space="preserve"> and</w:t>
        </w:r>
      </w:ins>
    </w:p>
    <w:p w14:paraId="6BB9E8E8" w14:textId="77777777" w:rsidR="00F91F5B" w:rsidRPr="00740349" w:rsidRDefault="00F91F5B" w:rsidP="00740349">
      <w:pPr>
        <w:pStyle w:val="paragraphsub"/>
        <w:rPr>
          <w:ins w:id="2143" w:author="Author" w:date="2024-09-12T09:53:00Z" w16du:dateUtc="2024-09-11T23:53:00Z"/>
        </w:rPr>
      </w:pPr>
      <w:ins w:id="2144" w:author="Author" w:date="2024-09-12T09:53:00Z" w16du:dateUtc="2024-09-11T23:53:00Z">
        <w:r w:rsidRPr="00740349">
          <w:tab/>
          <w:t>(ii)</w:t>
        </w:r>
        <w:r w:rsidRPr="00740349">
          <w:tab/>
        </w:r>
        <w:r w:rsidR="00C61B42" w:rsidRPr="00740349">
          <w:t>deals with the deficient matter or deficient matters</w:t>
        </w:r>
        <w:r w:rsidRPr="00740349">
          <w:t>;</w:t>
        </w:r>
      </w:ins>
    </w:p>
    <w:p w14:paraId="56290930" w14:textId="77777777" w:rsidR="00C61B42" w:rsidRPr="00740349" w:rsidRDefault="00F91F5B" w:rsidP="00740349">
      <w:pPr>
        <w:pStyle w:val="paragraph"/>
        <w:rPr>
          <w:ins w:id="2145" w:author="Author" w:date="2024-09-12T09:53:00Z" w16du:dateUtc="2024-09-11T23:53:00Z"/>
        </w:rPr>
      </w:pPr>
      <w:ins w:id="2146" w:author="Author" w:date="2024-09-12T09:53:00Z" w16du:dateUtc="2024-09-11T23:53:00Z">
        <w:r w:rsidRPr="00740349">
          <w:tab/>
        </w:r>
        <w:r w:rsidRPr="00740349">
          <w:tab/>
        </w:r>
        <w:r w:rsidR="00B95E04" w:rsidRPr="00740349">
          <w:t xml:space="preserve">in order to provide adequate protection for the </w:t>
        </w:r>
        <w:r w:rsidR="00F72D65" w:rsidRPr="00740349">
          <w:t xml:space="preserve">Australian </w:t>
        </w:r>
        <w:r w:rsidR="00B95E04" w:rsidRPr="00740349">
          <w:t xml:space="preserve">community from </w:t>
        </w:r>
        <w:r w:rsidR="00C26012" w:rsidRPr="00740349">
          <w:t xml:space="preserve">serious harm caused or contributed to by </w:t>
        </w:r>
        <w:r w:rsidR="00B95E04" w:rsidRPr="00740349">
          <w:t>misinformation or disinformation on the platforms</w:t>
        </w:r>
        <w:r w:rsidR="00A80961" w:rsidRPr="00740349">
          <w:t>.</w:t>
        </w:r>
      </w:ins>
    </w:p>
    <w:p w14:paraId="7F52487B" w14:textId="77777777" w:rsidR="00C61B42" w:rsidRPr="00740349" w:rsidRDefault="00C61B42" w:rsidP="00740349">
      <w:pPr>
        <w:pStyle w:val="subsection"/>
      </w:pPr>
      <w:r w:rsidRPr="00740349">
        <w:tab/>
        <w:t>(2)</w:t>
      </w:r>
      <w:r w:rsidRPr="00740349">
        <w:tab/>
        <w:t xml:space="preserve">The period specified in a notice under </w:t>
      </w:r>
      <w:r w:rsidR="00B83758" w:rsidRPr="00740349">
        <w:t>paragraph (</w:t>
      </w:r>
      <w:r w:rsidRPr="00740349">
        <w:t>1)(d) must run for at least 30 days</w:t>
      </w:r>
      <w:r w:rsidR="00A80961" w:rsidRPr="00740349">
        <w:t>.</w:t>
      </w:r>
    </w:p>
    <w:p w14:paraId="12B392EB" w14:textId="77777777" w:rsidR="00C61B42" w:rsidRPr="00740349" w:rsidRDefault="00C61B42" w:rsidP="00740349">
      <w:pPr>
        <w:pStyle w:val="subsection"/>
      </w:pPr>
      <w:r w:rsidRPr="00740349">
        <w:tab/>
        <w:t>(3)</w:t>
      </w:r>
      <w:r w:rsidRPr="00740349">
        <w:tab/>
        <w:t>The ACMA may, by legislative instrument, determine a standard that applies to participants in that section of the digital platform industry and deals with the deficient matter or deficient matters</w:t>
      </w:r>
      <w:r w:rsidR="00A80961" w:rsidRPr="00740349">
        <w:t>.</w:t>
      </w:r>
      <w:r w:rsidRPr="00740349">
        <w:t xml:space="preserve"> A standard under this subclause is to be known as a </w:t>
      </w:r>
      <w:r w:rsidRPr="00740349">
        <w:rPr>
          <w:b/>
          <w:i/>
        </w:rPr>
        <w:t>misinformation standard</w:t>
      </w:r>
      <w:r w:rsidR="00A80961" w:rsidRPr="00740349">
        <w:t>.</w:t>
      </w:r>
    </w:p>
    <w:p w14:paraId="0E17FB25" w14:textId="77777777" w:rsidR="00C61B42" w:rsidRPr="00740349" w:rsidRDefault="00C61B42" w:rsidP="00740349">
      <w:pPr>
        <w:pStyle w:val="subsection"/>
      </w:pPr>
      <w:r w:rsidRPr="00740349">
        <w:tab/>
        <w:t>(4)</w:t>
      </w:r>
      <w:r w:rsidRPr="00740349">
        <w:tab/>
        <w:t xml:space="preserve">If the ACMA is satisfied that a body or association represents that section of the digital platform industry, the ACMA must consult the body or association before determining a standard under </w:t>
      </w:r>
      <w:r w:rsidR="00B83758" w:rsidRPr="00740349">
        <w:t>subclause (</w:t>
      </w:r>
      <w:r w:rsidRPr="00740349">
        <w:t>3)</w:t>
      </w:r>
      <w:r w:rsidR="00A80961" w:rsidRPr="00740349">
        <w:t>.</w:t>
      </w:r>
    </w:p>
    <w:p w14:paraId="490A6FA4" w14:textId="1CCD5D9A" w:rsidR="00C61B42" w:rsidRPr="00740349" w:rsidRDefault="00C61B42" w:rsidP="00740349">
      <w:pPr>
        <w:pStyle w:val="subsection"/>
      </w:pPr>
      <w:r w:rsidRPr="00740349">
        <w:tab/>
        <w:t>(5)</w:t>
      </w:r>
      <w:r w:rsidRPr="00740349">
        <w:tab/>
        <w:t xml:space="preserve">On and after the day on which the standard </w:t>
      </w:r>
      <w:del w:id="2147" w:author="Author" w:date="2024-09-12T09:53:00Z" w16du:dateUtc="2024-09-11T23:53:00Z">
        <w:r w:rsidRPr="00570B02">
          <w:delText>takes effect</w:delText>
        </w:r>
      </w:del>
      <w:ins w:id="2148" w:author="Author" w:date="2024-09-12T09:53:00Z" w16du:dateUtc="2024-09-11T23:53:00Z">
        <w:r w:rsidR="00E57341" w:rsidRPr="00740349">
          <w:t>commences</w:t>
        </w:r>
      </w:ins>
      <w:r w:rsidRPr="00740349">
        <w:t xml:space="preserve">, the code </w:t>
      </w:r>
      <w:del w:id="2149" w:author="Author" w:date="2024-09-12T09:53:00Z" w16du:dateUtc="2024-09-11T23:53:00Z">
        <w:r w:rsidRPr="00570B02">
          <w:delText>has no effect</w:delText>
        </w:r>
      </w:del>
      <w:ins w:id="2150" w:author="Author" w:date="2024-09-12T09:53:00Z" w16du:dateUtc="2024-09-11T23:53:00Z">
        <w:r w:rsidR="00144809" w:rsidRPr="00740349">
          <w:t>ceases to be in force</w:t>
        </w:r>
      </w:ins>
      <w:r w:rsidR="00144809" w:rsidRPr="00740349">
        <w:t xml:space="preserve"> </w:t>
      </w:r>
      <w:r w:rsidRPr="00740349">
        <w:t>to the extent to which it deals with the deficient matter or deficient matters</w:t>
      </w:r>
      <w:r w:rsidR="00A80961" w:rsidRPr="00740349">
        <w:t>.</w:t>
      </w:r>
      <w:r w:rsidRPr="00740349">
        <w:t xml:space="preserve"> However, this sub</w:t>
      </w:r>
      <w:r w:rsidR="004E7CCB" w:rsidRPr="00740349">
        <w:t>clause</w:t>
      </w:r>
      <w:r w:rsidRPr="00740349">
        <w:t xml:space="preserve"> does not affect:</w:t>
      </w:r>
    </w:p>
    <w:p w14:paraId="3069BF12" w14:textId="77777777" w:rsidR="00C61B42" w:rsidRPr="00740349" w:rsidRDefault="00C61B42" w:rsidP="00740349">
      <w:pPr>
        <w:pStyle w:val="paragraph"/>
      </w:pPr>
      <w:r w:rsidRPr="00740349">
        <w:tab/>
        <w:t>(a)</w:t>
      </w:r>
      <w:r w:rsidRPr="00740349">
        <w:tab/>
        <w:t>the continuing</w:t>
      </w:r>
      <w:r w:rsidR="00610271" w:rsidRPr="00740349">
        <w:t xml:space="preserve"> </w:t>
      </w:r>
      <w:ins w:id="2151" w:author="Author" w:date="2024-09-12T09:53:00Z" w16du:dateUtc="2024-09-11T23:53:00Z">
        <w:r w:rsidR="00396D48" w:rsidRPr="00740349">
          <w:t xml:space="preserve">approval, </w:t>
        </w:r>
      </w:ins>
      <w:r w:rsidR="00396D48" w:rsidRPr="00740349">
        <w:t>registration</w:t>
      </w:r>
      <w:ins w:id="2152" w:author="Author" w:date="2024-09-12T09:53:00Z" w16du:dateUtc="2024-09-11T23:53:00Z">
        <w:r w:rsidRPr="00740349">
          <w:t xml:space="preserve"> </w:t>
        </w:r>
        <w:r w:rsidR="009108FD" w:rsidRPr="00740349">
          <w:t>or effect</w:t>
        </w:r>
      </w:ins>
      <w:r w:rsidR="009108FD" w:rsidRPr="00740349">
        <w:t xml:space="preserve"> </w:t>
      </w:r>
      <w:r w:rsidRPr="00740349">
        <w:t>of the remainder of the code; or</w:t>
      </w:r>
    </w:p>
    <w:p w14:paraId="63D3DCDE" w14:textId="77777777" w:rsidR="00C61B42" w:rsidRPr="00740349" w:rsidRDefault="00C61B42" w:rsidP="00740349">
      <w:pPr>
        <w:pStyle w:val="paragraph"/>
      </w:pPr>
      <w:r w:rsidRPr="00740349">
        <w:tab/>
        <w:t>(b)</w:t>
      </w:r>
      <w:r w:rsidRPr="00740349">
        <w:tab/>
        <w:t>any investigation, proceeding or remedy in respect of a contravention of the code that occurred before that day</w:t>
      </w:r>
      <w:r w:rsidR="00A80961" w:rsidRPr="00740349">
        <w:t>.</w:t>
      </w:r>
    </w:p>
    <w:p w14:paraId="51CD2DDA" w14:textId="77777777" w:rsidR="00C61B42" w:rsidRPr="00740349" w:rsidRDefault="00C61B42" w:rsidP="00740349">
      <w:pPr>
        <w:pStyle w:val="subsection"/>
      </w:pPr>
      <w:r w:rsidRPr="00740349">
        <w:tab/>
        <w:t>(6)</w:t>
      </w:r>
      <w:r w:rsidRPr="00740349">
        <w:tab/>
        <w:t xml:space="preserve">For the purposes of this clause, a misinformation code </w:t>
      </w:r>
      <w:ins w:id="2153" w:author="Author" w:date="2024-09-12T09:53:00Z" w16du:dateUtc="2024-09-11T23:53:00Z">
        <w:r w:rsidR="00396D48" w:rsidRPr="00740349">
          <w:t>approved</w:t>
        </w:r>
        <w:r w:rsidR="001D7DF0" w:rsidRPr="00740349">
          <w:t xml:space="preserve"> under this Division </w:t>
        </w:r>
      </w:ins>
      <w:r w:rsidRPr="00740349">
        <w:t>that:</w:t>
      </w:r>
    </w:p>
    <w:p w14:paraId="4764F20A" w14:textId="77777777" w:rsidR="00C61B42" w:rsidRPr="00740349" w:rsidRDefault="00C61B42" w:rsidP="00740349">
      <w:pPr>
        <w:pStyle w:val="paragraph"/>
      </w:pPr>
      <w:r w:rsidRPr="00740349">
        <w:lastRenderedPageBreak/>
        <w:tab/>
        <w:t>(a)</w:t>
      </w:r>
      <w:r w:rsidRPr="00740349">
        <w:tab/>
        <w:t>applies to participants in a particular section of the digital platform industry; and</w:t>
      </w:r>
    </w:p>
    <w:p w14:paraId="06A64E6A" w14:textId="0D8CAA0D" w:rsidR="00C61B42" w:rsidRPr="00740349" w:rsidRDefault="00C61B42" w:rsidP="00740349">
      <w:pPr>
        <w:pStyle w:val="paragraph"/>
      </w:pPr>
      <w:r w:rsidRPr="00740349">
        <w:tab/>
        <w:t>(b)</w:t>
      </w:r>
      <w:r w:rsidRPr="00740349">
        <w:tab/>
        <w:t xml:space="preserve">deals with 2 or more matters relating to the operation of </w:t>
      </w:r>
      <w:r w:rsidR="001A7A76" w:rsidRPr="00740349">
        <w:t xml:space="preserve">digital </w:t>
      </w:r>
      <w:del w:id="2154" w:author="Author" w:date="2024-09-12T09:53:00Z" w16du:dateUtc="2024-09-11T23:53:00Z">
        <w:r w:rsidRPr="00570B02">
          <w:delText>platform services</w:delText>
        </w:r>
      </w:del>
      <w:ins w:id="2155" w:author="Author" w:date="2024-09-12T09:53:00Z" w16du:dateUtc="2024-09-11T23:53:00Z">
        <w:r w:rsidR="001A7A76" w:rsidRPr="00740349">
          <w:t>communications platform</w:t>
        </w:r>
        <w:r w:rsidRPr="00740349">
          <w:t>s</w:t>
        </w:r>
      </w:ins>
      <w:r w:rsidRPr="00740349">
        <w:t xml:space="preserve"> by those participants;</w:t>
      </w:r>
    </w:p>
    <w:p w14:paraId="351AF7C0" w14:textId="686464AD" w:rsidR="00C61B42" w:rsidRPr="00740349" w:rsidRDefault="00C61B42" w:rsidP="00740349">
      <w:pPr>
        <w:pStyle w:val="subsection2"/>
      </w:pPr>
      <w:r w:rsidRPr="00740349">
        <w:t xml:space="preserve">is </w:t>
      </w:r>
      <w:r w:rsidRPr="00740349">
        <w:rPr>
          <w:b/>
          <w:i/>
        </w:rPr>
        <w:t>deficient</w:t>
      </w:r>
      <w:r w:rsidRPr="00740349">
        <w:t xml:space="preserve"> to the extent to which it deals with a particular one of those matters if, and only if, in relation to that matter, the code is not operating to provide adequate protection for the </w:t>
      </w:r>
      <w:ins w:id="2156" w:author="Author" w:date="2024-09-12T09:53:00Z" w16du:dateUtc="2024-09-11T23:53:00Z">
        <w:r w:rsidR="00F72D65" w:rsidRPr="00740349">
          <w:t xml:space="preserve">Australian </w:t>
        </w:r>
      </w:ins>
      <w:r w:rsidRPr="00740349">
        <w:t xml:space="preserve">community from </w:t>
      </w:r>
      <w:ins w:id="2157" w:author="Author" w:date="2024-09-12T09:53:00Z" w16du:dateUtc="2024-09-11T23:53:00Z">
        <w:r w:rsidR="00C26012" w:rsidRPr="00740349">
          <w:t xml:space="preserve">serious harm caused or contributed to by </w:t>
        </w:r>
      </w:ins>
      <w:r w:rsidRPr="00740349">
        <w:t xml:space="preserve">misinformation or disinformation on the </w:t>
      </w:r>
      <w:del w:id="2158" w:author="Author" w:date="2024-09-12T09:53:00Z" w16du:dateUtc="2024-09-11T23:53:00Z">
        <w:r w:rsidRPr="00570B02">
          <w:delText>services</w:delText>
        </w:r>
      </w:del>
      <w:ins w:id="2159" w:author="Author" w:date="2024-09-12T09:53:00Z" w16du:dateUtc="2024-09-11T23:53:00Z">
        <w:r w:rsidR="00A06EB9" w:rsidRPr="00740349">
          <w:t>platform</w:t>
        </w:r>
        <w:r w:rsidRPr="00740349">
          <w:t>s</w:t>
        </w:r>
      </w:ins>
      <w:r w:rsidR="00A80961" w:rsidRPr="00740349">
        <w:t>.</w:t>
      </w:r>
    </w:p>
    <w:p w14:paraId="669F3FEA" w14:textId="6E772446" w:rsidR="00C61B42" w:rsidRPr="00740349" w:rsidRDefault="00A80961" w:rsidP="00740349">
      <w:pPr>
        <w:pStyle w:val="ActHead5"/>
      </w:pPr>
      <w:bookmarkStart w:id="2160" w:name="_Toc176247065"/>
      <w:bookmarkStart w:id="2161" w:name="_Toc136528197"/>
      <w:del w:id="2162" w:author="Author" w:date="2024-09-12T09:53:00Z" w16du:dateUtc="2024-09-11T23:53:00Z">
        <w:r w:rsidRPr="00E65593">
          <w:rPr>
            <w:rStyle w:val="CharSectno"/>
          </w:rPr>
          <w:delText>50</w:delText>
        </w:r>
      </w:del>
      <w:ins w:id="2163" w:author="Author" w:date="2024-09-12T09:53:00Z" w16du:dateUtc="2024-09-11T23:53:00Z">
        <w:r w:rsidR="00CD4CD9" w:rsidRPr="009C0505">
          <w:rPr>
            <w:rStyle w:val="CharSectno"/>
          </w:rPr>
          <w:t>59</w:t>
        </w:r>
      </w:ins>
      <w:r w:rsidR="00C61B42" w:rsidRPr="00740349">
        <w:t xml:space="preserve">  ACMA may determine standards—emerging circumstances</w:t>
      </w:r>
      <w:bookmarkEnd w:id="2160"/>
      <w:bookmarkEnd w:id="2161"/>
    </w:p>
    <w:p w14:paraId="0663D292" w14:textId="77777777" w:rsidR="00C61B42" w:rsidRPr="00740349" w:rsidRDefault="00C61B42" w:rsidP="00740349">
      <w:pPr>
        <w:pStyle w:val="subsection"/>
      </w:pPr>
      <w:r w:rsidRPr="00740349">
        <w:tab/>
        <w:t>(1)</w:t>
      </w:r>
      <w:r w:rsidRPr="00740349">
        <w:tab/>
        <w:t>This clause applies if the ACMA is satisfied that:</w:t>
      </w:r>
    </w:p>
    <w:p w14:paraId="3E91E75B" w14:textId="6BB7930E" w:rsidR="00C61B42" w:rsidRPr="00740349" w:rsidRDefault="00C61B42" w:rsidP="00740349">
      <w:pPr>
        <w:pStyle w:val="paragraph"/>
      </w:pPr>
      <w:r w:rsidRPr="00740349">
        <w:tab/>
        <w:t>(a)</w:t>
      </w:r>
      <w:r w:rsidRPr="00740349">
        <w:tab/>
        <w:t>it is necessary</w:t>
      </w:r>
      <w:del w:id="2164" w:author="Author" w:date="2024-09-12T09:53:00Z" w16du:dateUtc="2024-09-11T23:53:00Z">
        <w:r w:rsidRPr="00570B02">
          <w:delText xml:space="preserve"> or convenient</w:delText>
        </w:r>
      </w:del>
      <w:r w:rsidRPr="00740349">
        <w:t xml:space="preserve"> for the ACMA to determine a standard that:</w:t>
      </w:r>
    </w:p>
    <w:p w14:paraId="7E65705C" w14:textId="77777777" w:rsidR="00C61B42" w:rsidRPr="00740349" w:rsidRDefault="00C61B42" w:rsidP="00740349">
      <w:pPr>
        <w:pStyle w:val="paragraphsub"/>
      </w:pPr>
      <w:r w:rsidRPr="00740349">
        <w:tab/>
        <w:t>(i)</w:t>
      </w:r>
      <w:r w:rsidRPr="00740349">
        <w:tab/>
        <w:t>applies to participants in a particular section of the digital platform industry; and</w:t>
      </w:r>
    </w:p>
    <w:p w14:paraId="1494859E" w14:textId="7C916310" w:rsidR="00C61B42" w:rsidRPr="00740349" w:rsidRDefault="00C61B42" w:rsidP="00740349">
      <w:pPr>
        <w:pStyle w:val="paragraphsub"/>
      </w:pPr>
      <w:r w:rsidRPr="00740349">
        <w:tab/>
        <w:t>(ii)</w:t>
      </w:r>
      <w:r w:rsidRPr="00740349">
        <w:tab/>
        <w:t xml:space="preserve">deals with one or more matters relating to the operation of </w:t>
      </w:r>
      <w:r w:rsidR="001A7A76" w:rsidRPr="00740349">
        <w:t xml:space="preserve">digital </w:t>
      </w:r>
      <w:del w:id="2165" w:author="Author" w:date="2024-09-12T09:53:00Z" w16du:dateUtc="2024-09-11T23:53:00Z">
        <w:r w:rsidRPr="00570B02">
          <w:delText>platform services</w:delText>
        </w:r>
      </w:del>
      <w:ins w:id="2166" w:author="Author" w:date="2024-09-12T09:53:00Z" w16du:dateUtc="2024-09-11T23:53:00Z">
        <w:r w:rsidR="001A7A76" w:rsidRPr="00740349">
          <w:t>communications platform</w:t>
        </w:r>
        <w:r w:rsidRPr="00740349">
          <w:t>s</w:t>
        </w:r>
      </w:ins>
      <w:r w:rsidRPr="00740349">
        <w:t xml:space="preserve"> by those participants;</w:t>
      </w:r>
    </w:p>
    <w:p w14:paraId="20D6AC2F" w14:textId="70925B10" w:rsidR="00C61B42" w:rsidRPr="00740349" w:rsidRDefault="00C61B42" w:rsidP="00740349">
      <w:pPr>
        <w:pStyle w:val="paragraph"/>
      </w:pPr>
      <w:r w:rsidRPr="00740349">
        <w:tab/>
      </w:r>
      <w:r w:rsidRPr="00740349">
        <w:tab/>
        <w:t xml:space="preserve">in order to provide adequate protection for the </w:t>
      </w:r>
      <w:ins w:id="2167" w:author="Author" w:date="2024-09-12T09:53:00Z" w16du:dateUtc="2024-09-11T23:53:00Z">
        <w:r w:rsidR="00F72D65" w:rsidRPr="00740349">
          <w:t xml:space="preserve">Australian </w:t>
        </w:r>
      </w:ins>
      <w:r w:rsidRPr="00740349">
        <w:t xml:space="preserve">community from </w:t>
      </w:r>
      <w:ins w:id="2168" w:author="Author" w:date="2024-09-12T09:53:00Z" w16du:dateUtc="2024-09-11T23:53:00Z">
        <w:r w:rsidR="00C26012" w:rsidRPr="00740349">
          <w:t xml:space="preserve">serious harm caused or contributed to by </w:t>
        </w:r>
      </w:ins>
      <w:r w:rsidRPr="00740349">
        <w:t xml:space="preserve">misinformation or disinformation on the </w:t>
      </w:r>
      <w:del w:id="2169" w:author="Author" w:date="2024-09-12T09:53:00Z" w16du:dateUtc="2024-09-11T23:53:00Z">
        <w:r w:rsidRPr="00570B02">
          <w:delText>services</w:delText>
        </w:r>
      </w:del>
      <w:ins w:id="2170" w:author="Author" w:date="2024-09-12T09:53:00Z" w16du:dateUtc="2024-09-11T23:53:00Z">
        <w:r w:rsidR="00A06EB9" w:rsidRPr="00740349">
          <w:t>platform</w:t>
        </w:r>
        <w:r w:rsidRPr="00740349">
          <w:t>s</w:t>
        </w:r>
      </w:ins>
      <w:r w:rsidRPr="00740349">
        <w:t>; and</w:t>
      </w:r>
    </w:p>
    <w:p w14:paraId="669839E0" w14:textId="77777777" w:rsidR="00C61B42" w:rsidRPr="00740349" w:rsidRDefault="00C61B42" w:rsidP="00740349">
      <w:pPr>
        <w:pStyle w:val="paragraph"/>
      </w:pPr>
      <w:r w:rsidRPr="00740349">
        <w:tab/>
        <w:t>(b)</w:t>
      </w:r>
      <w:r w:rsidRPr="00740349">
        <w:tab/>
        <w:t>there are exceptional and urgent circumstances justifying the determination of the standard under this clause; and</w:t>
      </w:r>
    </w:p>
    <w:p w14:paraId="78F1260E" w14:textId="39BC7790" w:rsidR="00C61B42" w:rsidRPr="00740349" w:rsidRDefault="00C61B42" w:rsidP="00740349">
      <w:pPr>
        <w:pStyle w:val="paragraph"/>
      </w:pPr>
      <w:r w:rsidRPr="00740349">
        <w:tab/>
        <w:t>(c)</w:t>
      </w:r>
      <w:r w:rsidRPr="00740349">
        <w:tab/>
        <w:t xml:space="preserve">it is unlikely that a code dealing with that matter or matters could be developed under this </w:t>
      </w:r>
      <w:del w:id="2171" w:author="Author" w:date="2024-09-12T09:53:00Z" w16du:dateUtc="2024-09-11T23:53:00Z">
        <w:r w:rsidRPr="00570B02">
          <w:delText>Part</w:delText>
        </w:r>
      </w:del>
      <w:ins w:id="2172" w:author="Author" w:date="2024-09-12T09:53:00Z" w16du:dateUtc="2024-09-11T23:53:00Z">
        <w:r w:rsidR="00891C49" w:rsidRPr="00740349">
          <w:t>Division</w:t>
        </w:r>
      </w:ins>
      <w:r w:rsidRPr="00740349">
        <w:t xml:space="preserve"> within a reasonable period in the circumstances</w:t>
      </w:r>
      <w:r w:rsidR="00A80961" w:rsidRPr="00740349">
        <w:t>.</w:t>
      </w:r>
    </w:p>
    <w:p w14:paraId="564DE590" w14:textId="77777777" w:rsidR="00C61B42" w:rsidRPr="00740349" w:rsidRDefault="00C61B42" w:rsidP="00740349">
      <w:pPr>
        <w:pStyle w:val="subsection"/>
      </w:pPr>
      <w:r w:rsidRPr="00740349">
        <w:tab/>
        <w:t>(2)</w:t>
      </w:r>
      <w:r w:rsidRPr="00740349">
        <w:tab/>
        <w:t>The ACMA may, by legislative instrument, determine a standard that applies to participants in that section of the digital platform industry and deals with that matter or those matters</w:t>
      </w:r>
      <w:r w:rsidR="00A80961" w:rsidRPr="00740349">
        <w:t>.</w:t>
      </w:r>
      <w:r w:rsidRPr="00740349">
        <w:t xml:space="preserve"> A standard under this subclause is to be known as a </w:t>
      </w:r>
      <w:r w:rsidRPr="00740349">
        <w:rPr>
          <w:b/>
          <w:i/>
        </w:rPr>
        <w:t>misinformation standard</w:t>
      </w:r>
      <w:r w:rsidR="00A80961" w:rsidRPr="00740349">
        <w:t>.</w:t>
      </w:r>
    </w:p>
    <w:p w14:paraId="056CB688" w14:textId="77777777" w:rsidR="00C61B42" w:rsidRPr="00740349" w:rsidRDefault="00C61B42" w:rsidP="00740349">
      <w:pPr>
        <w:pStyle w:val="subsection"/>
      </w:pPr>
      <w:r w:rsidRPr="00740349">
        <w:tab/>
        <w:t>(3)</w:t>
      </w:r>
      <w:r w:rsidRPr="00740349">
        <w:tab/>
        <w:t xml:space="preserve">If the ACMA is satisfied that a body or association represents that section of the digital platform industry, the ACMA must consult the body or association before determining a standard under </w:t>
      </w:r>
      <w:r w:rsidR="00B83758" w:rsidRPr="00740349">
        <w:t>subclause (</w:t>
      </w:r>
      <w:r w:rsidRPr="00740349">
        <w:t>2)</w:t>
      </w:r>
      <w:r w:rsidR="00A80961" w:rsidRPr="00740349">
        <w:t>.</w:t>
      </w:r>
    </w:p>
    <w:p w14:paraId="0E43A7CE" w14:textId="77777777" w:rsidR="00C61B42" w:rsidRPr="00570B02" w:rsidRDefault="00C61B42" w:rsidP="00257574">
      <w:pPr>
        <w:pStyle w:val="ActHead4"/>
        <w:rPr>
          <w:del w:id="2173" w:author="Author" w:date="2024-09-12T09:53:00Z" w16du:dateUtc="2024-09-11T23:53:00Z"/>
        </w:rPr>
      </w:pPr>
      <w:bookmarkStart w:id="2174" w:name="_Toc136528198"/>
      <w:del w:id="2175" w:author="Author" w:date="2024-09-12T09:53:00Z" w16du:dateUtc="2024-09-11T23:53:00Z">
        <w:r w:rsidRPr="00E65593">
          <w:rPr>
            <w:rStyle w:val="CharSubdNo"/>
          </w:rPr>
          <w:lastRenderedPageBreak/>
          <w:delText>Subdivision B</w:delText>
        </w:r>
        <w:r w:rsidRPr="00570B02">
          <w:delText>—</w:delText>
        </w:r>
        <w:r w:rsidRPr="00E65593">
          <w:rPr>
            <w:rStyle w:val="CharSubdText"/>
          </w:rPr>
          <w:delText>Variation and revocation of misinformation standards</w:delText>
        </w:r>
        <w:bookmarkEnd w:id="2174"/>
      </w:del>
    </w:p>
    <w:p w14:paraId="36A3447E" w14:textId="5489512B" w:rsidR="00C61B42" w:rsidRPr="00740349" w:rsidRDefault="00A80961" w:rsidP="00740349">
      <w:pPr>
        <w:pStyle w:val="ActHead5"/>
      </w:pPr>
      <w:bookmarkStart w:id="2176" w:name="_Toc136528199"/>
      <w:del w:id="2177" w:author="Author" w:date="2024-09-12T09:53:00Z" w16du:dateUtc="2024-09-11T23:53:00Z">
        <w:r w:rsidRPr="00E65593">
          <w:rPr>
            <w:rStyle w:val="CharSectno"/>
          </w:rPr>
          <w:delText>51</w:delText>
        </w:r>
      </w:del>
      <w:bookmarkStart w:id="2178" w:name="_Toc176247066"/>
      <w:ins w:id="2179" w:author="Author" w:date="2024-09-12T09:53:00Z" w16du:dateUtc="2024-09-11T23:53:00Z">
        <w:r w:rsidR="00CD4CD9" w:rsidRPr="009C0505">
          <w:rPr>
            <w:rStyle w:val="CharSectno"/>
          </w:rPr>
          <w:t>60</w:t>
        </w:r>
      </w:ins>
      <w:r w:rsidR="00C61B42" w:rsidRPr="00740349">
        <w:t xml:space="preserve">  Variation of misinformation standards</w:t>
      </w:r>
      <w:bookmarkEnd w:id="2176"/>
      <w:bookmarkEnd w:id="2178"/>
    </w:p>
    <w:p w14:paraId="30875B62" w14:textId="7D6D5DB5" w:rsidR="00C61B42" w:rsidRPr="00740349" w:rsidRDefault="00C61B42" w:rsidP="00740349">
      <w:pPr>
        <w:pStyle w:val="subsection"/>
      </w:pPr>
      <w:r w:rsidRPr="00740349">
        <w:tab/>
        <w:t>(1)</w:t>
      </w:r>
      <w:r w:rsidRPr="00740349">
        <w:tab/>
        <w:t xml:space="preserve">The ACMA may, by legislative instrument, vary a misinformation standard that applies to participants in a particular section of the digital platform industry if it is satisfied that it is necessary </w:t>
      </w:r>
      <w:del w:id="2180" w:author="Author" w:date="2024-09-12T09:53:00Z" w16du:dateUtc="2024-09-11T23:53:00Z">
        <w:r w:rsidRPr="00570B02">
          <w:delText xml:space="preserve">or convenient </w:delText>
        </w:r>
      </w:del>
      <w:r w:rsidRPr="00740349">
        <w:t xml:space="preserve">to do so to provide adequate protection for the </w:t>
      </w:r>
      <w:ins w:id="2181" w:author="Author" w:date="2024-09-12T09:53:00Z" w16du:dateUtc="2024-09-11T23:53:00Z">
        <w:r w:rsidR="00F72D65" w:rsidRPr="00740349">
          <w:t xml:space="preserve">Australian </w:t>
        </w:r>
      </w:ins>
      <w:r w:rsidRPr="00740349">
        <w:t xml:space="preserve">community from </w:t>
      </w:r>
      <w:ins w:id="2182" w:author="Author" w:date="2024-09-12T09:53:00Z" w16du:dateUtc="2024-09-11T23:53:00Z">
        <w:r w:rsidR="00C26012" w:rsidRPr="00740349">
          <w:t xml:space="preserve">serious harm caused or contributed to by </w:t>
        </w:r>
      </w:ins>
      <w:r w:rsidRPr="00740349">
        <w:t xml:space="preserve">misinformation or disinformation on </w:t>
      </w:r>
      <w:r w:rsidR="001A7A76" w:rsidRPr="00740349">
        <w:t xml:space="preserve">digital </w:t>
      </w:r>
      <w:del w:id="2183" w:author="Author" w:date="2024-09-12T09:53:00Z" w16du:dateUtc="2024-09-11T23:53:00Z">
        <w:r w:rsidRPr="00570B02">
          <w:delText>platform services</w:delText>
        </w:r>
      </w:del>
      <w:ins w:id="2184" w:author="Author" w:date="2024-09-12T09:53:00Z" w16du:dateUtc="2024-09-11T23:53:00Z">
        <w:r w:rsidR="001A7A76" w:rsidRPr="00740349">
          <w:t>communications platform</w:t>
        </w:r>
        <w:r w:rsidRPr="00740349">
          <w:t>s</w:t>
        </w:r>
      </w:ins>
      <w:r w:rsidRPr="00740349">
        <w:t xml:space="preserve"> of those participants</w:t>
      </w:r>
      <w:r w:rsidR="00A80961" w:rsidRPr="00740349">
        <w:t>.</w:t>
      </w:r>
    </w:p>
    <w:p w14:paraId="67B0F3E5" w14:textId="77777777" w:rsidR="00C61B42" w:rsidRPr="00570B02" w:rsidRDefault="00C61B42" w:rsidP="00257574">
      <w:pPr>
        <w:pStyle w:val="subsection"/>
        <w:rPr>
          <w:del w:id="2185" w:author="Author" w:date="2024-09-12T09:53:00Z" w16du:dateUtc="2024-09-11T23:53:00Z"/>
        </w:rPr>
      </w:pPr>
      <w:r w:rsidRPr="00740349">
        <w:tab/>
        <w:t>(2)</w:t>
      </w:r>
      <w:r w:rsidRPr="00740349">
        <w:tab/>
        <w:t xml:space="preserve">Before varying the standard, the ACMA must </w:t>
      </w:r>
      <w:del w:id="2186" w:author="Author" w:date="2024-09-12T09:53:00Z" w16du:dateUtc="2024-09-11T23:53:00Z">
        <w:r w:rsidRPr="00570B02">
          <w:delText>consider:</w:delText>
        </w:r>
      </w:del>
    </w:p>
    <w:p w14:paraId="53C98EA0" w14:textId="57AE9A25" w:rsidR="00C61B42" w:rsidRPr="00740349" w:rsidRDefault="00C61B42" w:rsidP="00740349">
      <w:pPr>
        <w:pStyle w:val="subsection"/>
      </w:pPr>
      <w:del w:id="2187" w:author="Author" w:date="2024-09-12T09:53:00Z" w16du:dateUtc="2024-09-11T23:53:00Z">
        <w:r w:rsidRPr="00570B02">
          <w:tab/>
          <w:delText>(a)</w:delText>
        </w:r>
        <w:r w:rsidRPr="00570B02">
          <w:tab/>
          <w:delText>whether</w:delText>
        </w:r>
      </w:del>
      <w:ins w:id="2188" w:author="Author" w:date="2024-09-12T09:53:00Z" w16du:dateUtc="2024-09-11T23:53:00Z">
        <w:r w:rsidR="006167BF" w:rsidRPr="00740349">
          <w:t>be satisfied that</w:t>
        </w:r>
      </w:ins>
      <w:r w:rsidR="006167BF" w:rsidRPr="00740349">
        <w:t xml:space="preserve"> the standard (as varied</w:t>
      </w:r>
      <w:del w:id="2189" w:author="Author" w:date="2024-09-12T09:53:00Z" w16du:dateUtc="2024-09-11T23:53:00Z">
        <w:r w:rsidRPr="00570B02">
          <w:delText>) would burden freedom of political communication; and</w:delText>
        </w:r>
      </w:del>
      <w:ins w:id="2190" w:author="Author" w:date="2024-09-12T09:53:00Z" w16du:dateUtc="2024-09-11T23:53:00Z">
        <w:r w:rsidR="006167BF" w:rsidRPr="00740349">
          <w:t>)</w:t>
        </w:r>
        <w:r w:rsidRPr="00740349">
          <w:t>:</w:t>
        </w:r>
      </w:ins>
    </w:p>
    <w:p w14:paraId="605C57E1" w14:textId="77777777" w:rsidR="00C61B42" w:rsidRPr="00570B02" w:rsidRDefault="00C61B42" w:rsidP="00257574">
      <w:pPr>
        <w:pStyle w:val="paragraph"/>
        <w:rPr>
          <w:del w:id="2191" w:author="Author" w:date="2024-09-12T09:53:00Z" w16du:dateUtc="2024-09-11T23:53:00Z"/>
        </w:rPr>
      </w:pPr>
      <w:del w:id="2192" w:author="Author" w:date="2024-09-12T09:53:00Z" w16du:dateUtc="2024-09-11T23:53:00Z">
        <w:r w:rsidRPr="00570B02">
          <w:tab/>
          <w:delText>(b)</w:delText>
        </w:r>
        <w:r w:rsidRPr="00570B02">
          <w:tab/>
          <w:delText>if so, whether the burden would be reasonable and not excessive, having regard to any circumstances the ACMA considers relevant</w:delText>
        </w:r>
        <w:r w:rsidR="00A80961" w:rsidRPr="00570B02">
          <w:delText>.</w:delText>
        </w:r>
      </w:del>
    </w:p>
    <w:p w14:paraId="767169A9" w14:textId="51A435CB" w:rsidR="006167BF" w:rsidRPr="00740349" w:rsidRDefault="00A80961" w:rsidP="00740349">
      <w:pPr>
        <w:pStyle w:val="paragraph"/>
        <w:rPr>
          <w:ins w:id="2193" w:author="Author" w:date="2024-09-12T09:53:00Z" w16du:dateUtc="2024-09-11T23:53:00Z"/>
        </w:rPr>
      </w:pPr>
      <w:bookmarkStart w:id="2194" w:name="_Toc136528200"/>
      <w:del w:id="2195" w:author="Author" w:date="2024-09-12T09:53:00Z" w16du:dateUtc="2024-09-11T23:53:00Z">
        <w:r w:rsidRPr="00E65593">
          <w:rPr>
            <w:rStyle w:val="CharSectno"/>
          </w:rPr>
          <w:delText>52</w:delText>
        </w:r>
      </w:del>
      <w:ins w:id="2196" w:author="Author" w:date="2024-09-12T09:53:00Z" w16du:dateUtc="2024-09-11T23:53:00Z">
        <w:r w:rsidR="006167BF" w:rsidRPr="00740349">
          <w:tab/>
          <w:t>(a)</w:t>
        </w:r>
        <w:r w:rsidR="006167BF" w:rsidRPr="00740349">
          <w:tab/>
          <w:t xml:space="preserve">is reasonably appropriate and adapted to achieving the purpose of providing adequate protection for the Australian community from serious harm caused or contributed to by misinformation </w:t>
        </w:r>
        <w:r w:rsidR="00CC369F" w:rsidRPr="00740349">
          <w:t xml:space="preserve">or </w:t>
        </w:r>
        <w:r w:rsidR="006167BF" w:rsidRPr="00740349">
          <w:t>disinformation on the platforms; and</w:t>
        </w:r>
      </w:ins>
    </w:p>
    <w:p w14:paraId="77EF7AEB" w14:textId="77777777" w:rsidR="006167BF" w:rsidRPr="00740349" w:rsidRDefault="006167BF" w:rsidP="00740349">
      <w:pPr>
        <w:pStyle w:val="paragraph"/>
        <w:rPr>
          <w:ins w:id="2197" w:author="Author" w:date="2024-09-12T09:53:00Z" w16du:dateUtc="2024-09-11T23:53:00Z"/>
        </w:rPr>
      </w:pPr>
      <w:ins w:id="2198" w:author="Author" w:date="2024-09-12T09:53:00Z" w16du:dateUtc="2024-09-11T23:53:00Z">
        <w:r w:rsidRPr="00740349">
          <w:tab/>
          <w:t>(b)</w:t>
        </w:r>
        <w:r w:rsidRPr="00740349">
          <w:tab/>
          <w:t xml:space="preserve">goes no further than reasonably necessary to provide </w:t>
        </w:r>
        <w:r w:rsidR="00CC60C8" w:rsidRPr="00740349">
          <w:t xml:space="preserve">that </w:t>
        </w:r>
        <w:r w:rsidRPr="00740349">
          <w:t>protection.</w:t>
        </w:r>
      </w:ins>
    </w:p>
    <w:p w14:paraId="394B7365" w14:textId="77777777" w:rsidR="00C61B42" w:rsidRPr="00740349" w:rsidRDefault="00CD4CD9" w:rsidP="00740349">
      <w:pPr>
        <w:pStyle w:val="ActHead5"/>
      </w:pPr>
      <w:bookmarkStart w:id="2199" w:name="_Toc176247067"/>
      <w:ins w:id="2200" w:author="Author" w:date="2024-09-12T09:53:00Z" w16du:dateUtc="2024-09-11T23:53:00Z">
        <w:r w:rsidRPr="009C0505">
          <w:rPr>
            <w:rStyle w:val="CharSectno"/>
          </w:rPr>
          <w:t>61</w:t>
        </w:r>
      </w:ins>
      <w:r w:rsidR="00C61B42" w:rsidRPr="00740349">
        <w:t xml:space="preserve">  Revocation of misinformation standards</w:t>
      </w:r>
      <w:bookmarkEnd w:id="2194"/>
      <w:bookmarkEnd w:id="2199"/>
    </w:p>
    <w:p w14:paraId="1E96C46F" w14:textId="77777777" w:rsidR="00C61B42" w:rsidRPr="00740349" w:rsidRDefault="00C61B42" w:rsidP="00740349">
      <w:pPr>
        <w:pStyle w:val="subsection"/>
      </w:pPr>
      <w:r w:rsidRPr="00740349">
        <w:tab/>
      </w:r>
      <w:r w:rsidRPr="00740349">
        <w:tab/>
        <w:t>The ACMA may, by legislative instrument, revoke a misinformation standard</w:t>
      </w:r>
      <w:r w:rsidR="00A80961" w:rsidRPr="00740349">
        <w:t>.</w:t>
      </w:r>
    </w:p>
    <w:p w14:paraId="23B08B88" w14:textId="77777777" w:rsidR="00C61B42" w:rsidRPr="00570B02" w:rsidRDefault="00C61B42" w:rsidP="00257574">
      <w:pPr>
        <w:pStyle w:val="ActHead4"/>
        <w:rPr>
          <w:del w:id="2201" w:author="Author" w:date="2024-09-12T09:53:00Z" w16du:dateUtc="2024-09-11T23:53:00Z"/>
        </w:rPr>
      </w:pPr>
      <w:bookmarkStart w:id="2202" w:name="_Toc136528201"/>
      <w:del w:id="2203" w:author="Author" w:date="2024-09-12T09:53:00Z" w16du:dateUtc="2024-09-11T23:53:00Z">
        <w:r w:rsidRPr="00E65593">
          <w:rPr>
            <w:rStyle w:val="CharSubdNo"/>
          </w:rPr>
          <w:delText>Subdivision C</w:delText>
        </w:r>
        <w:r w:rsidRPr="00570B02">
          <w:delText>—</w:delText>
        </w:r>
        <w:r w:rsidRPr="00E65593">
          <w:rPr>
            <w:rStyle w:val="CharSubdText"/>
          </w:rPr>
          <w:delText>Compliance with misinformation standards</w:delText>
        </w:r>
        <w:bookmarkEnd w:id="2202"/>
      </w:del>
    </w:p>
    <w:p w14:paraId="18FA8887" w14:textId="46E5B1A1" w:rsidR="00C61B42" w:rsidRPr="00740349" w:rsidRDefault="00A80961" w:rsidP="00740349">
      <w:pPr>
        <w:pStyle w:val="ActHead5"/>
      </w:pPr>
      <w:bookmarkStart w:id="2204" w:name="_Toc136528202"/>
      <w:del w:id="2205" w:author="Author" w:date="2024-09-12T09:53:00Z" w16du:dateUtc="2024-09-11T23:53:00Z">
        <w:r w:rsidRPr="00E65593">
          <w:rPr>
            <w:rStyle w:val="CharSectno"/>
          </w:rPr>
          <w:delText>53</w:delText>
        </w:r>
      </w:del>
      <w:bookmarkStart w:id="2206" w:name="_Toc176247068"/>
      <w:ins w:id="2207" w:author="Author" w:date="2024-09-12T09:53:00Z" w16du:dateUtc="2024-09-11T23:53:00Z">
        <w:r w:rsidR="00CD4CD9" w:rsidRPr="009C0505">
          <w:rPr>
            <w:rStyle w:val="CharSectno"/>
          </w:rPr>
          <w:t>62</w:t>
        </w:r>
      </w:ins>
      <w:r w:rsidR="00C61B42" w:rsidRPr="00740349">
        <w:t xml:space="preserve">  Compliance with misinformation standard</w:t>
      </w:r>
      <w:bookmarkEnd w:id="2204"/>
      <w:bookmarkEnd w:id="2206"/>
    </w:p>
    <w:p w14:paraId="5E547157" w14:textId="77777777" w:rsidR="00C61B42" w:rsidRPr="00740349" w:rsidRDefault="00C61B42" w:rsidP="00740349">
      <w:pPr>
        <w:pStyle w:val="subsection"/>
      </w:pPr>
      <w:r w:rsidRPr="00740349">
        <w:tab/>
        <w:t>(1)</w:t>
      </w:r>
      <w:r w:rsidRPr="00740349">
        <w:tab/>
        <w:t>If:</w:t>
      </w:r>
    </w:p>
    <w:p w14:paraId="688D0FB0" w14:textId="74DC436E" w:rsidR="007E175A" w:rsidRPr="00740349" w:rsidRDefault="007E175A" w:rsidP="00740349">
      <w:pPr>
        <w:pStyle w:val="paragraph"/>
      </w:pPr>
      <w:r w:rsidRPr="00740349">
        <w:tab/>
        <w:t>(a)</w:t>
      </w:r>
      <w:r w:rsidRPr="00740349">
        <w:tab/>
        <w:t xml:space="preserve">a misinformation standard that applies to participants in a particular section of the digital platform industry is </w:t>
      </w:r>
      <w:del w:id="2208" w:author="Author" w:date="2024-09-12T09:53:00Z" w16du:dateUtc="2024-09-11T23:53:00Z">
        <w:r w:rsidR="00C61B42" w:rsidRPr="00570B02">
          <w:delText>determined under this Part</w:delText>
        </w:r>
      </w:del>
      <w:ins w:id="2209" w:author="Author" w:date="2024-09-12T09:53:00Z" w16du:dateUtc="2024-09-11T23:53:00Z">
        <w:r w:rsidRPr="00740349">
          <w:t>in force</w:t>
        </w:r>
      </w:ins>
      <w:r w:rsidRPr="00740349">
        <w:t>; and</w:t>
      </w:r>
    </w:p>
    <w:p w14:paraId="069FC129" w14:textId="77777777" w:rsidR="00C61B42" w:rsidRPr="00740349" w:rsidRDefault="00C61B42" w:rsidP="00740349">
      <w:pPr>
        <w:pStyle w:val="paragraph"/>
      </w:pPr>
      <w:r w:rsidRPr="00740349">
        <w:lastRenderedPageBreak/>
        <w:tab/>
        <w:t>(b)</w:t>
      </w:r>
      <w:r w:rsidRPr="00740349">
        <w:tab/>
        <w:t xml:space="preserve">a </w:t>
      </w:r>
      <w:r w:rsidR="006C2CDE" w:rsidRPr="00740349">
        <w:t>digital</w:t>
      </w:r>
      <w:ins w:id="2210" w:author="Author" w:date="2024-09-12T09:53:00Z" w16du:dateUtc="2024-09-11T23:53:00Z">
        <w:r w:rsidR="006C2CDE" w:rsidRPr="00740349">
          <w:t xml:space="preserve"> communications</w:t>
        </w:r>
      </w:ins>
      <w:r w:rsidR="006C2CDE" w:rsidRPr="00740349">
        <w:t xml:space="preserve"> platform provider</w:t>
      </w:r>
      <w:r w:rsidRPr="00740349">
        <w:t xml:space="preserve"> is a participant in that section of the digital platform industry;</w:t>
      </w:r>
    </w:p>
    <w:p w14:paraId="39C1FCCA" w14:textId="77777777" w:rsidR="00C61B42" w:rsidRPr="00740349" w:rsidRDefault="00C61B42" w:rsidP="00740349">
      <w:pPr>
        <w:pStyle w:val="subsection2"/>
      </w:pPr>
      <w:r w:rsidRPr="00740349">
        <w:t>the provider must comply with the standard</w:t>
      </w:r>
      <w:r w:rsidR="00A80961" w:rsidRPr="00740349">
        <w:t>.</w:t>
      </w:r>
    </w:p>
    <w:p w14:paraId="620BA261" w14:textId="4113B9EA" w:rsidR="00C61B42" w:rsidRPr="00740349" w:rsidRDefault="00C61B42" w:rsidP="00740349">
      <w:pPr>
        <w:pStyle w:val="subsection"/>
      </w:pPr>
      <w:del w:id="2211" w:author="Author" w:date="2024-09-12T09:53:00Z" w16du:dateUtc="2024-09-11T23:53:00Z">
        <w:r w:rsidRPr="00570B02">
          <w:delText>Civil</w:delText>
        </w:r>
      </w:del>
      <w:ins w:id="2212" w:author="Author" w:date="2024-09-12T09:53:00Z" w16du:dateUtc="2024-09-11T23:53:00Z">
        <w:r w:rsidRPr="00740349">
          <w:tab/>
          <w:t>(2)</w:t>
        </w:r>
        <w:r w:rsidRPr="00740349">
          <w:tab/>
        </w:r>
        <w:r w:rsidR="00C02542" w:rsidRPr="00740349">
          <w:t>Subclause (</w:t>
        </w:r>
        <w:r w:rsidRPr="00740349">
          <w:t>1) is a civil</w:t>
        </w:r>
      </w:ins>
      <w:r w:rsidRPr="00740349">
        <w:t xml:space="preserve"> penalty provision</w:t>
      </w:r>
      <w:ins w:id="2213" w:author="Author" w:date="2024-09-12T09:53:00Z" w16du:dateUtc="2024-09-11T23:53:00Z">
        <w:r w:rsidR="00A80961" w:rsidRPr="00740349">
          <w:t>.</w:t>
        </w:r>
      </w:ins>
    </w:p>
    <w:p w14:paraId="2CD00F84" w14:textId="77777777" w:rsidR="000175ED" w:rsidRPr="00740349" w:rsidRDefault="000175ED" w:rsidP="00740349">
      <w:pPr>
        <w:pStyle w:val="subsection"/>
        <w:rPr>
          <w:moveFrom w:id="2214" w:author="Author" w:date="2024-09-12T09:53:00Z" w16du:dateUtc="2024-09-11T23:53:00Z"/>
        </w:rPr>
      </w:pPr>
      <w:moveFromRangeStart w:id="2215" w:author="Author" w:date="2024-09-12T09:53:00Z" w:name="move177027251"/>
      <w:moveFrom w:id="2216" w:author="Author" w:date="2024-09-12T09:53:00Z" w16du:dateUtc="2024-09-11T23:53:00Z">
        <w:r w:rsidRPr="00740349">
          <w:tab/>
          <w:t>(2)</w:t>
        </w:r>
        <w:r w:rsidRPr="00740349">
          <w:tab/>
          <w:t>Subclause (1) is a civil penalty provision.</w:t>
        </w:r>
      </w:moveFrom>
    </w:p>
    <w:moveFromRangeEnd w:id="2215"/>
    <w:p w14:paraId="44EFF5B2" w14:textId="77777777" w:rsidR="00C61B42" w:rsidRPr="00570B02" w:rsidRDefault="00C61B42" w:rsidP="00257574">
      <w:pPr>
        <w:pStyle w:val="SubsectionHead"/>
        <w:rPr>
          <w:del w:id="2217" w:author="Author" w:date="2024-09-12T09:53:00Z" w16du:dateUtc="2024-09-11T23:53:00Z"/>
        </w:rPr>
      </w:pPr>
      <w:del w:id="2218" w:author="Author" w:date="2024-09-12T09:53:00Z" w16du:dateUtc="2024-09-11T23:53:00Z">
        <w:r w:rsidRPr="00570B02">
          <w:delText>Designated infringement notice provision</w:delText>
        </w:r>
      </w:del>
    </w:p>
    <w:p w14:paraId="44B19717" w14:textId="77777777" w:rsidR="00C61B42" w:rsidRPr="00570B02" w:rsidRDefault="00C61B42" w:rsidP="00257574">
      <w:pPr>
        <w:pStyle w:val="subsection"/>
        <w:rPr>
          <w:del w:id="2219" w:author="Author" w:date="2024-09-12T09:53:00Z" w16du:dateUtc="2024-09-11T23:53:00Z"/>
        </w:rPr>
      </w:pPr>
      <w:del w:id="2220" w:author="Author" w:date="2024-09-12T09:53:00Z" w16du:dateUtc="2024-09-11T23:53:00Z">
        <w:r w:rsidRPr="00570B02">
          <w:tab/>
          <w:delText>(3)</w:delText>
        </w:r>
        <w:r w:rsidRPr="00570B02">
          <w:tab/>
          <w:delText>Subclause (1) is a designated infringement notice provision</w:delText>
        </w:r>
        <w:r w:rsidR="00A80961" w:rsidRPr="00570B02">
          <w:delText>.</w:delText>
        </w:r>
      </w:del>
    </w:p>
    <w:p w14:paraId="6BFE16A2" w14:textId="77777777" w:rsidR="00C61B42" w:rsidRPr="00570B02" w:rsidRDefault="00C61B42" w:rsidP="00257574">
      <w:pPr>
        <w:pStyle w:val="SubsectionHead"/>
        <w:rPr>
          <w:del w:id="2221" w:author="Author" w:date="2024-09-12T09:53:00Z" w16du:dateUtc="2024-09-11T23:53:00Z"/>
        </w:rPr>
      </w:pPr>
      <w:del w:id="2222" w:author="Author" w:date="2024-09-12T09:53:00Z" w16du:dateUtc="2024-09-11T23:53:00Z">
        <w:r w:rsidRPr="00570B02">
          <w:delText>Warnings</w:delText>
        </w:r>
      </w:del>
    </w:p>
    <w:p w14:paraId="0DB7376C" w14:textId="77777777" w:rsidR="00C61B42" w:rsidRPr="00570B02" w:rsidRDefault="00C61B42" w:rsidP="00257574">
      <w:pPr>
        <w:pStyle w:val="subsection"/>
        <w:rPr>
          <w:del w:id="2223" w:author="Author" w:date="2024-09-12T09:53:00Z" w16du:dateUtc="2024-09-11T23:53:00Z"/>
        </w:rPr>
      </w:pPr>
      <w:del w:id="2224" w:author="Author" w:date="2024-09-12T09:53:00Z" w16du:dateUtc="2024-09-11T23:53:00Z">
        <w:r w:rsidRPr="00570B02">
          <w:tab/>
          <w:delText>(4)</w:delText>
        </w:r>
        <w:r w:rsidRPr="00570B02">
          <w:tab/>
          <w:delText>If the ACMA is satisfied that a digital platform provider has contravened subclause (1), the ACMA may issue a formal warning to the provider</w:delText>
        </w:r>
        <w:r w:rsidR="00A80961" w:rsidRPr="00570B02">
          <w:delText>.</w:delText>
        </w:r>
      </w:del>
    </w:p>
    <w:p w14:paraId="48D5D35F" w14:textId="77777777" w:rsidR="00C61B42" w:rsidRPr="00570B02" w:rsidRDefault="00C61B42" w:rsidP="00257574">
      <w:pPr>
        <w:pStyle w:val="subsection"/>
        <w:rPr>
          <w:del w:id="2225" w:author="Author" w:date="2024-09-12T09:53:00Z" w16du:dateUtc="2024-09-11T23:53:00Z"/>
        </w:rPr>
      </w:pPr>
      <w:del w:id="2226" w:author="Author" w:date="2024-09-12T09:53:00Z" w16du:dateUtc="2024-09-11T23:53:00Z">
        <w:r w:rsidRPr="00570B02">
          <w:tab/>
          <w:delText>(5)</w:delText>
        </w:r>
        <w:r w:rsidRPr="00570B02">
          <w:tab/>
          <w:delText xml:space="preserve">For the purposes of this Act and the </w:delText>
        </w:r>
        <w:r w:rsidRPr="00570B02">
          <w:rPr>
            <w:i/>
          </w:rPr>
          <w:delText>Australian Communications and Media Authority Act 2005</w:delText>
        </w:r>
        <w:r w:rsidRPr="00570B02">
          <w:delText>, a warning under subclause (4) is taken to be a notice under this Schedule</w:delText>
        </w:r>
        <w:r w:rsidR="00A80961" w:rsidRPr="00570B02">
          <w:delText>.</w:delText>
        </w:r>
      </w:del>
    </w:p>
    <w:p w14:paraId="73614AA3" w14:textId="4E1AB2A3" w:rsidR="00C61B42" w:rsidRPr="00740349" w:rsidRDefault="00A80961" w:rsidP="00740349">
      <w:pPr>
        <w:pStyle w:val="ActHead5"/>
      </w:pPr>
      <w:bookmarkStart w:id="2227" w:name="_Toc136528203"/>
      <w:del w:id="2228" w:author="Author" w:date="2024-09-12T09:53:00Z" w16du:dateUtc="2024-09-11T23:53:00Z">
        <w:r w:rsidRPr="00E65593">
          <w:rPr>
            <w:rStyle w:val="CharSectno"/>
          </w:rPr>
          <w:delText>54</w:delText>
        </w:r>
      </w:del>
      <w:bookmarkStart w:id="2229" w:name="_Toc176247069"/>
      <w:ins w:id="2230" w:author="Author" w:date="2024-09-12T09:53:00Z" w16du:dateUtc="2024-09-11T23:53:00Z">
        <w:r w:rsidR="00CD4CD9" w:rsidRPr="009C0505">
          <w:rPr>
            <w:rStyle w:val="CharSectno"/>
          </w:rPr>
          <w:t>63</w:t>
        </w:r>
      </w:ins>
      <w:r w:rsidR="00C61B42" w:rsidRPr="00740349">
        <w:t xml:space="preserve">  Remedial directions—contravention of misinformation standard</w:t>
      </w:r>
      <w:bookmarkEnd w:id="2227"/>
      <w:bookmarkEnd w:id="2229"/>
    </w:p>
    <w:p w14:paraId="7143E9DC" w14:textId="77777777" w:rsidR="00C61B42" w:rsidRPr="00570B02" w:rsidRDefault="00C61B42" w:rsidP="00257574">
      <w:pPr>
        <w:pStyle w:val="SubsectionHead"/>
        <w:rPr>
          <w:del w:id="2231" w:author="Author" w:date="2024-09-12T09:53:00Z" w16du:dateUtc="2024-09-11T23:53:00Z"/>
        </w:rPr>
      </w:pPr>
      <w:del w:id="2232" w:author="Author" w:date="2024-09-12T09:53:00Z" w16du:dateUtc="2024-09-11T23:53:00Z">
        <w:r w:rsidRPr="00570B02">
          <w:delText>Scope</w:delText>
        </w:r>
      </w:del>
    </w:p>
    <w:p w14:paraId="556F842C" w14:textId="77777777" w:rsidR="00C61B42" w:rsidRPr="00740349" w:rsidRDefault="00C61B42" w:rsidP="00740349">
      <w:pPr>
        <w:pStyle w:val="subsection"/>
        <w:rPr>
          <w:moveFrom w:id="2233" w:author="Author" w:date="2024-09-12T09:53:00Z" w16du:dateUtc="2024-09-11T23:53:00Z"/>
        </w:rPr>
      </w:pPr>
      <w:moveFromRangeStart w:id="2234" w:author="Author" w:date="2024-09-12T09:53:00Z" w:name="move177027256"/>
      <w:moveFrom w:id="2235" w:author="Author" w:date="2024-09-12T09:53:00Z" w16du:dateUtc="2024-09-11T23:53:00Z">
        <w:r w:rsidRPr="00740349">
          <w:tab/>
          <w:t>(1)</w:t>
        </w:r>
        <w:r w:rsidRPr="00740349">
          <w:tab/>
          <w:t>This clause applies if:</w:t>
        </w:r>
      </w:moveFrom>
    </w:p>
    <w:moveFromRangeEnd w:id="2234"/>
    <w:p w14:paraId="76794287" w14:textId="77777777" w:rsidR="00C61B42" w:rsidRPr="00740349" w:rsidRDefault="00C61B42" w:rsidP="00740349">
      <w:pPr>
        <w:pStyle w:val="subsection"/>
        <w:rPr>
          <w:moveTo w:id="2236" w:author="Author" w:date="2024-09-12T09:53:00Z" w16du:dateUtc="2024-09-11T23:53:00Z"/>
        </w:rPr>
      </w:pPr>
      <w:moveToRangeStart w:id="2237" w:author="Author" w:date="2024-09-12T09:53:00Z" w:name="move177027254"/>
      <w:moveTo w:id="2238" w:author="Author" w:date="2024-09-12T09:53:00Z" w16du:dateUtc="2024-09-11T23:53:00Z">
        <w:r w:rsidRPr="00740349">
          <w:tab/>
          <w:t>(1)</w:t>
        </w:r>
        <w:r w:rsidRPr="00740349">
          <w:tab/>
          <w:t>This clause applies if:</w:t>
        </w:r>
      </w:moveTo>
    </w:p>
    <w:moveToRangeEnd w:id="2237"/>
    <w:p w14:paraId="24FA23DD" w14:textId="322E715D" w:rsidR="007E175A" w:rsidRPr="00740349" w:rsidRDefault="007E175A" w:rsidP="00740349">
      <w:pPr>
        <w:pStyle w:val="paragraph"/>
      </w:pPr>
      <w:r w:rsidRPr="00740349">
        <w:tab/>
        <w:t>(a)</w:t>
      </w:r>
      <w:r w:rsidRPr="00740349">
        <w:tab/>
        <w:t xml:space="preserve">a misinformation standard that applies to participants in a particular section of the digital platform industry is </w:t>
      </w:r>
      <w:del w:id="2239" w:author="Author" w:date="2024-09-12T09:53:00Z" w16du:dateUtc="2024-09-11T23:53:00Z">
        <w:r w:rsidR="00C61B42" w:rsidRPr="00570B02">
          <w:delText>determined under this Part</w:delText>
        </w:r>
      </w:del>
      <w:ins w:id="2240" w:author="Author" w:date="2024-09-12T09:53:00Z" w16du:dateUtc="2024-09-11T23:53:00Z">
        <w:r w:rsidRPr="00740349">
          <w:t>in force</w:t>
        </w:r>
      </w:ins>
      <w:r w:rsidRPr="00740349">
        <w:t>; and</w:t>
      </w:r>
    </w:p>
    <w:p w14:paraId="2B3EA1A4" w14:textId="77777777" w:rsidR="00C61B42" w:rsidRPr="00740349" w:rsidRDefault="00C61B42" w:rsidP="00740349">
      <w:pPr>
        <w:pStyle w:val="paragraph"/>
      </w:pPr>
      <w:r w:rsidRPr="00740349">
        <w:tab/>
        <w:t>(b)</w:t>
      </w:r>
      <w:r w:rsidRPr="00740349">
        <w:tab/>
        <w:t xml:space="preserve">a </w:t>
      </w:r>
      <w:r w:rsidR="006C2CDE" w:rsidRPr="00740349">
        <w:t>digital</w:t>
      </w:r>
      <w:ins w:id="2241" w:author="Author" w:date="2024-09-12T09:53:00Z" w16du:dateUtc="2024-09-11T23:53:00Z">
        <w:r w:rsidR="006C2CDE" w:rsidRPr="00740349">
          <w:t xml:space="preserve"> communications</w:t>
        </w:r>
      </w:ins>
      <w:r w:rsidR="006C2CDE" w:rsidRPr="00740349">
        <w:t xml:space="preserve"> platform provider</w:t>
      </w:r>
      <w:r w:rsidRPr="00740349">
        <w:t xml:space="preserve"> is a participant in that section of the digital platform industry; and</w:t>
      </w:r>
    </w:p>
    <w:p w14:paraId="1CCBC794" w14:textId="77777777" w:rsidR="00C61B42" w:rsidRPr="00740349" w:rsidRDefault="00C61B42" w:rsidP="00740349">
      <w:pPr>
        <w:pStyle w:val="paragraph"/>
      </w:pPr>
      <w:r w:rsidRPr="00740349">
        <w:tab/>
        <w:t>(c)</w:t>
      </w:r>
      <w:r w:rsidRPr="00740349">
        <w:tab/>
        <w:t>the ACMA is satisfied that the provider has contravened, or is contravening, the standard</w:t>
      </w:r>
      <w:r w:rsidR="00A80961" w:rsidRPr="00740349">
        <w:t>.</w:t>
      </w:r>
    </w:p>
    <w:p w14:paraId="3ABFCD69" w14:textId="77777777" w:rsidR="00C61B42" w:rsidRPr="00570B02" w:rsidRDefault="00C61B42" w:rsidP="00257574">
      <w:pPr>
        <w:pStyle w:val="SubsectionHead"/>
        <w:rPr>
          <w:del w:id="2242" w:author="Author" w:date="2024-09-12T09:53:00Z" w16du:dateUtc="2024-09-11T23:53:00Z"/>
        </w:rPr>
      </w:pPr>
      <w:del w:id="2243" w:author="Author" w:date="2024-09-12T09:53:00Z" w16du:dateUtc="2024-09-11T23:53:00Z">
        <w:r w:rsidRPr="00570B02">
          <w:delText>Remedial directions</w:delText>
        </w:r>
      </w:del>
    </w:p>
    <w:p w14:paraId="50B438AE" w14:textId="77777777" w:rsidR="00C61B42" w:rsidRPr="00740349" w:rsidRDefault="00C61B42" w:rsidP="00740349">
      <w:pPr>
        <w:pStyle w:val="subsection"/>
      </w:pPr>
      <w:r w:rsidRPr="00740349">
        <w:tab/>
        <w:t>(2)</w:t>
      </w:r>
      <w:r w:rsidRPr="00740349">
        <w:tab/>
        <w:t xml:space="preserve">The ACMA may give the provider a written direction requiring the provider to take specified action directed towards ensuring that the </w:t>
      </w:r>
      <w:r w:rsidRPr="00740349">
        <w:lastRenderedPageBreak/>
        <w:t>provider does not contravene the standard, or is unlikely to contravene the standard, in the future</w:t>
      </w:r>
      <w:r w:rsidR="00A80961" w:rsidRPr="00740349">
        <w:t>.</w:t>
      </w:r>
    </w:p>
    <w:p w14:paraId="6B37F9B4" w14:textId="77777777" w:rsidR="00C61B42" w:rsidRPr="00570B02" w:rsidRDefault="00C61B42" w:rsidP="00257574">
      <w:pPr>
        <w:pStyle w:val="notetext"/>
        <w:rPr>
          <w:del w:id="2244" w:author="Author" w:date="2024-09-12T09:53:00Z" w16du:dateUtc="2024-09-11T23:53:00Z"/>
        </w:rPr>
      </w:pPr>
      <w:del w:id="2245" w:author="Author" w:date="2024-09-12T09:53:00Z" w16du:dateUtc="2024-09-11T23:53:00Z">
        <w:r w:rsidRPr="00570B02">
          <w:delText>Note:</w:delText>
        </w:r>
        <w:r w:rsidRPr="00570B02">
          <w:tab/>
          <w:delText xml:space="preserve">For variation and revocation, see subsection 33(3) of the </w:delText>
        </w:r>
        <w:r w:rsidRPr="00570B02">
          <w:rPr>
            <w:i/>
          </w:rPr>
          <w:delText>Acts Interpretation Act 1901</w:delText>
        </w:r>
        <w:r w:rsidR="00A80961" w:rsidRPr="00570B02">
          <w:delText>.</w:delText>
        </w:r>
      </w:del>
    </w:p>
    <w:p w14:paraId="2CEF42BB" w14:textId="77777777" w:rsidR="00C61B42" w:rsidRPr="00740349" w:rsidRDefault="00C61B42" w:rsidP="00740349">
      <w:pPr>
        <w:pStyle w:val="subsection"/>
      </w:pPr>
      <w:r w:rsidRPr="00740349">
        <w:tab/>
        <w:t>(3)</w:t>
      </w:r>
      <w:r w:rsidRPr="00740349">
        <w:tab/>
        <w:t xml:space="preserve">A </w:t>
      </w:r>
      <w:r w:rsidR="006C2CDE" w:rsidRPr="00740349">
        <w:t xml:space="preserve">digital </w:t>
      </w:r>
      <w:ins w:id="2246" w:author="Author" w:date="2024-09-12T09:53:00Z" w16du:dateUtc="2024-09-11T23:53:00Z">
        <w:r w:rsidR="006C2CDE" w:rsidRPr="00740349">
          <w:t xml:space="preserve">communications </w:t>
        </w:r>
      </w:ins>
      <w:r w:rsidR="006C2CDE" w:rsidRPr="00740349">
        <w:t>platform provider</w:t>
      </w:r>
      <w:r w:rsidRPr="00740349">
        <w:t xml:space="preserve"> must not contravene a direction under </w:t>
      </w:r>
      <w:r w:rsidR="00B83758" w:rsidRPr="00740349">
        <w:t>subclause (</w:t>
      </w:r>
      <w:r w:rsidRPr="00740349">
        <w:t>2)</w:t>
      </w:r>
      <w:r w:rsidR="00A80961" w:rsidRPr="00740349">
        <w:t>.</w:t>
      </w:r>
    </w:p>
    <w:p w14:paraId="5D734FF2" w14:textId="77777777" w:rsidR="00C61B42" w:rsidRPr="00570B02" w:rsidRDefault="00C61B42" w:rsidP="00257574">
      <w:pPr>
        <w:pStyle w:val="SubsectionHead"/>
        <w:rPr>
          <w:del w:id="2247" w:author="Author" w:date="2024-09-12T09:53:00Z" w16du:dateUtc="2024-09-11T23:53:00Z"/>
        </w:rPr>
      </w:pPr>
      <w:del w:id="2248" w:author="Author" w:date="2024-09-12T09:53:00Z" w16du:dateUtc="2024-09-11T23:53:00Z">
        <w:r w:rsidRPr="00570B02">
          <w:delText>Civil penalty provision</w:delText>
        </w:r>
      </w:del>
    </w:p>
    <w:p w14:paraId="71DFB967" w14:textId="77777777" w:rsidR="00C61B42" w:rsidRPr="00740349" w:rsidRDefault="00C61B42" w:rsidP="00740349">
      <w:pPr>
        <w:pStyle w:val="subsection"/>
      </w:pPr>
      <w:r w:rsidRPr="00740349">
        <w:tab/>
        <w:t>(4)</w:t>
      </w:r>
      <w:r w:rsidRPr="00740349">
        <w:tab/>
      </w:r>
      <w:r w:rsidR="00C02542" w:rsidRPr="00740349">
        <w:t>Subclause (</w:t>
      </w:r>
      <w:r w:rsidRPr="00740349">
        <w:t>3) is a civil penalty provision</w:t>
      </w:r>
      <w:r w:rsidR="00A80961" w:rsidRPr="00740349">
        <w:t>.</w:t>
      </w:r>
    </w:p>
    <w:p w14:paraId="2BCEE3C9" w14:textId="77777777" w:rsidR="00C61B42" w:rsidRPr="00570B02" w:rsidRDefault="00C61B42" w:rsidP="00257574">
      <w:pPr>
        <w:pStyle w:val="SubsectionHead"/>
        <w:rPr>
          <w:del w:id="2249" w:author="Author" w:date="2024-09-12T09:53:00Z" w16du:dateUtc="2024-09-11T23:53:00Z"/>
        </w:rPr>
      </w:pPr>
      <w:del w:id="2250" w:author="Author" w:date="2024-09-12T09:53:00Z" w16du:dateUtc="2024-09-11T23:53:00Z">
        <w:r w:rsidRPr="00570B02">
          <w:delText>Notice</w:delText>
        </w:r>
      </w:del>
    </w:p>
    <w:p w14:paraId="3B056CF0" w14:textId="77777777" w:rsidR="00C61B42" w:rsidRPr="00570B02" w:rsidRDefault="00C61B42" w:rsidP="00257574">
      <w:pPr>
        <w:pStyle w:val="subsection"/>
        <w:rPr>
          <w:del w:id="2251" w:author="Author" w:date="2024-09-12T09:53:00Z" w16du:dateUtc="2024-09-11T23:53:00Z"/>
        </w:rPr>
      </w:pPr>
      <w:del w:id="2252" w:author="Author" w:date="2024-09-12T09:53:00Z" w16du:dateUtc="2024-09-11T23:53:00Z">
        <w:r w:rsidRPr="00570B02">
          <w:tab/>
          <w:delText>(5)</w:delText>
        </w:r>
        <w:r w:rsidRPr="00570B02">
          <w:tab/>
          <w:delText xml:space="preserve">For the purposes of this Act and the </w:delText>
        </w:r>
        <w:r w:rsidRPr="00570B02">
          <w:rPr>
            <w:i/>
          </w:rPr>
          <w:delText>Australian Communications and Media Authority Act 2005</w:delText>
        </w:r>
        <w:r w:rsidRPr="00570B02">
          <w:delText>, a direction under subclause (2) is taken to be a notice under this Schedule</w:delText>
        </w:r>
        <w:r w:rsidR="00A80961" w:rsidRPr="00570B02">
          <w:delText>.</w:delText>
        </w:r>
      </w:del>
    </w:p>
    <w:p w14:paraId="2ED88A79" w14:textId="5A3101A3" w:rsidR="00C61B42" w:rsidRPr="00740349" w:rsidRDefault="00C61B42" w:rsidP="00740349">
      <w:pPr>
        <w:pStyle w:val="ActHead4"/>
      </w:pPr>
      <w:bookmarkStart w:id="2253" w:name="_Toc136528204"/>
      <w:del w:id="2254" w:author="Author" w:date="2024-09-12T09:53:00Z" w16du:dateUtc="2024-09-11T23:53:00Z">
        <w:r w:rsidRPr="00E65593">
          <w:rPr>
            <w:rStyle w:val="CharDivNo"/>
          </w:rPr>
          <w:delText>Division 6</w:delText>
        </w:r>
      </w:del>
      <w:bookmarkStart w:id="2255" w:name="_Toc176247070"/>
      <w:ins w:id="2256" w:author="Author" w:date="2024-09-12T09:53:00Z" w16du:dateUtc="2024-09-11T23:53:00Z">
        <w:r w:rsidR="00964105" w:rsidRPr="009C0505">
          <w:rPr>
            <w:rStyle w:val="CharSubdNo"/>
          </w:rPr>
          <w:t>Subd</w:t>
        </w:r>
        <w:r w:rsidRPr="009C0505">
          <w:rPr>
            <w:rStyle w:val="CharSubdNo"/>
          </w:rPr>
          <w:t>ivision </w:t>
        </w:r>
        <w:r w:rsidR="000C471E" w:rsidRPr="009C0505">
          <w:rPr>
            <w:rStyle w:val="CharSubdNo"/>
          </w:rPr>
          <w:t>E</w:t>
        </w:r>
      </w:ins>
      <w:r w:rsidRPr="00740349">
        <w:t>—</w:t>
      </w:r>
      <w:r w:rsidRPr="009C0505">
        <w:rPr>
          <w:rStyle w:val="CharSubdText"/>
        </w:rPr>
        <w:t>Register of misinformation codes and misinformation standards</w:t>
      </w:r>
      <w:bookmarkEnd w:id="2253"/>
      <w:bookmarkEnd w:id="2255"/>
    </w:p>
    <w:p w14:paraId="444506B8" w14:textId="2518AAE0" w:rsidR="00C61B42" w:rsidRPr="00740349" w:rsidRDefault="00A80961" w:rsidP="00740349">
      <w:pPr>
        <w:pStyle w:val="ActHead5"/>
      </w:pPr>
      <w:bookmarkStart w:id="2257" w:name="_Toc176247071"/>
      <w:bookmarkStart w:id="2258" w:name="_Toc136528205"/>
      <w:del w:id="2259" w:author="Author" w:date="2024-09-12T09:53:00Z" w16du:dateUtc="2024-09-11T23:53:00Z">
        <w:r w:rsidRPr="00E65593">
          <w:rPr>
            <w:rStyle w:val="CharSectno"/>
          </w:rPr>
          <w:delText>55</w:delText>
        </w:r>
      </w:del>
      <w:ins w:id="2260" w:author="Author" w:date="2024-09-12T09:53:00Z" w16du:dateUtc="2024-09-11T23:53:00Z">
        <w:r w:rsidR="00CD4CD9" w:rsidRPr="009C0505">
          <w:rPr>
            <w:rStyle w:val="CharSectno"/>
          </w:rPr>
          <w:t>64</w:t>
        </w:r>
      </w:ins>
      <w:r w:rsidR="00C61B42" w:rsidRPr="00740349">
        <w:rPr>
          <w:lang w:eastAsia="en-US"/>
        </w:rPr>
        <w:t xml:space="preserve">  </w:t>
      </w:r>
      <w:r w:rsidR="00C61B42" w:rsidRPr="00740349">
        <w:t>ACMA to maintain Register of misinformation codes and misinformation standards</w:t>
      </w:r>
      <w:bookmarkEnd w:id="2257"/>
      <w:bookmarkEnd w:id="2258"/>
    </w:p>
    <w:p w14:paraId="271F949E" w14:textId="77777777" w:rsidR="007C3936" w:rsidRPr="00740349" w:rsidRDefault="007C3936" w:rsidP="00740349">
      <w:pPr>
        <w:pStyle w:val="SubsectionHead"/>
      </w:pPr>
      <w:moveToRangeStart w:id="2261" w:author="Author" w:date="2024-09-12T09:53:00Z" w:name="move177027250"/>
      <w:moveTo w:id="2262" w:author="Author" w:date="2024-09-12T09:53:00Z" w16du:dateUtc="2024-09-11T23:53:00Z">
        <w:r w:rsidRPr="00740349">
          <w:t>Register</w:t>
        </w:r>
      </w:moveTo>
      <w:moveToRangeEnd w:id="2261"/>
    </w:p>
    <w:p w14:paraId="019527BA" w14:textId="77777777" w:rsidR="00C61B42" w:rsidRPr="00740349" w:rsidRDefault="00C61B42" w:rsidP="00740349">
      <w:pPr>
        <w:pStyle w:val="subsection"/>
      </w:pPr>
      <w:r w:rsidRPr="00740349">
        <w:tab/>
        <w:t>(1)</w:t>
      </w:r>
      <w:r w:rsidRPr="00740349">
        <w:tab/>
        <w:t>The ACMA is to maintain a Register in which the ACMA includes:</w:t>
      </w:r>
    </w:p>
    <w:p w14:paraId="5221B222" w14:textId="06C555EC" w:rsidR="00C61B42" w:rsidRPr="00740349" w:rsidRDefault="00C61B42" w:rsidP="00740349">
      <w:pPr>
        <w:pStyle w:val="paragraph"/>
      </w:pPr>
      <w:r w:rsidRPr="00740349">
        <w:tab/>
        <w:t>(a)</w:t>
      </w:r>
      <w:r w:rsidRPr="00740349">
        <w:tab/>
        <w:t xml:space="preserve">all misinformation codes </w:t>
      </w:r>
      <w:del w:id="2263" w:author="Author" w:date="2024-09-12T09:53:00Z" w16du:dateUtc="2024-09-11T23:53:00Z">
        <w:r w:rsidRPr="00570B02">
          <w:delText>registered</w:delText>
        </w:r>
      </w:del>
      <w:ins w:id="2264" w:author="Author" w:date="2024-09-12T09:53:00Z" w16du:dateUtc="2024-09-11T23:53:00Z">
        <w:r w:rsidR="00B94602" w:rsidRPr="00740349">
          <w:t>approved</w:t>
        </w:r>
      </w:ins>
      <w:r w:rsidRPr="00740349">
        <w:t xml:space="preserve"> under this </w:t>
      </w:r>
      <w:del w:id="2265" w:author="Author" w:date="2024-09-12T09:53:00Z" w16du:dateUtc="2024-09-11T23:53:00Z">
        <w:r w:rsidRPr="00570B02">
          <w:delText>Part</w:delText>
        </w:r>
      </w:del>
      <w:ins w:id="2266" w:author="Author" w:date="2024-09-12T09:53:00Z" w16du:dateUtc="2024-09-11T23:53:00Z">
        <w:r w:rsidR="00CC6E01" w:rsidRPr="00740349">
          <w:t>Division</w:t>
        </w:r>
      </w:ins>
      <w:r w:rsidRPr="00740349">
        <w:t>; and</w:t>
      </w:r>
    </w:p>
    <w:p w14:paraId="71BB9898" w14:textId="77777777" w:rsidR="00C61B42" w:rsidRPr="00740349" w:rsidRDefault="00C61B42" w:rsidP="00740349">
      <w:pPr>
        <w:pStyle w:val="paragraph"/>
      </w:pPr>
      <w:r w:rsidRPr="00740349">
        <w:tab/>
        <w:t>(b)</w:t>
      </w:r>
      <w:r w:rsidRPr="00740349">
        <w:tab/>
        <w:t>all misinformation standards; and</w:t>
      </w:r>
    </w:p>
    <w:p w14:paraId="44D9E725" w14:textId="5B7DE253" w:rsidR="00C61B42" w:rsidRPr="00740349" w:rsidRDefault="00C61B42" w:rsidP="00740349">
      <w:pPr>
        <w:pStyle w:val="paragraph"/>
      </w:pPr>
      <w:r w:rsidRPr="00740349">
        <w:tab/>
        <w:t>(c)</w:t>
      </w:r>
      <w:r w:rsidRPr="00740349">
        <w:tab/>
        <w:t xml:space="preserve">all requests made under </w:t>
      </w:r>
      <w:r w:rsidR="00700160" w:rsidRPr="00740349">
        <w:t>clause</w:t>
      </w:r>
      <w:del w:id="2267" w:author="Author" w:date="2024-09-12T09:53:00Z" w16du:dateUtc="2024-09-11T23:53:00Z">
        <w:r w:rsidRPr="00570B02">
          <w:delText xml:space="preserve"> </w:delText>
        </w:r>
        <w:r w:rsidR="00A80961" w:rsidRPr="00570B02">
          <w:delText>38</w:delText>
        </w:r>
      </w:del>
      <w:ins w:id="2268" w:author="Author" w:date="2024-09-12T09:53:00Z" w16du:dateUtc="2024-09-11T23:53:00Z">
        <w:r w:rsidR="00700160" w:rsidRPr="00740349">
          <w:t> 4</w:t>
        </w:r>
        <w:r w:rsidR="00CD4CD9" w:rsidRPr="00740349">
          <w:t>8</w:t>
        </w:r>
      </w:ins>
      <w:r w:rsidRPr="00740349">
        <w:t>; and</w:t>
      </w:r>
    </w:p>
    <w:p w14:paraId="76854DE1" w14:textId="07606EB6" w:rsidR="00C61B42" w:rsidRPr="00740349" w:rsidRDefault="00C61B42" w:rsidP="00740349">
      <w:pPr>
        <w:pStyle w:val="paragraph"/>
      </w:pPr>
      <w:r w:rsidRPr="00740349">
        <w:tab/>
        <w:t>(d)</w:t>
      </w:r>
      <w:r w:rsidRPr="00740349">
        <w:tab/>
        <w:t xml:space="preserve">all notices under </w:t>
      </w:r>
      <w:r w:rsidR="00700160" w:rsidRPr="00740349">
        <w:t>clause</w:t>
      </w:r>
      <w:del w:id="2269" w:author="Author" w:date="2024-09-12T09:53:00Z" w16du:dateUtc="2024-09-11T23:53:00Z">
        <w:r w:rsidRPr="00570B02">
          <w:delText xml:space="preserve"> </w:delText>
        </w:r>
        <w:r w:rsidR="00A80961" w:rsidRPr="00570B02">
          <w:delText>39</w:delText>
        </w:r>
      </w:del>
      <w:ins w:id="2270" w:author="Author" w:date="2024-09-12T09:53:00Z" w16du:dateUtc="2024-09-11T23:53:00Z">
        <w:r w:rsidR="00700160" w:rsidRPr="00740349">
          <w:t> 4</w:t>
        </w:r>
        <w:r w:rsidR="00CD4CD9" w:rsidRPr="00740349">
          <w:t>9</w:t>
        </w:r>
      </w:ins>
      <w:r w:rsidR="00A80961" w:rsidRPr="00740349">
        <w:t>.</w:t>
      </w:r>
    </w:p>
    <w:p w14:paraId="7309AFF7" w14:textId="1983E674" w:rsidR="007C3936" w:rsidRPr="00740349" w:rsidRDefault="00C61B42" w:rsidP="00740349">
      <w:pPr>
        <w:pStyle w:val="subsection"/>
        <w:rPr>
          <w:ins w:id="2271" w:author="Author" w:date="2024-09-12T09:53:00Z" w16du:dateUtc="2024-09-11T23:53:00Z"/>
        </w:rPr>
      </w:pPr>
      <w:del w:id="2272" w:author="Author" w:date="2024-09-12T09:53:00Z" w16du:dateUtc="2024-09-11T23:53:00Z">
        <w:r w:rsidRPr="00570B02">
          <w:tab/>
          <w:delText>(2)</w:delText>
        </w:r>
        <w:r w:rsidRPr="00570B02">
          <w:tab/>
          <w:delText>Paragraph (1)(a) does not require</w:delText>
        </w:r>
      </w:del>
      <w:ins w:id="2273" w:author="Author" w:date="2024-09-12T09:53:00Z" w16du:dateUtc="2024-09-11T23:53:00Z">
        <w:r w:rsidR="007C3936" w:rsidRPr="00740349">
          <w:tab/>
          <w:t>(2)</w:t>
        </w:r>
        <w:r w:rsidR="007C3936" w:rsidRPr="00740349">
          <w:tab/>
          <w:t>The Register is to be maintained by electronic means.</w:t>
        </w:r>
      </w:ins>
    </w:p>
    <w:p w14:paraId="55B0810D" w14:textId="77777777" w:rsidR="007C3936" w:rsidRPr="00740349" w:rsidRDefault="007C3936" w:rsidP="00740349">
      <w:pPr>
        <w:pStyle w:val="subsection"/>
        <w:rPr>
          <w:ins w:id="2274" w:author="Author" w:date="2024-09-12T09:53:00Z" w16du:dateUtc="2024-09-11T23:53:00Z"/>
        </w:rPr>
      </w:pPr>
      <w:ins w:id="2275" w:author="Author" w:date="2024-09-12T09:53:00Z" w16du:dateUtc="2024-09-11T23:53:00Z">
        <w:r w:rsidRPr="00740349">
          <w:tab/>
          <w:t>(3)</w:t>
        </w:r>
        <w:r w:rsidRPr="00740349">
          <w:tab/>
          <w:t xml:space="preserve">The Register is to be made </w:t>
        </w:r>
        <w:bookmarkStart w:id="2276" w:name="_Hlk169267805"/>
        <w:r w:rsidRPr="00740349">
          <w:t>available for inspection on the internet</w:t>
        </w:r>
        <w:bookmarkEnd w:id="2276"/>
        <w:r w:rsidRPr="00740349">
          <w:t>.</w:t>
        </w:r>
      </w:ins>
    </w:p>
    <w:p w14:paraId="6F53C655" w14:textId="77777777" w:rsidR="007C3936" w:rsidRPr="00740349" w:rsidRDefault="00613B3A" w:rsidP="00740349">
      <w:pPr>
        <w:pStyle w:val="SubsectionHead"/>
        <w:rPr>
          <w:ins w:id="2277" w:author="Author" w:date="2024-09-12T09:53:00Z" w16du:dateUtc="2024-09-11T23:53:00Z"/>
        </w:rPr>
      </w:pPr>
      <w:ins w:id="2278" w:author="Author" w:date="2024-09-12T09:53:00Z" w16du:dateUtc="2024-09-11T23:53:00Z">
        <w:r w:rsidRPr="00740349">
          <w:lastRenderedPageBreak/>
          <w:t>Variation of misinformation codes and misinformation standards</w:t>
        </w:r>
      </w:ins>
    </w:p>
    <w:p w14:paraId="7BEC9952" w14:textId="73286C8E" w:rsidR="00BC241D" w:rsidRPr="00740349" w:rsidRDefault="00BC241D" w:rsidP="00740349">
      <w:pPr>
        <w:pStyle w:val="subsection"/>
        <w:rPr>
          <w:ins w:id="2279" w:author="Author" w:date="2024-09-12T09:53:00Z" w16du:dateUtc="2024-09-11T23:53:00Z"/>
        </w:rPr>
      </w:pPr>
      <w:ins w:id="2280" w:author="Author" w:date="2024-09-12T09:53:00Z" w16du:dateUtc="2024-09-11T23:53:00Z">
        <w:r w:rsidRPr="00740349">
          <w:tab/>
          <w:t>(4)</w:t>
        </w:r>
        <w:r w:rsidRPr="00740349">
          <w:tab/>
          <w:t>If</w:t>
        </w:r>
      </w:ins>
      <w:r w:rsidRPr="00740349">
        <w:t xml:space="preserve"> the ACMA </w:t>
      </w:r>
      <w:del w:id="2281" w:author="Author" w:date="2024-09-12T09:53:00Z" w16du:dateUtc="2024-09-11T23:53:00Z">
        <w:r w:rsidR="00C61B42" w:rsidRPr="00570B02">
          <w:delText xml:space="preserve">to continue to include in the Register </w:delText>
        </w:r>
      </w:del>
      <w:ins w:id="2282" w:author="Author" w:date="2024-09-12T09:53:00Z" w16du:dateUtc="2024-09-11T23:53:00Z">
        <w:r w:rsidRPr="00740349">
          <w:t xml:space="preserve">approves a draft variation of </w:t>
        </w:r>
      </w:ins>
      <w:r w:rsidRPr="00740349">
        <w:t>a misinformation code</w:t>
      </w:r>
      <w:del w:id="2283" w:author="Author" w:date="2024-09-12T09:53:00Z" w16du:dateUtc="2024-09-11T23:53:00Z">
        <w:r w:rsidR="00C61B42" w:rsidRPr="00570B02">
          <w:delText>,</w:delText>
        </w:r>
      </w:del>
      <w:ins w:id="2284" w:author="Author" w:date="2024-09-12T09:53:00Z" w16du:dateUtc="2024-09-11T23:53:00Z">
        <w:r w:rsidRPr="00740349">
          <w:t xml:space="preserve"> under </w:t>
        </w:r>
        <w:r w:rsidR="00700160" w:rsidRPr="00740349">
          <w:t>subclause 5</w:t>
        </w:r>
        <w:r w:rsidR="00CD4CD9" w:rsidRPr="00740349">
          <w:t>0</w:t>
        </w:r>
        <w:r w:rsidRPr="00740349">
          <w:t>(3), the ACMA must update the misinformation code included in the Register accordingly.</w:t>
        </w:r>
      </w:ins>
    </w:p>
    <w:p w14:paraId="3EC2D51A" w14:textId="77777777" w:rsidR="00BC241D" w:rsidRPr="00740349" w:rsidRDefault="00BC241D" w:rsidP="00740349">
      <w:pPr>
        <w:pStyle w:val="subsection"/>
        <w:rPr>
          <w:ins w:id="2285" w:author="Author" w:date="2024-09-12T09:53:00Z" w16du:dateUtc="2024-09-11T23:53:00Z"/>
        </w:rPr>
      </w:pPr>
      <w:ins w:id="2286" w:author="Author" w:date="2024-09-12T09:53:00Z" w16du:dateUtc="2024-09-11T23:53:00Z">
        <w:r w:rsidRPr="00740349">
          <w:tab/>
          <w:t>(5)</w:t>
        </w:r>
        <w:r w:rsidRPr="00740349">
          <w:tab/>
          <w:t xml:space="preserve">If the ACMA varies </w:t>
        </w:r>
        <w:r w:rsidR="007C3936" w:rsidRPr="00740349">
          <w:t xml:space="preserve">a misinformation standard under </w:t>
        </w:r>
        <w:r w:rsidR="00700160" w:rsidRPr="00740349">
          <w:t>subclause 6</w:t>
        </w:r>
        <w:r w:rsidR="00CD4CD9" w:rsidRPr="00740349">
          <w:t>0</w:t>
        </w:r>
        <w:r w:rsidR="007C3936" w:rsidRPr="00740349">
          <w:t>(1), the ACMA must update the misinformation standard included in the Register accordingly.</w:t>
        </w:r>
      </w:ins>
    </w:p>
    <w:p w14:paraId="53761917" w14:textId="77777777" w:rsidR="00613B3A" w:rsidRPr="00740349" w:rsidRDefault="00613B3A" w:rsidP="00740349">
      <w:pPr>
        <w:pStyle w:val="SubsectionHead"/>
        <w:rPr>
          <w:ins w:id="2287" w:author="Author" w:date="2024-09-12T09:53:00Z" w16du:dateUtc="2024-09-11T23:53:00Z"/>
        </w:rPr>
      </w:pPr>
      <w:ins w:id="2288" w:author="Author" w:date="2024-09-12T09:53:00Z" w16du:dateUtc="2024-09-11T23:53:00Z">
        <w:r w:rsidRPr="00740349">
          <w:t>Revocation of misinformation codes and misinformation standards</w:t>
        </w:r>
      </w:ins>
    </w:p>
    <w:p w14:paraId="74AD6E9B" w14:textId="60CD4EB8" w:rsidR="007C3936" w:rsidRPr="00740349" w:rsidRDefault="007C3936" w:rsidP="00740349">
      <w:pPr>
        <w:pStyle w:val="subsection"/>
      </w:pPr>
      <w:ins w:id="2289" w:author="Author" w:date="2024-09-12T09:53:00Z" w16du:dateUtc="2024-09-11T23:53:00Z">
        <w:r w:rsidRPr="00740349">
          <w:tab/>
          <w:t>(</w:t>
        </w:r>
        <w:r w:rsidR="00613B3A" w:rsidRPr="00740349">
          <w:t>6</w:t>
        </w:r>
        <w:r w:rsidRPr="00740349">
          <w:t>)</w:t>
        </w:r>
        <w:r w:rsidRPr="00740349">
          <w:tab/>
          <w:t>If a misinformation code</w:t>
        </w:r>
      </w:ins>
      <w:r w:rsidRPr="00740349">
        <w:t xml:space="preserve"> or a provision of a misinformation code</w:t>
      </w:r>
      <w:del w:id="2290" w:author="Author" w:date="2024-09-12T09:53:00Z" w16du:dateUtc="2024-09-11T23:53:00Z">
        <w:r w:rsidR="00C61B42" w:rsidRPr="00570B02">
          <w:delText>, removed</w:delText>
        </w:r>
      </w:del>
      <w:ins w:id="2291" w:author="Author" w:date="2024-09-12T09:53:00Z" w16du:dateUtc="2024-09-11T23:53:00Z">
        <w:r w:rsidRPr="00740349">
          <w:t xml:space="preserve"> is revoked or otherwise ceases to be in force, the ACMA must remove the code or provision</w:t>
        </w:r>
      </w:ins>
      <w:r w:rsidRPr="00740349">
        <w:t xml:space="preserve"> from the Register</w:t>
      </w:r>
      <w:del w:id="2292" w:author="Author" w:date="2024-09-12T09:53:00Z" w16du:dateUtc="2024-09-11T23:53:00Z">
        <w:r w:rsidR="00C61B42" w:rsidRPr="00570B02">
          <w:delText xml:space="preserve"> under clause </w:delText>
        </w:r>
        <w:r w:rsidR="00A80961" w:rsidRPr="00570B02">
          <w:delText>42</w:delText>
        </w:r>
      </w:del>
      <w:r w:rsidRPr="00740349">
        <w:t>.</w:t>
      </w:r>
    </w:p>
    <w:p w14:paraId="3F51CBF9" w14:textId="77777777" w:rsidR="00C61B42" w:rsidRPr="00570B02" w:rsidRDefault="00C61B42" w:rsidP="00257574">
      <w:pPr>
        <w:pStyle w:val="subsection"/>
        <w:rPr>
          <w:del w:id="2293" w:author="Author" w:date="2024-09-12T09:53:00Z" w16du:dateUtc="2024-09-11T23:53:00Z"/>
        </w:rPr>
      </w:pPr>
      <w:del w:id="2294" w:author="Author" w:date="2024-09-12T09:53:00Z" w16du:dateUtc="2024-09-11T23:53:00Z">
        <w:r w:rsidRPr="00570B02">
          <w:tab/>
          <w:delText>(3)</w:delText>
        </w:r>
        <w:r w:rsidRPr="00570B02">
          <w:tab/>
          <w:delText>The Register is to be maintained by electronic means</w:delText>
        </w:r>
        <w:r w:rsidR="00A80961" w:rsidRPr="00570B02">
          <w:delText>.</w:delText>
        </w:r>
      </w:del>
    </w:p>
    <w:p w14:paraId="400AF536" w14:textId="77777777" w:rsidR="00C61B42" w:rsidRPr="00570B02" w:rsidRDefault="00C61B42" w:rsidP="00257574">
      <w:pPr>
        <w:pStyle w:val="subsection"/>
        <w:rPr>
          <w:del w:id="2295" w:author="Author" w:date="2024-09-12T09:53:00Z" w16du:dateUtc="2024-09-11T23:53:00Z"/>
        </w:rPr>
      </w:pPr>
      <w:del w:id="2296" w:author="Author" w:date="2024-09-12T09:53:00Z" w16du:dateUtc="2024-09-11T23:53:00Z">
        <w:r w:rsidRPr="00570B02">
          <w:tab/>
          <w:delText>(4)</w:delText>
        </w:r>
        <w:r w:rsidRPr="00570B02">
          <w:tab/>
          <w:delText>The Register is to be made available for inspection on the internet</w:delText>
        </w:r>
        <w:r w:rsidR="00A80961" w:rsidRPr="00570B02">
          <w:delText>.</w:delText>
        </w:r>
      </w:del>
    </w:p>
    <w:p w14:paraId="3C7915B0" w14:textId="7F6DE5B7" w:rsidR="007C3936" w:rsidRPr="00740349" w:rsidRDefault="00C61B42" w:rsidP="00740349">
      <w:pPr>
        <w:pStyle w:val="subsection"/>
        <w:rPr>
          <w:ins w:id="2297" w:author="Author" w:date="2024-09-12T09:53:00Z" w16du:dateUtc="2024-09-11T23:53:00Z"/>
        </w:rPr>
      </w:pPr>
      <w:bookmarkStart w:id="2298" w:name="_Toc136528206"/>
      <w:del w:id="2299" w:author="Author" w:date="2024-09-12T09:53:00Z" w16du:dateUtc="2024-09-11T23:53:00Z">
        <w:r w:rsidRPr="00E65593">
          <w:rPr>
            <w:rStyle w:val="CharDivNo"/>
          </w:rPr>
          <w:delText>Division 7</w:delText>
        </w:r>
      </w:del>
      <w:ins w:id="2300" w:author="Author" w:date="2024-09-12T09:53:00Z" w16du:dateUtc="2024-09-11T23:53:00Z">
        <w:r w:rsidR="007C3936" w:rsidRPr="00740349">
          <w:tab/>
          <w:t>(</w:t>
        </w:r>
        <w:r w:rsidR="00613B3A" w:rsidRPr="00740349">
          <w:t>7</w:t>
        </w:r>
        <w:r w:rsidR="007C3936" w:rsidRPr="00740349">
          <w:t>)</w:t>
        </w:r>
        <w:r w:rsidR="007C3936" w:rsidRPr="00740349">
          <w:tab/>
          <w:t xml:space="preserve">If a misinformation standard or a provision of a misinformation standard is revoked or otherwise ceases to be in force, the ACMA must remove the </w:t>
        </w:r>
        <w:r w:rsidR="00A64A47" w:rsidRPr="00740349">
          <w:t>standard</w:t>
        </w:r>
        <w:r w:rsidR="007C3936" w:rsidRPr="00740349">
          <w:t xml:space="preserve"> or provision from the Register.</w:t>
        </w:r>
      </w:ins>
    </w:p>
    <w:p w14:paraId="0C41D1A4" w14:textId="77777777" w:rsidR="00277918" w:rsidRPr="00740349" w:rsidRDefault="00277918" w:rsidP="00740349">
      <w:pPr>
        <w:pStyle w:val="SubsectionHead"/>
        <w:rPr>
          <w:ins w:id="2301" w:author="Author" w:date="2024-09-12T09:53:00Z" w16du:dateUtc="2024-09-11T23:53:00Z"/>
        </w:rPr>
      </w:pPr>
      <w:ins w:id="2302" w:author="Author" w:date="2024-09-12T09:53:00Z" w16du:dateUtc="2024-09-11T23:53:00Z">
        <w:r w:rsidRPr="00740349">
          <w:t>Legislative instruments</w:t>
        </w:r>
      </w:ins>
    </w:p>
    <w:p w14:paraId="541425BE" w14:textId="77777777" w:rsidR="00277918" w:rsidRPr="00740349" w:rsidRDefault="00277918" w:rsidP="00740349">
      <w:pPr>
        <w:pStyle w:val="subsection"/>
        <w:rPr>
          <w:ins w:id="2303" w:author="Author" w:date="2024-09-12T09:53:00Z" w16du:dateUtc="2024-09-11T23:53:00Z"/>
        </w:rPr>
      </w:pPr>
      <w:ins w:id="2304" w:author="Author" w:date="2024-09-12T09:53:00Z" w16du:dateUtc="2024-09-11T23:53:00Z">
        <w:r w:rsidRPr="00740349">
          <w:tab/>
          <w:t>(8)</w:t>
        </w:r>
        <w:r w:rsidRPr="00740349">
          <w:tab/>
          <w:t xml:space="preserve">If </w:t>
        </w:r>
        <w:r w:rsidR="009A2EFA" w:rsidRPr="00740349">
          <w:t xml:space="preserve">the ACMA is required to include a legislative instrument in the Register, it is not required to </w:t>
        </w:r>
        <w:r w:rsidR="00110BBE" w:rsidRPr="00740349">
          <w:t>do so</w:t>
        </w:r>
        <w:r w:rsidR="009A2EFA" w:rsidRPr="00740349">
          <w:t xml:space="preserve"> until after the legislative instrument </w:t>
        </w:r>
        <w:r w:rsidR="00E64011" w:rsidRPr="00740349">
          <w:t xml:space="preserve">is registered under the </w:t>
        </w:r>
        <w:r w:rsidR="00E64011" w:rsidRPr="00740349">
          <w:rPr>
            <w:i/>
          </w:rPr>
          <w:t>Legislation Act 2003</w:t>
        </w:r>
        <w:r w:rsidR="00E64011" w:rsidRPr="00740349">
          <w:t>.</w:t>
        </w:r>
      </w:ins>
    </w:p>
    <w:p w14:paraId="23F8C776" w14:textId="77777777" w:rsidR="00C61B42" w:rsidRPr="00740349" w:rsidRDefault="00964105" w:rsidP="00740349">
      <w:pPr>
        <w:pStyle w:val="ActHead4"/>
      </w:pPr>
      <w:bookmarkStart w:id="2305" w:name="_Toc176247072"/>
      <w:ins w:id="2306" w:author="Author" w:date="2024-09-12T09:53:00Z" w16du:dateUtc="2024-09-11T23:53:00Z">
        <w:r w:rsidRPr="009C0505">
          <w:rPr>
            <w:rStyle w:val="CharSubdNo"/>
          </w:rPr>
          <w:t>Subd</w:t>
        </w:r>
        <w:r w:rsidR="00C61B42" w:rsidRPr="009C0505">
          <w:rPr>
            <w:rStyle w:val="CharSubdNo"/>
          </w:rPr>
          <w:t>ivision </w:t>
        </w:r>
        <w:r w:rsidR="000C471E" w:rsidRPr="009C0505">
          <w:rPr>
            <w:rStyle w:val="CharSubdNo"/>
          </w:rPr>
          <w:t>F</w:t>
        </w:r>
      </w:ins>
      <w:r w:rsidR="00C61B42" w:rsidRPr="00740349">
        <w:t>—</w:t>
      </w:r>
      <w:r w:rsidR="00C61B42" w:rsidRPr="009C0505">
        <w:rPr>
          <w:rStyle w:val="CharSubdText"/>
        </w:rPr>
        <w:t>Miscellaneous</w:t>
      </w:r>
      <w:bookmarkEnd w:id="2298"/>
      <w:bookmarkEnd w:id="2305"/>
    </w:p>
    <w:p w14:paraId="1A08C0C1" w14:textId="36129A29" w:rsidR="00C61B42" w:rsidRPr="00740349" w:rsidRDefault="00A80961" w:rsidP="00740349">
      <w:pPr>
        <w:pStyle w:val="ActHead5"/>
      </w:pPr>
      <w:bookmarkStart w:id="2307" w:name="_Toc176247073"/>
      <w:bookmarkStart w:id="2308" w:name="_Toc136528207"/>
      <w:del w:id="2309" w:author="Author" w:date="2024-09-12T09:53:00Z" w16du:dateUtc="2024-09-11T23:53:00Z">
        <w:r w:rsidRPr="00E65593">
          <w:rPr>
            <w:rStyle w:val="CharSectno"/>
          </w:rPr>
          <w:delText>56</w:delText>
        </w:r>
      </w:del>
      <w:ins w:id="2310" w:author="Author" w:date="2024-09-12T09:53:00Z" w16du:dateUtc="2024-09-11T23:53:00Z">
        <w:r w:rsidR="00CD4CD9" w:rsidRPr="009C0505">
          <w:rPr>
            <w:rStyle w:val="CharSectno"/>
          </w:rPr>
          <w:t>65</w:t>
        </w:r>
      </w:ins>
      <w:r w:rsidR="00C61B42" w:rsidRPr="00740349">
        <w:t xml:space="preserve">  Misinformation standards prevail over inconsistent misinformation codes</w:t>
      </w:r>
      <w:bookmarkEnd w:id="2307"/>
      <w:bookmarkEnd w:id="2308"/>
    </w:p>
    <w:p w14:paraId="5CD75925" w14:textId="77777777" w:rsidR="00C61B42" w:rsidRPr="00740349" w:rsidRDefault="00C61B42" w:rsidP="00740349">
      <w:pPr>
        <w:pStyle w:val="subsection"/>
      </w:pPr>
      <w:r w:rsidRPr="00740349">
        <w:tab/>
      </w:r>
      <w:r w:rsidRPr="00740349">
        <w:tab/>
        <w:t>If a misinformation code is:</w:t>
      </w:r>
    </w:p>
    <w:p w14:paraId="4C83C0A6" w14:textId="5A801D6A" w:rsidR="00E5749A" w:rsidRPr="00740349" w:rsidRDefault="00E5749A" w:rsidP="00740349">
      <w:pPr>
        <w:pStyle w:val="paragraph"/>
      </w:pPr>
      <w:r w:rsidRPr="00740349">
        <w:tab/>
        <w:t>(</w:t>
      </w:r>
      <w:r w:rsidR="00613B3A" w:rsidRPr="00740349">
        <w:t>a</w:t>
      </w:r>
      <w:r w:rsidRPr="00740349">
        <w:t>)</w:t>
      </w:r>
      <w:r w:rsidRPr="00740349">
        <w:tab/>
      </w:r>
      <w:del w:id="2311" w:author="Author" w:date="2024-09-12T09:53:00Z" w16du:dateUtc="2024-09-11T23:53:00Z">
        <w:r w:rsidR="00C61B42" w:rsidRPr="00570B02">
          <w:delText>registered</w:delText>
        </w:r>
      </w:del>
      <w:ins w:id="2312" w:author="Author" w:date="2024-09-12T09:53:00Z" w16du:dateUtc="2024-09-11T23:53:00Z">
        <w:r w:rsidR="00F109DA" w:rsidRPr="00740349">
          <w:t>approved</w:t>
        </w:r>
      </w:ins>
      <w:r w:rsidR="00F109DA" w:rsidRPr="00740349">
        <w:t xml:space="preserve"> under this </w:t>
      </w:r>
      <w:del w:id="2313" w:author="Author" w:date="2024-09-12T09:53:00Z" w16du:dateUtc="2024-09-11T23:53:00Z">
        <w:r w:rsidR="00C61B42" w:rsidRPr="00570B02">
          <w:delText>Part</w:delText>
        </w:r>
      </w:del>
      <w:ins w:id="2314" w:author="Author" w:date="2024-09-12T09:53:00Z" w16du:dateUtc="2024-09-11T23:53:00Z">
        <w:r w:rsidR="00F109DA" w:rsidRPr="00740349">
          <w:t>Division</w:t>
        </w:r>
      </w:ins>
      <w:r w:rsidRPr="00740349">
        <w:t>; and</w:t>
      </w:r>
    </w:p>
    <w:p w14:paraId="758282D5" w14:textId="77777777" w:rsidR="00C61B42" w:rsidRPr="00740349" w:rsidRDefault="00C61B42" w:rsidP="00740349">
      <w:pPr>
        <w:pStyle w:val="paragraph"/>
      </w:pPr>
      <w:r w:rsidRPr="00740349">
        <w:tab/>
        <w:t>(</w:t>
      </w:r>
      <w:r w:rsidR="00613B3A" w:rsidRPr="00740349">
        <w:t>b</w:t>
      </w:r>
      <w:r w:rsidRPr="00740349">
        <w:t>)</w:t>
      </w:r>
      <w:r w:rsidRPr="00740349">
        <w:tab/>
        <w:t xml:space="preserve">applicable to a </w:t>
      </w:r>
      <w:r w:rsidR="006C2CDE" w:rsidRPr="00740349">
        <w:t xml:space="preserve">digital </w:t>
      </w:r>
      <w:ins w:id="2315" w:author="Author" w:date="2024-09-12T09:53:00Z" w16du:dateUtc="2024-09-11T23:53:00Z">
        <w:r w:rsidR="006C2CDE" w:rsidRPr="00740349">
          <w:t xml:space="preserve">communications </w:t>
        </w:r>
      </w:ins>
      <w:r w:rsidR="006C2CDE" w:rsidRPr="00740349">
        <w:t>platform provider</w:t>
      </w:r>
      <w:r w:rsidRPr="00740349">
        <w:t>;</w:t>
      </w:r>
    </w:p>
    <w:p w14:paraId="2AE2201D" w14:textId="77777777" w:rsidR="00C61B42" w:rsidRPr="00740349" w:rsidRDefault="00C61B42" w:rsidP="00740349">
      <w:pPr>
        <w:pStyle w:val="subsection2"/>
      </w:pPr>
      <w:r w:rsidRPr="00740349">
        <w:t>the code has no effect to the extent to which it is inconsistent with a misinformation standard that is:</w:t>
      </w:r>
    </w:p>
    <w:p w14:paraId="3FF6C064" w14:textId="7FF54E7D" w:rsidR="00C61B42" w:rsidRPr="00740349" w:rsidRDefault="00C61B42" w:rsidP="00740349">
      <w:pPr>
        <w:pStyle w:val="paragraph"/>
      </w:pPr>
      <w:r w:rsidRPr="00740349">
        <w:lastRenderedPageBreak/>
        <w:tab/>
        <w:t>(</w:t>
      </w:r>
      <w:r w:rsidR="00613B3A" w:rsidRPr="00740349">
        <w:t>c</w:t>
      </w:r>
      <w:r w:rsidRPr="00740349">
        <w:t>)</w:t>
      </w:r>
      <w:r w:rsidRPr="00740349">
        <w:tab/>
        <w:t xml:space="preserve">determined under this </w:t>
      </w:r>
      <w:del w:id="2316" w:author="Author" w:date="2024-09-12T09:53:00Z" w16du:dateUtc="2024-09-11T23:53:00Z">
        <w:r w:rsidRPr="00570B02">
          <w:delText>Part</w:delText>
        </w:r>
      </w:del>
      <w:ins w:id="2317" w:author="Author" w:date="2024-09-12T09:53:00Z" w16du:dateUtc="2024-09-11T23:53:00Z">
        <w:r w:rsidR="00CC6E01" w:rsidRPr="00740349">
          <w:t>Division</w:t>
        </w:r>
      </w:ins>
      <w:r w:rsidRPr="00740349">
        <w:t>; and</w:t>
      </w:r>
    </w:p>
    <w:p w14:paraId="783F9D95" w14:textId="77777777" w:rsidR="00C61B42" w:rsidRPr="00740349" w:rsidRDefault="00C61B42" w:rsidP="00740349">
      <w:pPr>
        <w:pStyle w:val="paragraph"/>
      </w:pPr>
      <w:r w:rsidRPr="00740349">
        <w:tab/>
        <w:t>(</w:t>
      </w:r>
      <w:r w:rsidR="00613B3A" w:rsidRPr="00740349">
        <w:t>d</w:t>
      </w:r>
      <w:r w:rsidRPr="00740349">
        <w:t>)</w:t>
      </w:r>
      <w:r w:rsidRPr="00740349">
        <w:tab/>
        <w:t>applicable to the provider</w:t>
      </w:r>
      <w:r w:rsidR="00A80961" w:rsidRPr="00740349">
        <w:t>.</w:t>
      </w:r>
    </w:p>
    <w:p w14:paraId="00D1003C" w14:textId="77777777" w:rsidR="009B793A" w:rsidRPr="00570B02" w:rsidRDefault="005A1B03" w:rsidP="00257574">
      <w:pPr>
        <w:pStyle w:val="ActHead2"/>
        <w:rPr>
          <w:del w:id="2318" w:author="Author" w:date="2024-09-12T09:53:00Z" w16du:dateUtc="2024-09-11T23:53:00Z"/>
        </w:rPr>
      </w:pPr>
      <w:bookmarkStart w:id="2319" w:name="_Toc136528208"/>
      <w:del w:id="2320" w:author="Author" w:date="2024-09-12T09:53:00Z" w16du:dateUtc="2024-09-11T23:53:00Z">
        <w:r w:rsidRPr="00E65593">
          <w:rPr>
            <w:rStyle w:val="CharPartNo"/>
          </w:rPr>
          <w:delText>Part </w:delText>
        </w:r>
        <w:r w:rsidR="00A31C57" w:rsidRPr="00E65593">
          <w:rPr>
            <w:rStyle w:val="CharPartNo"/>
          </w:rPr>
          <w:delText>4</w:delText>
        </w:r>
        <w:r w:rsidR="004040FB" w:rsidRPr="00570B02">
          <w:delText>—</w:delText>
        </w:r>
        <w:r w:rsidR="004040FB" w:rsidRPr="00E65593">
          <w:rPr>
            <w:rStyle w:val="CharPartText"/>
          </w:rPr>
          <w:delText>Miscellaneous</w:delText>
        </w:r>
        <w:bookmarkEnd w:id="2319"/>
      </w:del>
    </w:p>
    <w:p w14:paraId="6D02A3C8" w14:textId="77777777" w:rsidR="00D83B32" w:rsidRPr="00E65593" w:rsidRDefault="00D83B32" w:rsidP="00257574">
      <w:pPr>
        <w:pStyle w:val="Header"/>
        <w:rPr>
          <w:del w:id="2321" w:author="Author" w:date="2024-09-12T09:53:00Z" w16du:dateUtc="2024-09-11T23:53:00Z"/>
        </w:rPr>
      </w:pPr>
      <w:del w:id="2322" w:author="Author" w:date="2024-09-12T09:53:00Z" w16du:dateUtc="2024-09-11T23:53:00Z">
        <w:r w:rsidRPr="00E65593">
          <w:rPr>
            <w:rStyle w:val="CharDivNo"/>
          </w:rPr>
          <w:delText xml:space="preserve"> </w:delText>
        </w:r>
        <w:r w:rsidRPr="00E65593">
          <w:rPr>
            <w:rStyle w:val="CharDivText"/>
          </w:rPr>
          <w:delText xml:space="preserve"> </w:delText>
        </w:r>
      </w:del>
    </w:p>
    <w:p w14:paraId="3B8D547E" w14:textId="19523362" w:rsidR="00DA7198" w:rsidRPr="00740349" w:rsidRDefault="00A80961" w:rsidP="00740349">
      <w:pPr>
        <w:pStyle w:val="ActHead5"/>
        <w:rPr>
          <w:ins w:id="2323" w:author="Author" w:date="2024-09-12T09:53:00Z" w16du:dateUtc="2024-09-11T23:53:00Z"/>
        </w:rPr>
      </w:pPr>
      <w:bookmarkStart w:id="2324" w:name="_Toc136528209"/>
      <w:del w:id="2325" w:author="Author" w:date="2024-09-12T09:53:00Z" w16du:dateUtc="2024-09-11T23:53:00Z">
        <w:r w:rsidRPr="00E65593">
          <w:rPr>
            <w:rStyle w:val="CharSectno"/>
          </w:rPr>
          <w:delText>57</w:delText>
        </w:r>
      </w:del>
      <w:bookmarkStart w:id="2326" w:name="_Toc176247074"/>
      <w:ins w:id="2327" w:author="Author" w:date="2024-09-12T09:53:00Z" w16du:dateUtc="2024-09-11T23:53:00Z">
        <w:r w:rsidR="00CD4CD9" w:rsidRPr="009C0505">
          <w:rPr>
            <w:rStyle w:val="CharSectno"/>
          </w:rPr>
          <w:t>66</w:t>
        </w:r>
        <w:r w:rsidR="00DA7198" w:rsidRPr="00740349">
          <w:t xml:space="preserve">  Digital platform rules prevail over inconsistent misinformation codes and standards</w:t>
        </w:r>
        <w:bookmarkEnd w:id="2326"/>
      </w:ins>
    </w:p>
    <w:p w14:paraId="37EF26E3" w14:textId="77777777" w:rsidR="00DA7198" w:rsidRPr="00740349" w:rsidRDefault="00DA7198" w:rsidP="00740349">
      <w:pPr>
        <w:pStyle w:val="subsection"/>
        <w:rPr>
          <w:ins w:id="2328" w:author="Author" w:date="2024-09-12T09:53:00Z" w16du:dateUtc="2024-09-11T23:53:00Z"/>
          <w:color w:val="000000" w:themeColor="text1"/>
        </w:rPr>
      </w:pPr>
      <w:ins w:id="2329" w:author="Author" w:date="2024-09-12T09:53:00Z" w16du:dateUtc="2024-09-11T23:53:00Z">
        <w:r w:rsidRPr="00740349">
          <w:rPr>
            <w:color w:val="000000" w:themeColor="text1"/>
          </w:rPr>
          <w:tab/>
        </w:r>
        <w:r w:rsidRPr="00740349">
          <w:rPr>
            <w:color w:val="000000" w:themeColor="text1"/>
          </w:rPr>
          <w:tab/>
          <w:t>A</w:t>
        </w:r>
        <w:r w:rsidR="008953B7" w:rsidRPr="00740349">
          <w:rPr>
            <w:color w:val="000000" w:themeColor="text1"/>
          </w:rPr>
          <w:t>n approved</w:t>
        </w:r>
        <w:r w:rsidRPr="00740349">
          <w:rPr>
            <w:color w:val="000000" w:themeColor="text1"/>
          </w:rPr>
          <w:t xml:space="preserve"> misinformation code or misinformation standard has no effect to the extent to which it is inconsistent with the digital platform rules.</w:t>
        </w:r>
      </w:ins>
    </w:p>
    <w:p w14:paraId="6CB3A662" w14:textId="77777777" w:rsidR="00F277B1" w:rsidRPr="00740349" w:rsidRDefault="00F84BCE" w:rsidP="00740349">
      <w:pPr>
        <w:pStyle w:val="ActHead3"/>
        <w:rPr>
          <w:ins w:id="2330" w:author="Author" w:date="2024-09-12T09:53:00Z" w16du:dateUtc="2024-09-11T23:53:00Z"/>
        </w:rPr>
      </w:pPr>
      <w:bookmarkStart w:id="2331" w:name="_Toc176247075"/>
      <w:ins w:id="2332" w:author="Author" w:date="2024-09-12T09:53:00Z" w16du:dateUtc="2024-09-11T23:53:00Z">
        <w:r w:rsidRPr="009C0505">
          <w:rPr>
            <w:rStyle w:val="CharDivNo"/>
          </w:rPr>
          <w:t>Division 5</w:t>
        </w:r>
        <w:r w:rsidR="00F277B1" w:rsidRPr="00740349">
          <w:t>—</w:t>
        </w:r>
        <w:r w:rsidR="007E62FC" w:rsidRPr="009C0505">
          <w:rPr>
            <w:rStyle w:val="CharDivText"/>
          </w:rPr>
          <w:t>General provisions</w:t>
        </w:r>
        <w:bookmarkEnd w:id="2331"/>
      </w:ins>
    </w:p>
    <w:p w14:paraId="4302E83A" w14:textId="77777777" w:rsidR="00B20458" w:rsidRPr="00740349" w:rsidRDefault="00CD4CD9" w:rsidP="00740349">
      <w:pPr>
        <w:pStyle w:val="ActHead5"/>
        <w:rPr>
          <w:ins w:id="2333" w:author="Author" w:date="2024-09-12T09:53:00Z" w16du:dateUtc="2024-09-11T23:53:00Z"/>
        </w:rPr>
      </w:pPr>
      <w:bookmarkStart w:id="2334" w:name="_Toc176247076"/>
      <w:ins w:id="2335" w:author="Author" w:date="2024-09-12T09:53:00Z" w16du:dateUtc="2024-09-11T23:53:00Z">
        <w:r w:rsidRPr="009C0505">
          <w:rPr>
            <w:rStyle w:val="CharSectno"/>
          </w:rPr>
          <w:t>67</w:t>
        </w:r>
        <w:r w:rsidR="00B20458" w:rsidRPr="00740349">
          <w:t xml:space="preserve">  Remov</w:t>
        </w:r>
        <w:r w:rsidR="00CA451E" w:rsidRPr="00740349">
          <w:t>ing</w:t>
        </w:r>
        <w:r w:rsidR="00B20458" w:rsidRPr="00740349">
          <w:t xml:space="preserve"> content</w:t>
        </w:r>
        <w:r w:rsidR="00A87390" w:rsidRPr="00740349">
          <w:t xml:space="preserve"> and </w:t>
        </w:r>
        <w:r w:rsidR="00CA451E" w:rsidRPr="00740349">
          <w:t xml:space="preserve">blocking </w:t>
        </w:r>
        <w:r w:rsidR="00A87390" w:rsidRPr="00740349">
          <w:t>end</w:t>
        </w:r>
        <w:r w:rsidR="00740349">
          <w:noBreakHyphen/>
        </w:r>
        <w:r w:rsidR="00A87390" w:rsidRPr="00740349">
          <w:t>users</w:t>
        </w:r>
        <w:bookmarkEnd w:id="2334"/>
      </w:ins>
    </w:p>
    <w:p w14:paraId="6193BED4" w14:textId="77777777" w:rsidR="00B20458" w:rsidRPr="00740349" w:rsidRDefault="00B20458" w:rsidP="00740349">
      <w:pPr>
        <w:pStyle w:val="subsection"/>
        <w:rPr>
          <w:ins w:id="2336" w:author="Author" w:date="2024-09-12T09:53:00Z" w16du:dateUtc="2024-09-11T23:53:00Z"/>
        </w:rPr>
      </w:pPr>
      <w:ins w:id="2337" w:author="Author" w:date="2024-09-12T09:53:00Z" w16du:dateUtc="2024-09-11T23:53:00Z">
        <w:r w:rsidRPr="00740349">
          <w:tab/>
          <w:t>(1)</w:t>
        </w:r>
        <w:r w:rsidRPr="00740349">
          <w:tab/>
          <w:t>Nothing in this Part, digital platform rules made for the purposes of this Part, a</w:t>
        </w:r>
        <w:r w:rsidR="00E5427C" w:rsidRPr="00740349">
          <w:t>n approved</w:t>
        </w:r>
        <w:r w:rsidRPr="00740349">
          <w:t xml:space="preserve"> misinformation code or a misinformation standard requires a digital communications platform provider to:</w:t>
        </w:r>
      </w:ins>
    </w:p>
    <w:p w14:paraId="7C0CA8F9" w14:textId="77777777" w:rsidR="00B20458" w:rsidRPr="00740349" w:rsidRDefault="00B20458" w:rsidP="00740349">
      <w:pPr>
        <w:pStyle w:val="paragraph"/>
        <w:rPr>
          <w:ins w:id="2338" w:author="Author" w:date="2024-09-12T09:53:00Z" w16du:dateUtc="2024-09-11T23:53:00Z"/>
        </w:rPr>
      </w:pPr>
      <w:ins w:id="2339" w:author="Author" w:date="2024-09-12T09:53:00Z" w16du:dateUtc="2024-09-11T23:53:00Z">
        <w:r w:rsidRPr="00740349">
          <w:tab/>
          <w:t>(a)</w:t>
        </w:r>
        <w:r w:rsidRPr="00740349">
          <w:tab/>
          <w:t>remove from a digital communications platform content disseminated using the platform where the dissemination is not disinformation on the platform</w:t>
        </w:r>
        <w:r w:rsidR="001A574C" w:rsidRPr="00740349">
          <w:t xml:space="preserve"> that involves inauthentic behaviour</w:t>
        </w:r>
        <w:r w:rsidRPr="00740349">
          <w:t>; or</w:t>
        </w:r>
      </w:ins>
    </w:p>
    <w:p w14:paraId="0CBB501F" w14:textId="77777777" w:rsidR="00B20458" w:rsidRPr="00740349" w:rsidRDefault="00B20458" w:rsidP="00740349">
      <w:pPr>
        <w:pStyle w:val="paragraph"/>
        <w:rPr>
          <w:ins w:id="2340" w:author="Author" w:date="2024-09-12T09:53:00Z" w16du:dateUtc="2024-09-11T23:53:00Z"/>
        </w:rPr>
      </w:pPr>
      <w:ins w:id="2341" w:author="Author" w:date="2024-09-12T09:53:00Z" w16du:dateUtc="2024-09-11T23:53:00Z">
        <w:r w:rsidRPr="00740349">
          <w:tab/>
          <w:t>(b)</w:t>
        </w:r>
        <w:r w:rsidRPr="00740349">
          <w:tab/>
          <w:t>prevent an end</w:t>
        </w:r>
        <w:r w:rsidR="00740349">
          <w:noBreakHyphen/>
        </w:r>
        <w:r w:rsidRPr="00740349">
          <w:t xml:space="preserve">user </w:t>
        </w:r>
        <w:r w:rsidR="004D1B4A" w:rsidRPr="00740349">
          <w:t>from using a digital communications platform where the end</w:t>
        </w:r>
        <w:r w:rsidR="00740349">
          <w:noBreakHyphen/>
        </w:r>
        <w:r w:rsidR="004D1B4A" w:rsidRPr="00740349">
          <w:t xml:space="preserve">user </w:t>
        </w:r>
        <w:r w:rsidRPr="00740349">
          <w:t xml:space="preserve">is not </w:t>
        </w:r>
        <w:r w:rsidR="00B97376" w:rsidRPr="00740349">
          <w:t>engaged</w:t>
        </w:r>
        <w:r w:rsidRPr="00740349">
          <w:t xml:space="preserve"> in disinformation on </w:t>
        </w:r>
        <w:r w:rsidR="004D1B4A" w:rsidRPr="00740349">
          <w:t xml:space="preserve">the </w:t>
        </w:r>
        <w:r w:rsidRPr="00740349">
          <w:t>platform</w:t>
        </w:r>
        <w:r w:rsidR="00A65E22" w:rsidRPr="00740349">
          <w:t xml:space="preserve"> that involves inauthentic behaviour</w:t>
        </w:r>
        <w:r w:rsidRPr="00740349">
          <w:t>.</w:t>
        </w:r>
      </w:ins>
    </w:p>
    <w:p w14:paraId="08FD6BE3" w14:textId="77777777" w:rsidR="00B20458" w:rsidRPr="00740349" w:rsidRDefault="00B20458" w:rsidP="00740349">
      <w:pPr>
        <w:pStyle w:val="subsection"/>
        <w:rPr>
          <w:ins w:id="2342" w:author="Author" w:date="2024-09-12T09:53:00Z" w16du:dateUtc="2024-09-11T23:53:00Z"/>
        </w:rPr>
      </w:pPr>
      <w:ins w:id="2343" w:author="Author" w:date="2024-09-12T09:53:00Z" w16du:dateUtc="2024-09-11T23:53:00Z">
        <w:r w:rsidRPr="00740349">
          <w:tab/>
          <w:t>(2)</w:t>
        </w:r>
        <w:r w:rsidRPr="00740349">
          <w:tab/>
          <w:t>Nothing in this Part, digital platform rules made for the purposes of this Part, a</w:t>
        </w:r>
        <w:r w:rsidR="00E5427C" w:rsidRPr="00740349">
          <w:t>n approved</w:t>
        </w:r>
        <w:r w:rsidRPr="00740349">
          <w:t xml:space="preserve"> misinformation code or a misinformation standard prevents a digital communications platform provider from:</w:t>
        </w:r>
      </w:ins>
    </w:p>
    <w:p w14:paraId="7D20A6E6" w14:textId="77777777" w:rsidR="00B20458" w:rsidRPr="00740349" w:rsidRDefault="00B20458" w:rsidP="00740349">
      <w:pPr>
        <w:pStyle w:val="paragraph"/>
        <w:rPr>
          <w:ins w:id="2344" w:author="Author" w:date="2024-09-12T09:53:00Z" w16du:dateUtc="2024-09-11T23:53:00Z"/>
        </w:rPr>
      </w:pPr>
      <w:ins w:id="2345" w:author="Author" w:date="2024-09-12T09:53:00Z" w16du:dateUtc="2024-09-11T23:53:00Z">
        <w:r w:rsidRPr="00740349">
          <w:tab/>
          <w:t>(a)</w:t>
        </w:r>
        <w:r w:rsidRPr="00740349">
          <w:tab/>
          <w:t xml:space="preserve">removing content </w:t>
        </w:r>
        <w:r w:rsidR="00CD7EF6" w:rsidRPr="00740349">
          <w:t>posted by an end</w:t>
        </w:r>
        <w:r w:rsidR="00740349">
          <w:noBreakHyphen/>
        </w:r>
        <w:r w:rsidR="00CD7EF6" w:rsidRPr="00740349">
          <w:t xml:space="preserve">user </w:t>
        </w:r>
        <w:r w:rsidRPr="00740349">
          <w:t>from a digital communications platform; or</w:t>
        </w:r>
      </w:ins>
    </w:p>
    <w:p w14:paraId="68AFB1AD" w14:textId="77777777" w:rsidR="00B20458" w:rsidRPr="00740349" w:rsidRDefault="00B20458" w:rsidP="00740349">
      <w:pPr>
        <w:pStyle w:val="paragraph"/>
        <w:rPr>
          <w:ins w:id="2346" w:author="Author" w:date="2024-09-12T09:53:00Z" w16du:dateUtc="2024-09-11T23:53:00Z"/>
        </w:rPr>
      </w:pPr>
      <w:ins w:id="2347" w:author="Author" w:date="2024-09-12T09:53:00Z" w16du:dateUtc="2024-09-11T23:53:00Z">
        <w:r w:rsidRPr="00740349">
          <w:tab/>
          <w:t>(b)</w:t>
        </w:r>
        <w:r w:rsidRPr="00740349">
          <w:tab/>
          <w:t>preventing an end</w:t>
        </w:r>
        <w:r w:rsidR="00740349">
          <w:noBreakHyphen/>
        </w:r>
        <w:r w:rsidRPr="00740349">
          <w:t>user from using a digital communications platform.</w:t>
        </w:r>
      </w:ins>
    </w:p>
    <w:p w14:paraId="374017E2" w14:textId="77777777" w:rsidR="00B20458" w:rsidRPr="00740349" w:rsidRDefault="00B20458" w:rsidP="00740349">
      <w:pPr>
        <w:pStyle w:val="subsection"/>
        <w:rPr>
          <w:ins w:id="2348" w:author="Author" w:date="2024-09-12T09:53:00Z" w16du:dateUtc="2024-09-11T23:53:00Z"/>
        </w:rPr>
      </w:pPr>
      <w:ins w:id="2349" w:author="Author" w:date="2024-09-12T09:53:00Z" w16du:dateUtc="2024-09-11T23:53:00Z">
        <w:r w:rsidRPr="00740349">
          <w:tab/>
          <w:t>(3)</w:t>
        </w:r>
        <w:r w:rsidRPr="00740349">
          <w:tab/>
          <w:t xml:space="preserve">This </w:t>
        </w:r>
        <w:r w:rsidR="007A10F2" w:rsidRPr="00740349">
          <w:t>clause</w:t>
        </w:r>
        <w:r w:rsidRPr="00740349">
          <w:t xml:space="preserve"> does not limit any other law that requires removal of content from a digital communications platform.</w:t>
        </w:r>
      </w:ins>
    </w:p>
    <w:p w14:paraId="30E1115E" w14:textId="77777777" w:rsidR="007E62FC" w:rsidRPr="00740349" w:rsidRDefault="00CD4CD9" w:rsidP="00740349">
      <w:pPr>
        <w:pStyle w:val="ActHead5"/>
        <w:rPr>
          <w:ins w:id="2350" w:author="Author" w:date="2024-09-12T09:53:00Z" w16du:dateUtc="2024-09-11T23:53:00Z"/>
        </w:rPr>
      </w:pPr>
      <w:bookmarkStart w:id="2351" w:name="_Toc176247077"/>
      <w:ins w:id="2352" w:author="Author" w:date="2024-09-12T09:53:00Z" w16du:dateUtc="2024-09-11T23:53:00Z">
        <w:r w:rsidRPr="009C0505">
          <w:rPr>
            <w:rStyle w:val="CharSectno"/>
          </w:rPr>
          <w:lastRenderedPageBreak/>
          <w:t>68</w:t>
        </w:r>
        <w:r w:rsidR="007E62FC" w:rsidRPr="00740349">
          <w:t xml:space="preserve">  Investigations</w:t>
        </w:r>
        <w:r w:rsidR="0016084E" w:rsidRPr="00740349">
          <w:t xml:space="preserve"> and hearings</w:t>
        </w:r>
        <w:r w:rsidR="00E4740C" w:rsidRPr="00740349">
          <w:t>—limitation on scope</w:t>
        </w:r>
        <w:bookmarkEnd w:id="2351"/>
      </w:ins>
    </w:p>
    <w:p w14:paraId="45641BF0" w14:textId="77777777" w:rsidR="0016084E" w:rsidRPr="00740349" w:rsidRDefault="0016084E" w:rsidP="00740349">
      <w:pPr>
        <w:pStyle w:val="SubsectionHead"/>
        <w:rPr>
          <w:ins w:id="2353" w:author="Author" w:date="2024-09-12T09:53:00Z" w16du:dateUtc="2024-09-11T23:53:00Z"/>
        </w:rPr>
      </w:pPr>
      <w:ins w:id="2354" w:author="Author" w:date="2024-09-12T09:53:00Z" w16du:dateUtc="2024-09-11T23:53:00Z">
        <w:r w:rsidRPr="00740349">
          <w:t>Investigations</w:t>
        </w:r>
      </w:ins>
    </w:p>
    <w:p w14:paraId="2C90A965" w14:textId="77777777" w:rsidR="00515129" w:rsidRPr="00740349" w:rsidRDefault="00515129" w:rsidP="00740349">
      <w:pPr>
        <w:pStyle w:val="subsection"/>
        <w:rPr>
          <w:ins w:id="2355" w:author="Author" w:date="2024-09-12T09:53:00Z" w16du:dateUtc="2024-09-11T23:53:00Z"/>
        </w:rPr>
      </w:pPr>
      <w:ins w:id="2356" w:author="Author" w:date="2024-09-12T09:53:00Z" w16du:dateUtc="2024-09-11T23:53:00Z">
        <w:r w:rsidRPr="00740349">
          <w:tab/>
        </w:r>
        <w:r w:rsidR="009500CE" w:rsidRPr="00740349">
          <w:t>(1)</w:t>
        </w:r>
        <w:r w:rsidRPr="00740349">
          <w:tab/>
          <w:t xml:space="preserve">Despite </w:t>
        </w:r>
        <w:r w:rsidR="00B83758" w:rsidRPr="00740349">
          <w:t>section 1</w:t>
        </w:r>
        <w:r w:rsidRPr="00740349">
          <w:t xml:space="preserve">70, an investigation </w:t>
        </w:r>
        <w:r w:rsidR="009E6EA7" w:rsidRPr="00740349">
          <w:t xml:space="preserve">for the purposes of the performance or exercise of </w:t>
        </w:r>
        <w:r w:rsidR="006D791B" w:rsidRPr="00740349">
          <w:t xml:space="preserve">the ACMA’s </w:t>
        </w:r>
        <w:r w:rsidR="009E6EA7" w:rsidRPr="00740349">
          <w:t>function</w:t>
        </w:r>
        <w:r w:rsidR="006D791B" w:rsidRPr="00740349">
          <w:t xml:space="preserve"> under </w:t>
        </w:r>
        <w:r w:rsidR="00700160" w:rsidRPr="00740349">
          <w:t>paragraph 1</w:t>
        </w:r>
        <w:r w:rsidR="006D791B" w:rsidRPr="00740349">
          <w:t>0(1)(mb), (mc), (md), (me), (mf)</w:t>
        </w:r>
        <w:r w:rsidR="0055584B" w:rsidRPr="00740349">
          <w:t xml:space="preserve"> or</w:t>
        </w:r>
        <w:r w:rsidR="006D791B" w:rsidRPr="00740349">
          <w:t xml:space="preserve"> (mg)</w:t>
        </w:r>
        <w:r w:rsidR="00B11725" w:rsidRPr="00740349">
          <w:t xml:space="preserve"> </w:t>
        </w:r>
        <w:r w:rsidR="009E6EA7" w:rsidRPr="00740349">
          <w:t xml:space="preserve">of the </w:t>
        </w:r>
        <w:r w:rsidR="009E6EA7" w:rsidRPr="00740349">
          <w:rPr>
            <w:i/>
          </w:rPr>
          <w:t>Australian Communications and Media Authority Act 2005</w:t>
        </w:r>
        <w:r w:rsidR="00A1580D" w:rsidRPr="00740349">
          <w:t xml:space="preserve"> </w:t>
        </w:r>
        <w:r w:rsidR="008A2BC7" w:rsidRPr="00740349">
          <w:t xml:space="preserve">must not relate to </w:t>
        </w:r>
        <w:r w:rsidRPr="00740349">
          <w:t>particular content</w:t>
        </w:r>
        <w:r w:rsidR="00E158BC" w:rsidRPr="00740349">
          <w:t xml:space="preserve"> posted on a digital communications platform</w:t>
        </w:r>
        <w:r w:rsidR="009500CE" w:rsidRPr="00740349">
          <w:t xml:space="preserve"> by </w:t>
        </w:r>
        <w:r w:rsidR="00025FB2" w:rsidRPr="00740349">
          <w:t>a single end</w:t>
        </w:r>
        <w:r w:rsidR="00740349">
          <w:noBreakHyphen/>
        </w:r>
        <w:r w:rsidR="00025FB2" w:rsidRPr="00740349">
          <w:t xml:space="preserve">user </w:t>
        </w:r>
        <w:r w:rsidR="009500CE" w:rsidRPr="00740349">
          <w:t>identifiable by the ACMA</w:t>
        </w:r>
        <w:r w:rsidRPr="00740349">
          <w:t>.</w:t>
        </w:r>
      </w:ins>
    </w:p>
    <w:p w14:paraId="44BF4E0D" w14:textId="77777777" w:rsidR="00586F49" w:rsidRPr="00740349" w:rsidRDefault="00586F49" w:rsidP="00740349">
      <w:pPr>
        <w:pStyle w:val="subsection"/>
        <w:rPr>
          <w:ins w:id="2357" w:author="Author" w:date="2024-09-12T09:53:00Z" w16du:dateUtc="2024-09-11T23:53:00Z"/>
        </w:rPr>
      </w:pPr>
      <w:ins w:id="2358" w:author="Author" w:date="2024-09-12T09:53:00Z" w16du:dateUtc="2024-09-11T23:53:00Z">
        <w:r w:rsidRPr="00740349">
          <w:tab/>
          <w:t>(2)</w:t>
        </w:r>
        <w:r w:rsidRPr="00740349">
          <w:tab/>
          <w:t xml:space="preserve">Despite </w:t>
        </w:r>
        <w:r w:rsidR="00B83758" w:rsidRPr="00740349">
          <w:t>section 1</w:t>
        </w:r>
        <w:r w:rsidRPr="00740349">
          <w:t>71, the Minister may not direct the ACMA to investigate particular content posted on a digital communications platform by a</w:t>
        </w:r>
        <w:r w:rsidR="00D00E1F" w:rsidRPr="00740349">
          <w:t xml:space="preserve"> single end</w:t>
        </w:r>
        <w:r w:rsidR="00740349">
          <w:noBreakHyphen/>
        </w:r>
        <w:r w:rsidR="00D00E1F" w:rsidRPr="00740349">
          <w:t xml:space="preserve">user </w:t>
        </w:r>
        <w:r w:rsidRPr="00740349">
          <w:t>identifiable by the ACMA.</w:t>
        </w:r>
      </w:ins>
    </w:p>
    <w:p w14:paraId="7A2211B3" w14:textId="77777777" w:rsidR="002B7630" w:rsidRPr="00740349" w:rsidRDefault="002B7630" w:rsidP="00740349">
      <w:pPr>
        <w:pStyle w:val="SubsectionHead"/>
        <w:rPr>
          <w:ins w:id="2359" w:author="Author" w:date="2024-09-12T09:53:00Z" w16du:dateUtc="2024-09-11T23:53:00Z"/>
        </w:rPr>
      </w:pPr>
      <w:ins w:id="2360" w:author="Author" w:date="2024-09-12T09:53:00Z" w16du:dateUtc="2024-09-11T23:53:00Z">
        <w:r w:rsidRPr="00740349">
          <w:t>Hearings</w:t>
        </w:r>
      </w:ins>
    </w:p>
    <w:p w14:paraId="080DFD16" w14:textId="77777777" w:rsidR="00BF3CEF" w:rsidRPr="00740349" w:rsidRDefault="00BF3CEF" w:rsidP="00740349">
      <w:pPr>
        <w:pStyle w:val="subsection"/>
        <w:rPr>
          <w:ins w:id="2361" w:author="Author" w:date="2024-09-12T09:53:00Z" w16du:dateUtc="2024-09-11T23:53:00Z"/>
        </w:rPr>
      </w:pPr>
      <w:ins w:id="2362" w:author="Author" w:date="2024-09-12T09:53:00Z" w16du:dateUtc="2024-09-11T23:53:00Z">
        <w:r w:rsidRPr="00740349">
          <w:tab/>
          <w:t>(</w:t>
        </w:r>
        <w:r w:rsidR="0016084E" w:rsidRPr="00740349">
          <w:t>3</w:t>
        </w:r>
        <w:r w:rsidRPr="00740349">
          <w:t>)</w:t>
        </w:r>
        <w:r w:rsidRPr="00740349">
          <w:tab/>
          <w:t xml:space="preserve">Despite </w:t>
        </w:r>
        <w:r w:rsidR="00B83758" w:rsidRPr="00740349">
          <w:t>section 1</w:t>
        </w:r>
        <w:r w:rsidRPr="00740349">
          <w:t xml:space="preserve">82, a hearing for the purposes of the performance or exercise of the ACMA’s function under </w:t>
        </w:r>
        <w:r w:rsidR="00700160" w:rsidRPr="00740349">
          <w:t>paragraph 1</w:t>
        </w:r>
        <w:r w:rsidRPr="00740349">
          <w:t>0(1)(mb), (mc), (md), (me), (mf)</w:t>
        </w:r>
        <w:r w:rsidR="0055584B" w:rsidRPr="00740349">
          <w:t xml:space="preserve"> or </w:t>
        </w:r>
        <w:r w:rsidRPr="00740349">
          <w:t>(mg)</w:t>
        </w:r>
        <w:r w:rsidR="00B11725" w:rsidRPr="00740349">
          <w:t xml:space="preserve"> </w:t>
        </w:r>
        <w:r w:rsidRPr="00740349">
          <w:t xml:space="preserve">of the </w:t>
        </w:r>
        <w:r w:rsidRPr="00740349">
          <w:rPr>
            <w:i/>
          </w:rPr>
          <w:t>Australian Communications and Media Authority Act 2005</w:t>
        </w:r>
        <w:r w:rsidRPr="00740349">
          <w:t xml:space="preserve"> must not relate to particular content posted on a digital communications platform by a</w:t>
        </w:r>
        <w:r w:rsidR="00025FB2" w:rsidRPr="00740349">
          <w:t xml:space="preserve"> single end</w:t>
        </w:r>
        <w:r w:rsidR="00740349">
          <w:noBreakHyphen/>
        </w:r>
        <w:r w:rsidR="00025FB2" w:rsidRPr="00740349">
          <w:t xml:space="preserve">user </w:t>
        </w:r>
        <w:r w:rsidRPr="00740349">
          <w:t>identifiable by the ACMA.</w:t>
        </w:r>
      </w:ins>
    </w:p>
    <w:p w14:paraId="1BB2EE9D" w14:textId="77777777" w:rsidR="00BF3CEF" w:rsidRPr="00740349" w:rsidRDefault="00BF3CEF" w:rsidP="00740349">
      <w:pPr>
        <w:pStyle w:val="subsection"/>
        <w:rPr>
          <w:ins w:id="2363" w:author="Author" w:date="2024-09-12T09:53:00Z" w16du:dateUtc="2024-09-11T23:53:00Z"/>
        </w:rPr>
      </w:pPr>
      <w:ins w:id="2364" w:author="Author" w:date="2024-09-12T09:53:00Z" w16du:dateUtc="2024-09-11T23:53:00Z">
        <w:r w:rsidRPr="00740349">
          <w:tab/>
          <w:t>(</w:t>
        </w:r>
        <w:r w:rsidR="0016084E" w:rsidRPr="00740349">
          <w:t>4</w:t>
        </w:r>
        <w:r w:rsidRPr="00740349">
          <w:t>)</w:t>
        </w:r>
        <w:r w:rsidRPr="00740349">
          <w:tab/>
          <w:t xml:space="preserve">Despite </w:t>
        </w:r>
        <w:r w:rsidR="00B83758" w:rsidRPr="00740349">
          <w:t>section 1</w:t>
        </w:r>
        <w:r w:rsidRPr="00740349">
          <w:t>83, the Minister may not direct the ACMA to hold a hearing</w:t>
        </w:r>
        <w:r w:rsidR="00910066" w:rsidRPr="00740349">
          <w:t xml:space="preserve"> in relation to</w:t>
        </w:r>
        <w:r w:rsidRPr="00740349">
          <w:t xml:space="preserve"> particular content posted on a digital communications platform by </w:t>
        </w:r>
        <w:r w:rsidR="00025FB2" w:rsidRPr="00740349">
          <w:t>a single end</w:t>
        </w:r>
        <w:r w:rsidR="00740349">
          <w:noBreakHyphen/>
        </w:r>
        <w:r w:rsidR="00025FB2" w:rsidRPr="00740349">
          <w:t xml:space="preserve">user </w:t>
        </w:r>
        <w:r w:rsidRPr="00740349">
          <w:t>identifiable by the ACMA.</w:t>
        </w:r>
      </w:ins>
    </w:p>
    <w:p w14:paraId="3A78CAA9" w14:textId="77777777" w:rsidR="0016084E" w:rsidRPr="00740349" w:rsidRDefault="00C02542" w:rsidP="00740349">
      <w:pPr>
        <w:pStyle w:val="SubsectionHead"/>
        <w:rPr>
          <w:ins w:id="2365" w:author="Author" w:date="2024-09-12T09:53:00Z" w16du:dateUtc="2024-09-11T23:53:00Z"/>
        </w:rPr>
      </w:pPr>
      <w:ins w:id="2366" w:author="Author" w:date="2024-09-12T09:53:00Z" w16du:dateUtc="2024-09-11T23:53:00Z">
        <w:r w:rsidRPr="00740349">
          <w:t>Part 1</w:t>
        </w:r>
        <w:r w:rsidR="0016084E" w:rsidRPr="00740349">
          <w:t>3 otherwise unaffected</w:t>
        </w:r>
      </w:ins>
    </w:p>
    <w:p w14:paraId="47039620" w14:textId="77777777" w:rsidR="0016084E" w:rsidRPr="00740349" w:rsidRDefault="0016084E" w:rsidP="00740349">
      <w:pPr>
        <w:pStyle w:val="subsection"/>
        <w:rPr>
          <w:ins w:id="2367" w:author="Author" w:date="2024-09-12T09:53:00Z" w16du:dateUtc="2024-09-11T23:53:00Z"/>
        </w:rPr>
      </w:pPr>
      <w:ins w:id="2368" w:author="Author" w:date="2024-09-12T09:53:00Z" w16du:dateUtc="2024-09-11T23:53:00Z">
        <w:r w:rsidRPr="00740349">
          <w:tab/>
          <w:t>(5)</w:t>
        </w:r>
        <w:r w:rsidRPr="00740349">
          <w:tab/>
          <w:t xml:space="preserve">Apart from as provided by this </w:t>
        </w:r>
        <w:r w:rsidR="000E4AAE" w:rsidRPr="00740349">
          <w:t>clause</w:t>
        </w:r>
        <w:r w:rsidRPr="00740349">
          <w:t xml:space="preserve">, this Part does not limit the operation of </w:t>
        </w:r>
        <w:r w:rsidR="00C02542" w:rsidRPr="00740349">
          <w:t>Part 1</w:t>
        </w:r>
        <w:r w:rsidRPr="00740349">
          <w:t>3 of this Act</w:t>
        </w:r>
        <w:r w:rsidR="007F3C3F" w:rsidRPr="00740349">
          <w:t>.</w:t>
        </w:r>
      </w:ins>
    </w:p>
    <w:p w14:paraId="6FA33691" w14:textId="77777777" w:rsidR="00B16844" w:rsidRPr="00740349" w:rsidRDefault="00CD4CD9" w:rsidP="00740349">
      <w:pPr>
        <w:pStyle w:val="ActHead5"/>
        <w:rPr>
          <w:ins w:id="2369" w:author="Author" w:date="2024-09-12T09:53:00Z" w16du:dateUtc="2024-09-11T23:53:00Z"/>
        </w:rPr>
      </w:pPr>
      <w:bookmarkStart w:id="2370" w:name="_Toc176247078"/>
      <w:ins w:id="2371" w:author="Author" w:date="2024-09-12T09:53:00Z" w16du:dateUtc="2024-09-11T23:53:00Z">
        <w:r w:rsidRPr="009C0505">
          <w:rPr>
            <w:rStyle w:val="CharSectno"/>
          </w:rPr>
          <w:t>69</w:t>
        </w:r>
        <w:r w:rsidR="00B16844" w:rsidRPr="00740349">
          <w:t xml:space="preserve">  Annual reporting by ACMA</w:t>
        </w:r>
        <w:bookmarkEnd w:id="2370"/>
      </w:ins>
    </w:p>
    <w:p w14:paraId="63715CEC" w14:textId="77777777" w:rsidR="00C24167" w:rsidRPr="00740349" w:rsidRDefault="00C24167" w:rsidP="00740349">
      <w:pPr>
        <w:pStyle w:val="subsection"/>
        <w:rPr>
          <w:ins w:id="2372" w:author="Author" w:date="2024-09-12T09:53:00Z" w16du:dateUtc="2024-09-11T23:53:00Z"/>
        </w:rPr>
      </w:pPr>
      <w:ins w:id="2373" w:author="Author" w:date="2024-09-12T09:53:00Z" w16du:dateUtc="2024-09-11T23:53:00Z">
        <w:r w:rsidRPr="00740349">
          <w:tab/>
          <w:t>(1)</w:t>
        </w:r>
        <w:r w:rsidRPr="00740349">
          <w:tab/>
          <w:t>After the end of a financial year, the ACMA must:</w:t>
        </w:r>
      </w:ins>
    </w:p>
    <w:p w14:paraId="0F06BA81" w14:textId="77777777" w:rsidR="00B16844" w:rsidRPr="00740349" w:rsidRDefault="00C24167" w:rsidP="00740349">
      <w:pPr>
        <w:pStyle w:val="paragraph"/>
        <w:rPr>
          <w:ins w:id="2374" w:author="Author" w:date="2024-09-12T09:53:00Z" w16du:dateUtc="2024-09-11T23:53:00Z"/>
        </w:rPr>
      </w:pPr>
      <w:ins w:id="2375" w:author="Author" w:date="2024-09-12T09:53:00Z" w16du:dateUtc="2024-09-11T23:53:00Z">
        <w:r w:rsidRPr="00740349">
          <w:tab/>
          <w:t>(a)</w:t>
        </w:r>
        <w:r w:rsidRPr="00740349">
          <w:tab/>
          <w:t xml:space="preserve">prepare </w:t>
        </w:r>
        <w:r w:rsidR="00BF4626" w:rsidRPr="00740349">
          <w:t xml:space="preserve">a report on the operation of this Part during the </w:t>
        </w:r>
        <w:r w:rsidRPr="00740349">
          <w:t>financial year; and</w:t>
        </w:r>
      </w:ins>
    </w:p>
    <w:p w14:paraId="102DA881" w14:textId="77777777" w:rsidR="00C24167" w:rsidRPr="00740349" w:rsidRDefault="00C24167" w:rsidP="00740349">
      <w:pPr>
        <w:pStyle w:val="paragraph"/>
        <w:rPr>
          <w:ins w:id="2376" w:author="Author" w:date="2024-09-12T09:53:00Z" w16du:dateUtc="2024-09-11T23:53:00Z"/>
        </w:rPr>
      </w:pPr>
      <w:ins w:id="2377" w:author="Author" w:date="2024-09-12T09:53:00Z" w16du:dateUtc="2024-09-11T23:53:00Z">
        <w:r w:rsidRPr="00740349">
          <w:tab/>
          <w:t>(b)</w:t>
        </w:r>
        <w:r w:rsidRPr="00740349">
          <w:tab/>
          <w:t>give the report to the Minister for presentation to the Parliament.</w:t>
        </w:r>
      </w:ins>
    </w:p>
    <w:p w14:paraId="42A614D6" w14:textId="77777777" w:rsidR="006010EB" w:rsidRPr="00740349" w:rsidRDefault="006010EB" w:rsidP="00740349">
      <w:pPr>
        <w:pStyle w:val="subsection"/>
        <w:rPr>
          <w:ins w:id="2378" w:author="Author" w:date="2024-09-12T09:53:00Z" w16du:dateUtc="2024-09-11T23:53:00Z"/>
        </w:rPr>
      </w:pPr>
      <w:ins w:id="2379" w:author="Author" w:date="2024-09-12T09:53:00Z" w16du:dateUtc="2024-09-11T23:53:00Z">
        <w:r w:rsidRPr="00740349">
          <w:lastRenderedPageBreak/>
          <w:tab/>
          <w:t>(2)</w:t>
        </w:r>
        <w:r w:rsidRPr="00740349">
          <w:tab/>
          <w:t xml:space="preserve">The </w:t>
        </w:r>
        <w:r w:rsidR="000753FC" w:rsidRPr="00740349">
          <w:t>ACMA</w:t>
        </w:r>
        <w:r w:rsidRPr="00740349">
          <w:t xml:space="preserve"> must cause a copy of a report under </w:t>
        </w:r>
        <w:r w:rsidR="00B83758" w:rsidRPr="00740349">
          <w:t>subclause (</w:t>
        </w:r>
        <w:r w:rsidRPr="00740349">
          <w:t xml:space="preserve">1) to be published </w:t>
        </w:r>
        <w:r w:rsidR="00DB4053" w:rsidRPr="00740349">
          <w:t xml:space="preserve">on </w:t>
        </w:r>
        <w:r w:rsidR="00EB7731" w:rsidRPr="00740349">
          <w:t>the ACMA’s</w:t>
        </w:r>
        <w:r w:rsidRPr="00740349">
          <w:t xml:space="preserve"> website.</w:t>
        </w:r>
      </w:ins>
    </w:p>
    <w:p w14:paraId="787A2384" w14:textId="77777777" w:rsidR="007E62FC" w:rsidRPr="00740349" w:rsidRDefault="00CD4CD9" w:rsidP="00740349">
      <w:pPr>
        <w:pStyle w:val="ActHead5"/>
        <w:rPr>
          <w:ins w:id="2380" w:author="Author" w:date="2024-09-12T09:53:00Z" w16du:dateUtc="2024-09-11T23:53:00Z"/>
        </w:rPr>
      </w:pPr>
      <w:bookmarkStart w:id="2381" w:name="_Toc176247079"/>
      <w:ins w:id="2382" w:author="Author" w:date="2024-09-12T09:53:00Z" w16du:dateUtc="2024-09-11T23:53:00Z">
        <w:r w:rsidRPr="009C0505">
          <w:rPr>
            <w:rStyle w:val="CharSectno"/>
          </w:rPr>
          <w:t>70</w:t>
        </w:r>
        <w:r w:rsidR="007E62FC" w:rsidRPr="00740349">
          <w:t xml:space="preserve">  Review of operation of this Part</w:t>
        </w:r>
        <w:bookmarkEnd w:id="2381"/>
      </w:ins>
    </w:p>
    <w:p w14:paraId="00B16DA0" w14:textId="77777777" w:rsidR="007E62FC" w:rsidRPr="00740349" w:rsidRDefault="007E62FC" w:rsidP="00740349">
      <w:pPr>
        <w:pStyle w:val="subsection"/>
        <w:rPr>
          <w:ins w:id="2383" w:author="Author" w:date="2024-09-12T09:53:00Z" w16du:dateUtc="2024-09-11T23:53:00Z"/>
        </w:rPr>
      </w:pPr>
      <w:ins w:id="2384" w:author="Author" w:date="2024-09-12T09:53:00Z" w16du:dateUtc="2024-09-11T23:53:00Z">
        <w:r w:rsidRPr="00740349">
          <w:tab/>
          <w:t>(1)</w:t>
        </w:r>
        <w:r w:rsidRPr="00740349">
          <w:tab/>
          <w:t>As soon as possible after the third anniversary of the commencement of this Schedule and afterwards at intervals of not longer than 3 years, the Minister must cause to be conducted a review of the operation of this Part.</w:t>
        </w:r>
      </w:ins>
    </w:p>
    <w:p w14:paraId="31C7518B" w14:textId="77777777" w:rsidR="007E62FC" w:rsidRPr="00740349" w:rsidRDefault="007E62FC" w:rsidP="00740349">
      <w:pPr>
        <w:pStyle w:val="subsection"/>
        <w:rPr>
          <w:ins w:id="2385" w:author="Author" w:date="2024-09-12T09:53:00Z" w16du:dateUtc="2024-09-11T23:53:00Z"/>
        </w:rPr>
      </w:pPr>
      <w:ins w:id="2386" w:author="Author" w:date="2024-09-12T09:53:00Z" w16du:dateUtc="2024-09-11T23:53:00Z">
        <w:r w:rsidRPr="00740349">
          <w:tab/>
          <w:t>(2)</w:t>
        </w:r>
        <w:r w:rsidRPr="00740349">
          <w:tab/>
          <w:t>The review must:</w:t>
        </w:r>
      </w:ins>
    </w:p>
    <w:p w14:paraId="469000BD" w14:textId="77777777" w:rsidR="007E62FC" w:rsidRPr="00740349" w:rsidRDefault="007E62FC" w:rsidP="00740349">
      <w:pPr>
        <w:pStyle w:val="paragraph"/>
        <w:rPr>
          <w:ins w:id="2387" w:author="Author" w:date="2024-09-12T09:53:00Z" w16du:dateUtc="2024-09-11T23:53:00Z"/>
        </w:rPr>
      </w:pPr>
      <w:ins w:id="2388" w:author="Author" w:date="2024-09-12T09:53:00Z" w16du:dateUtc="2024-09-11T23:53:00Z">
        <w:r w:rsidRPr="00740349">
          <w:tab/>
          <w:t>(a)</w:t>
        </w:r>
        <w:r w:rsidRPr="00740349">
          <w:tab/>
          <w:t xml:space="preserve">include an assessment of the impact of this Part on freedom of </w:t>
        </w:r>
        <w:r w:rsidR="00341F9E" w:rsidRPr="00740349">
          <w:t>expression</w:t>
        </w:r>
        <w:r w:rsidRPr="00740349">
          <w:t>; and</w:t>
        </w:r>
      </w:ins>
    </w:p>
    <w:p w14:paraId="1D791D54" w14:textId="77777777" w:rsidR="00636302" w:rsidRPr="00740349" w:rsidRDefault="007E62FC" w:rsidP="00740349">
      <w:pPr>
        <w:pStyle w:val="paragraph"/>
        <w:rPr>
          <w:ins w:id="2389" w:author="Author" w:date="2024-09-12T09:53:00Z" w16du:dateUtc="2024-09-11T23:53:00Z"/>
        </w:rPr>
      </w:pPr>
      <w:ins w:id="2390" w:author="Author" w:date="2024-09-12T09:53:00Z" w16du:dateUtc="2024-09-11T23:53:00Z">
        <w:r w:rsidRPr="00740349">
          <w:tab/>
          <w:t>(b)</w:t>
        </w:r>
        <w:r w:rsidRPr="00740349">
          <w:tab/>
          <w:t>consider whether this Part should be amended</w:t>
        </w:r>
        <w:r w:rsidR="00E21312" w:rsidRPr="00740349">
          <w:t>; and</w:t>
        </w:r>
      </w:ins>
    </w:p>
    <w:p w14:paraId="4A66E666" w14:textId="77777777" w:rsidR="007E62FC" w:rsidRPr="00740349" w:rsidRDefault="00636302" w:rsidP="00740349">
      <w:pPr>
        <w:pStyle w:val="paragraph"/>
        <w:rPr>
          <w:ins w:id="2391" w:author="Author" w:date="2024-09-12T09:53:00Z" w16du:dateUtc="2024-09-11T23:53:00Z"/>
        </w:rPr>
      </w:pPr>
      <w:ins w:id="2392" w:author="Author" w:date="2024-09-12T09:53:00Z" w16du:dateUtc="2024-09-11T23:53:00Z">
        <w:r w:rsidRPr="00740349">
          <w:tab/>
          <w:t>(c)</w:t>
        </w:r>
        <w:r w:rsidRPr="00740349">
          <w:tab/>
        </w:r>
        <w:r w:rsidR="00E21312" w:rsidRPr="00740349">
          <w:t xml:space="preserve">if the review is the first review under this </w:t>
        </w:r>
        <w:r w:rsidR="007A10F2" w:rsidRPr="00740349">
          <w:t>clause</w:t>
        </w:r>
        <w:r w:rsidR="00E21312" w:rsidRPr="00740349">
          <w:t>—</w:t>
        </w:r>
        <w:r w:rsidRPr="00740349">
          <w:t xml:space="preserve">consider the need for a scheme </w:t>
        </w:r>
        <w:r w:rsidR="00A36A69" w:rsidRPr="00740349">
          <w:t xml:space="preserve">requiring digital communications platform providers to give accredited independent researchers access to data </w:t>
        </w:r>
        <w:r w:rsidR="003D3FB5" w:rsidRPr="00740349">
          <w:t xml:space="preserve">relating to </w:t>
        </w:r>
        <w:r w:rsidR="00A36A69" w:rsidRPr="00740349">
          <w:t>misinformation or disinformation on digital communications platforms</w:t>
        </w:r>
        <w:r w:rsidR="007E62FC" w:rsidRPr="00740349">
          <w:t>.</w:t>
        </w:r>
      </w:ins>
    </w:p>
    <w:p w14:paraId="68A1AA73" w14:textId="77777777" w:rsidR="007E62FC" w:rsidRPr="00740349" w:rsidRDefault="007E62FC" w:rsidP="00740349">
      <w:pPr>
        <w:pStyle w:val="subsection"/>
        <w:rPr>
          <w:ins w:id="2393" w:author="Author" w:date="2024-09-12T09:53:00Z" w16du:dateUtc="2024-09-11T23:53:00Z"/>
        </w:rPr>
      </w:pPr>
      <w:ins w:id="2394" w:author="Author" w:date="2024-09-12T09:53:00Z" w16du:dateUtc="2024-09-11T23:53:00Z">
        <w:r w:rsidRPr="00740349">
          <w:tab/>
          <w:t>(3)</w:t>
        </w:r>
        <w:r w:rsidRPr="00740349">
          <w:tab/>
          <w:t>The review must be conducted in a manner that provides for public consultation.</w:t>
        </w:r>
      </w:ins>
    </w:p>
    <w:p w14:paraId="1D14DDFD" w14:textId="77777777" w:rsidR="007E62FC" w:rsidRPr="00740349" w:rsidRDefault="007E62FC" w:rsidP="00740349">
      <w:pPr>
        <w:pStyle w:val="subsection"/>
        <w:rPr>
          <w:ins w:id="2395" w:author="Author" w:date="2024-09-12T09:53:00Z" w16du:dateUtc="2024-09-11T23:53:00Z"/>
        </w:rPr>
      </w:pPr>
      <w:ins w:id="2396" w:author="Author" w:date="2024-09-12T09:53:00Z" w16du:dateUtc="2024-09-11T23:53:00Z">
        <w:r w:rsidRPr="00740349">
          <w:tab/>
          <w:t>(4)</w:t>
        </w:r>
        <w:r w:rsidRPr="00740349">
          <w:tab/>
          <w:t xml:space="preserve">The Minister must cause to be prepared a report of a review under </w:t>
        </w:r>
        <w:r w:rsidR="00B83758" w:rsidRPr="00740349">
          <w:t>subclause (</w:t>
        </w:r>
        <w:r w:rsidRPr="00740349">
          <w:t>1).</w:t>
        </w:r>
      </w:ins>
    </w:p>
    <w:p w14:paraId="4494EF14" w14:textId="77777777" w:rsidR="007E62FC" w:rsidRPr="00740349" w:rsidRDefault="007E62FC" w:rsidP="00740349">
      <w:pPr>
        <w:pStyle w:val="subsection"/>
        <w:rPr>
          <w:ins w:id="2397" w:author="Author" w:date="2024-09-12T09:53:00Z" w16du:dateUtc="2024-09-11T23:53:00Z"/>
        </w:rPr>
      </w:pPr>
      <w:ins w:id="2398" w:author="Author" w:date="2024-09-12T09:53:00Z" w16du:dateUtc="2024-09-11T23:53:00Z">
        <w:r w:rsidRPr="00740349">
          <w:tab/>
          <w:t>(5)</w:t>
        </w:r>
        <w:r w:rsidRPr="00740349">
          <w:tab/>
          <w:t>The Minister must cause a copy of the report to be tabled in each House of the Parliament within 15 sitting days of that House after the completion of the preparation of the report.</w:t>
        </w:r>
      </w:ins>
    </w:p>
    <w:p w14:paraId="20A4A6A3" w14:textId="77777777" w:rsidR="006D791B" w:rsidRPr="00740349" w:rsidRDefault="00CD4CD9" w:rsidP="00740349">
      <w:pPr>
        <w:pStyle w:val="ActHead5"/>
        <w:rPr>
          <w:ins w:id="2399" w:author="Author" w:date="2024-09-12T09:53:00Z" w16du:dateUtc="2024-09-11T23:53:00Z"/>
        </w:rPr>
      </w:pPr>
      <w:bookmarkStart w:id="2400" w:name="_Toc176247080"/>
      <w:ins w:id="2401" w:author="Author" w:date="2024-09-12T09:53:00Z" w16du:dateUtc="2024-09-11T23:53:00Z">
        <w:r w:rsidRPr="009C0505">
          <w:rPr>
            <w:rStyle w:val="CharSectno"/>
          </w:rPr>
          <w:t>71</w:t>
        </w:r>
        <w:r w:rsidR="006D791B" w:rsidRPr="00740349">
          <w:t xml:space="preserve">  Relationship with other laws</w:t>
        </w:r>
        <w:bookmarkEnd w:id="2400"/>
      </w:ins>
    </w:p>
    <w:p w14:paraId="679982EB" w14:textId="77777777" w:rsidR="006D791B" w:rsidRPr="00740349" w:rsidRDefault="006D791B" w:rsidP="00740349">
      <w:pPr>
        <w:pStyle w:val="subsection"/>
        <w:rPr>
          <w:ins w:id="2402" w:author="Author" w:date="2024-09-12T09:53:00Z" w16du:dateUtc="2024-09-11T23:53:00Z"/>
        </w:rPr>
      </w:pPr>
      <w:ins w:id="2403" w:author="Author" w:date="2024-09-12T09:53:00Z" w16du:dateUtc="2024-09-11T23:53:00Z">
        <w:r w:rsidRPr="00740349">
          <w:tab/>
        </w:r>
        <w:r w:rsidRPr="00740349">
          <w:tab/>
          <w:t xml:space="preserve">This </w:t>
        </w:r>
        <w:r w:rsidR="00317746" w:rsidRPr="00740349">
          <w:t>Part</w:t>
        </w:r>
        <w:r w:rsidR="001E4022" w:rsidRPr="00740349">
          <w:t xml:space="preserve">, digital platform rules made for the purposes of this Part, </w:t>
        </w:r>
        <w:r w:rsidR="00E5427C" w:rsidRPr="00740349">
          <w:t xml:space="preserve">approved </w:t>
        </w:r>
        <w:r w:rsidR="001E4022" w:rsidRPr="00740349">
          <w:t>misinformation code</w:t>
        </w:r>
        <w:r w:rsidR="003003FE" w:rsidRPr="00740349">
          <w:t xml:space="preserve">s and </w:t>
        </w:r>
        <w:r w:rsidR="001E4022" w:rsidRPr="00740349">
          <w:t>misinformation standard</w:t>
        </w:r>
        <w:r w:rsidR="003003FE" w:rsidRPr="00740349">
          <w:t>s do</w:t>
        </w:r>
        <w:r w:rsidRPr="00740349">
          <w:t xml:space="preserve"> not limit the operation of any of the following:</w:t>
        </w:r>
      </w:ins>
    </w:p>
    <w:p w14:paraId="07406B0F" w14:textId="77777777" w:rsidR="006D791B" w:rsidRPr="00740349" w:rsidRDefault="006D791B" w:rsidP="00740349">
      <w:pPr>
        <w:pStyle w:val="paragraph"/>
        <w:rPr>
          <w:ins w:id="2404" w:author="Author" w:date="2024-09-12T09:53:00Z" w16du:dateUtc="2024-09-11T23:53:00Z"/>
        </w:rPr>
      </w:pPr>
      <w:ins w:id="2405" w:author="Author" w:date="2024-09-12T09:53:00Z" w16du:dateUtc="2024-09-11T23:53:00Z">
        <w:r w:rsidRPr="00740349">
          <w:tab/>
          <w:t>(</w:t>
        </w:r>
        <w:r w:rsidR="0016084E" w:rsidRPr="00740349">
          <w:t>a</w:t>
        </w:r>
        <w:r w:rsidRPr="00740349">
          <w:t>)</w:t>
        </w:r>
        <w:r w:rsidRPr="00740349">
          <w:tab/>
        </w:r>
        <w:r w:rsidR="00F84BCE" w:rsidRPr="00740349">
          <w:t>Schedule 8</w:t>
        </w:r>
        <w:r w:rsidRPr="00740349">
          <w:t xml:space="preserve"> to this Act;</w:t>
        </w:r>
      </w:ins>
    </w:p>
    <w:p w14:paraId="4D57D153" w14:textId="77777777" w:rsidR="006D791B" w:rsidRPr="00740349" w:rsidRDefault="006D791B" w:rsidP="00740349">
      <w:pPr>
        <w:pStyle w:val="paragraph"/>
        <w:rPr>
          <w:ins w:id="2406" w:author="Author" w:date="2024-09-12T09:53:00Z" w16du:dateUtc="2024-09-11T23:53:00Z"/>
        </w:rPr>
      </w:pPr>
      <w:ins w:id="2407" w:author="Author" w:date="2024-09-12T09:53:00Z" w16du:dateUtc="2024-09-11T23:53:00Z">
        <w:r w:rsidRPr="00740349">
          <w:tab/>
          <w:t>(</w:t>
        </w:r>
        <w:r w:rsidR="0016084E" w:rsidRPr="00740349">
          <w:t>b</w:t>
        </w:r>
        <w:r w:rsidRPr="00740349">
          <w:t>)</w:t>
        </w:r>
        <w:r w:rsidRPr="00740349">
          <w:tab/>
          <w:t xml:space="preserve">the </w:t>
        </w:r>
        <w:r w:rsidRPr="00740349">
          <w:rPr>
            <w:i/>
          </w:rPr>
          <w:t>Commonwealth Electoral Act 1918</w:t>
        </w:r>
        <w:r w:rsidRPr="00740349">
          <w:t>;</w:t>
        </w:r>
      </w:ins>
    </w:p>
    <w:p w14:paraId="3D0643CE" w14:textId="77777777" w:rsidR="006D791B" w:rsidRPr="00740349" w:rsidRDefault="006D791B" w:rsidP="00740349">
      <w:pPr>
        <w:pStyle w:val="paragraph"/>
        <w:rPr>
          <w:ins w:id="2408" w:author="Author" w:date="2024-09-12T09:53:00Z" w16du:dateUtc="2024-09-11T23:53:00Z"/>
        </w:rPr>
      </w:pPr>
      <w:ins w:id="2409" w:author="Author" w:date="2024-09-12T09:53:00Z" w16du:dateUtc="2024-09-11T23:53:00Z">
        <w:r w:rsidRPr="00740349">
          <w:tab/>
          <w:t>(</w:t>
        </w:r>
        <w:r w:rsidR="0016084E" w:rsidRPr="00740349">
          <w:t>c</w:t>
        </w:r>
        <w:r w:rsidRPr="00740349">
          <w:t>)</w:t>
        </w:r>
        <w:r w:rsidRPr="00740349">
          <w:tab/>
          <w:t xml:space="preserve">the </w:t>
        </w:r>
        <w:r w:rsidRPr="00740349">
          <w:rPr>
            <w:i/>
          </w:rPr>
          <w:t>Competition and Consumer Act 2010</w:t>
        </w:r>
        <w:r w:rsidRPr="00740349">
          <w:t>;</w:t>
        </w:r>
      </w:ins>
    </w:p>
    <w:p w14:paraId="346409D5" w14:textId="77777777" w:rsidR="009279CA" w:rsidRPr="00740349" w:rsidRDefault="009279CA" w:rsidP="00740349">
      <w:pPr>
        <w:pStyle w:val="paragraph"/>
        <w:rPr>
          <w:ins w:id="2410" w:author="Author" w:date="2024-09-12T09:53:00Z" w16du:dateUtc="2024-09-11T23:53:00Z"/>
        </w:rPr>
      </w:pPr>
      <w:ins w:id="2411" w:author="Author" w:date="2024-09-12T09:53:00Z" w16du:dateUtc="2024-09-11T23:53:00Z">
        <w:r w:rsidRPr="00740349">
          <w:tab/>
          <w:t>(d)</w:t>
        </w:r>
        <w:r w:rsidRPr="00740349">
          <w:tab/>
          <w:t xml:space="preserve">the </w:t>
        </w:r>
        <w:r w:rsidRPr="00740349">
          <w:rPr>
            <w:i/>
          </w:rPr>
          <w:t>Criminal Code</w:t>
        </w:r>
        <w:r w:rsidRPr="00740349">
          <w:t>;</w:t>
        </w:r>
      </w:ins>
    </w:p>
    <w:p w14:paraId="7CD9FB9B" w14:textId="77777777" w:rsidR="006D791B" w:rsidRPr="00740349" w:rsidRDefault="006D791B" w:rsidP="00740349">
      <w:pPr>
        <w:pStyle w:val="paragraph"/>
        <w:rPr>
          <w:ins w:id="2412" w:author="Author" w:date="2024-09-12T09:53:00Z" w16du:dateUtc="2024-09-11T23:53:00Z"/>
        </w:rPr>
      </w:pPr>
      <w:ins w:id="2413" w:author="Author" w:date="2024-09-12T09:53:00Z" w16du:dateUtc="2024-09-11T23:53:00Z">
        <w:r w:rsidRPr="00740349">
          <w:tab/>
          <w:t>(</w:t>
        </w:r>
        <w:r w:rsidR="009279CA" w:rsidRPr="00740349">
          <w:t>e</w:t>
        </w:r>
        <w:r w:rsidRPr="00740349">
          <w:t>)</w:t>
        </w:r>
        <w:r w:rsidRPr="00740349">
          <w:tab/>
        </w:r>
        <w:r w:rsidR="00F84BCE" w:rsidRPr="00740349">
          <w:t>Parts 4</w:t>
        </w:r>
        <w:r w:rsidRPr="00740349">
          <w:t xml:space="preserve"> and 9 of the </w:t>
        </w:r>
        <w:r w:rsidRPr="00740349">
          <w:rPr>
            <w:i/>
          </w:rPr>
          <w:t>Online Safety Act 2021</w:t>
        </w:r>
        <w:r w:rsidRPr="00740349">
          <w:t>;</w:t>
        </w:r>
      </w:ins>
    </w:p>
    <w:p w14:paraId="5196513C" w14:textId="77777777" w:rsidR="006D791B" w:rsidRPr="00740349" w:rsidRDefault="006D791B" w:rsidP="00740349">
      <w:pPr>
        <w:pStyle w:val="paragraph"/>
        <w:rPr>
          <w:ins w:id="2414" w:author="Author" w:date="2024-09-12T09:53:00Z" w16du:dateUtc="2024-09-11T23:53:00Z"/>
        </w:rPr>
      </w:pPr>
      <w:ins w:id="2415" w:author="Author" w:date="2024-09-12T09:53:00Z" w16du:dateUtc="2024-09-11T23:53:00Z">
        <w:r w:rsidRPr="00740349">
          <w:lastRenderedPageBreak/>
          <w:tab/>
          <w:t>(</w:t>
        </w:r>
        <w:r w:rsidR="009279CA" w:rsidRPr="00740349">
          <w:t>f</w:t>
        </w:r>
        <w:r w:rsidRPr="00740349">
          <w:t>)</w:t>
        </w:r>
        <w:r w:rsidRPr="00740349">
          <w:tab/>
          <w:t xml:space="preserve">the </w:t>
        </w:r>
        <w:r w:rsidRPr="00740349">
          <w:rPr>
            <w:i/>
          </w:rPr>
          <w:t>Referendum (Machinery Provisions) Act 1984</w:t>
        </w:r>
        <w:r w:rsidRPr="00740349">
          <w:t>;</w:t>
        </w:r>
      </w:ins>
    </w:p>
    <w:p w14:paraId="0EB7423E" w14:textId="77777777" w:rsidR="006D791B" w:rsidRPr="00740349" w:rsidRDefault="006D791B" w:rsidP="00740349">
      <w:pPr>
        <w:pStyle w:val="paragraph"/>
        <w:rPr>
          <w:ins w:id="2416" w:author="Author" w:date="2024-09-12T09:53:00Z" w16du:dateUtc="2024-09-11T23:53:00Z"/>
        </w:rPr>
      </w:pPr>
      <w:ins w:id="2417" w:author="Author" w:date="2024-09-12T09:53:00Z" w16du:dateUtc="2024-09-11T23:53:00Z">
        <w:r w:rsidRPr="00740349">
          <w:tab/>
          <w:t>(</w:t>
        </w:r>
        <w:r w:rsidR="009279CA" w:rsidRPr="00740349">
          <w:t>g</w:t>
        </w:r>
        <w:r w:rsidRPr="00740349">
          <w:t>)</w:t>
        </w:r>
        <w:r w:rsidRPr="00740349">
          <w:tab/>
          <w:t xml:space="preserve">the </w:t>
        </w:r>
        <w:r w:rsidRPr="00740349">
          <w:rPr>
            <w:i/>
          </w:rPr>
          <w:t>Telecommunications Act 1997</w:t>
        </w:r>
        <w:r w:rsidRPr="00740349">
          <w:t>.</w:t>
        </w:r>
      </w:ins>
    </w:p>
    <w:p w14:paraId="2774F707" w14:textId="77777777" w:rsidR="009B793A" w:rsidRPr="00740349" w:rsidRDefault="005A1B03" w:rsidP="00740349">
      <w:pPr>
        <w:pStyle w:val="ActHead2"/>
        <w:rPr>
          <w:ins w:id="2418" w:author="Author" w:date="2024-09-12T09:53:00Z" w16du:dateUtc="2024-09-11T23:53:00Z"/>
        </w:rPr>
      </w:pPr>
      <w:bookmarkStart w:id="2419" w:name="_Toc176247081"/>
      <w:ins w:id="2420" w:author="Author" w:date="2024-09-12T09:53:00Z" w16du:dateUtc="2024-09-11T23:53:00Z">
        <w:r w:rsidRPr="009C0505">
          <w:rPr>
            <w:rStyle w:val="CharPartNo"/>
          </w:rPr>
          <w:t>Part </w:t>
        </w:r>
        <w:r w:rsidR="00F810A5" w:rsidRPr="009C0505">
          <w:rPr>
            <w:rStyle w:val="CharPartNo"/>
          </w:rPr>
          <w:t>3</w:t>
        </w:r>
        <w:r w:rsidR="004040FB" w:rsidRPr="00740349">
          <w:t>—</w:t>
        </w:r>
        <w:r w:rsidR="004040FB" w:rsidRPr="009C0505">
          <w:rPr>
            <w:rStyle w:val="CharPartText"/>
          </w:rPr>
          <w:t>Miscellaneous</w:t>
        </w:r>
        <w:bookmarkEnd w:id="1209"/>
        <w:bookmarkEnd w:id="2419"/>
      </w:ins>
    </w:p>
    <w:p w14:paraId="4D358B5A" w14:textId="77777777" w:rsidR="001030BB" w:rsidRPr="00740349" w:rsidRDefault="00C02542" w:rsidP="00740349">
      <w:pPr>
        <w:pStyle w:val="ActHead3"/>
        <w:rPr>
          <w:ins w:id="2421" w:author="Author" w:date="2024-09-12T09:53:00Z" w16du:dateUtc="2024-09-11T23:53:00Z"/>
        </w:rPr>
      </w:pPr>
      <w:bookmarkStart w:id="2422" w:name="_Toc176247082"/>
      <w:ins w:id="2423" w:author="Author" w:date="2024-09-12T09:53:00Z" w16du:dateUtc="2024-09-11T23:53:00Z">
        <w:r w:rsidRPr="009C0505">
          <w:rPr>
            <w:rStyle w:val="CharDivNo"/>
          </w:rPr>
          <w:t>Division 1</w:t>
        </w:r>
        <w:r w:rsidR="001030BB" w:rsidRPr="00740349">
          <w:t>—</w:t>
        </w:r>
        <w:r w:rsidR="001030BB" w:rsidRPr="009C0505">
          <w:rPr>
            <w:rStyle w:val="CharDivText"/>
          </w:rPr>
          <w:t>Enforcement</w:t>
        </w:r>
        <w:bookmarkEnd w:id="2422"/>
      </w:ins>
    </w:p>
    <w:p w14:paraId="1A2FE44C" w14:textId="77777777" w:rsidR="001030BB" w:rsidRPr="00740349" w:rsidRDefault="00CD4CD9" w:rsidP="00740349">
      <w:pPr>
        <w:pStyle w:val="ActHead5"/>
        <w:rPr>
          <w:ins w:id="2424" w:author="Author" w:date="2024-09-12T09:53:00Z" w16du:dateUtc="2024-09-11T23:53:00Z"/>
        </w:rPr>
      </w:pPr>
      <w:bookmarkStart w:id="2425" w:name="_Toc176247083"/>
      <w:ins w:id="2426" w:author="Author" w:date="2024-09-12T09:53:00Z" w16du:dateUtc="2024-09-11T23:53:00Z">
        <w:r w:rsidRPr="009C0505">
          <w:rPr>
            <w:rStyle w:val="CharSectno"/>
          </w:rPr>
          <w:t>72</w:t>
        </w:r>
        <w:r w:rsidR="00ED3CDD" w:rsidRPr="00740349">
          <w:t xml:space="preserve">  Separate contraventions</w:t>
        </w:r>
        <w:bookmarkEnd w:id="2425"/>
      </w:ins>
    </w:p>
    <w:p w14:paraId="3A5600F7" w14:textId="77777777" w:rsidR="00ED3CDD" w:rsidRPr="00740349" w:rsidRDefault="00ED3CDD" w:rsidP="00740349">
      <w:pPr>
        <w:pStyle w:val="subsection"/>
        <w:rPr>
          <w:ins w:id="2427" w:author="Author" w:date="2024-09-12T09:53:00Z" w16du:dateUtc="2024-09-11T23:53:00Z"/>
        </w:rPr>
      </w:pPr>
      <w:ins w:id="2428" w:author="Author" w:date="2024-09-12T09:53:00Z" w16du:dateUtc="2024-09-11T23:53:00Z">
        <w:r w:rsidRPr="00740349">
          <w:tab/>
        </w:r>
        <w:r w:rsidRPr="00740349">
          <w:tab/>
          <w:t xml:space="preserve">A </w:t>
        </w:r>
        <w:r w:rsidR="008A1F16" w:rsidRPr="00740349">
          <w:t>person</w:t>
        </w:r>
        <w:r w:rsidRPr="00740349">
          <w:t xml:space="preserve"> who contravenes </w:t>
        </w:r>
        <w:r w:rsidR="006A56FD" w:rsidRPr="00740349">
          <w:t xml:space="preserve">any of the following provisions </w:t>
        </w:r>
        <w:r w:rsidRPr="00740349">
          <w:t xml:space="preserve">commits a separate contravention of that </w:t>
        </w:r>
        <w:r w:rsidR="004D1B4A" w:rsidRPr="00740349">
          <w:t>provision</w:t>
        </w:r>
        <w:r w:rsidRPr="00740349">
          <w:t xml:space="preserve"> in respect of each day (including a day of the making of a relevant civil penalty order or any subsequent day) during which the contravention continues</w:t>
        </w:r>
        <w:r w:rsidR="006A56FD" w:rsidRPr="00740349">
          <w:t>:</w:t>
        </w:r>
      </w:ins>
    </w:p>
    <w:p w14:paraId="106FD6E7" w14:textId="77777777" w:rsidR="00C76C7E" w:rsidRPr="00740349" w:rsidRDefault="00F820E2" w:rsidP="00740349">
      <w:pPr>
        <w:pStyle w:val="paragraph"/>
        <w:rPr>
          <w:ins w:id="2429" w:author="Author" w:date="2024-09-12T09:53:00Z" w16du:dateUtc="2024-09-11T23:53:00Z"/>
        </w:rPr>
      </w:pPr>
      <w:ins w:id="2430" w:author="Author" w:date="2024-09-12T09:53:00Z" w16du:dateUtc="2024-09-11T23:53:00Z">
        <w:r w:rsidRPr="00740349">
          <w:tab/>
          <w:t>(</w:t>
        </w:r>
        <w:r w:rsidR="00DB72B8" w:rsidRPr="00740349">
          <w:t>a</w:t>
        </w:r>
        <w:r w:rsidRPr="00740349">
          <w:t>)</w:t>
        </w:r>
        <w:r w:rsidRPr="00740349">
          <w:tab/>
        </w:r>
        <w:r w:rsidR="00700160" w:rsidRPr="00740349">
          <w:t>subclause 1</w:t>
        </w:r>
        <w:r w:rsidR="00CD4CD9" w:rsidRPr="00740349">
          <w:t>7</w:t>
        </w:r>
        <w:r w:rsidRPr="00740349">
          <w:t>(</w:t>
        </w:r>
        <w:r w:rsidR="00C76C7E" w:rsidRPr="00740349">
          <w:t>1) (publish information);</w:t>
        </w:r>
      </w:ins>
    </w:p>
    <w:p w14:paraId="2D942739" w14:textId="77777777" w:rsidR="00F820E2" w:rsidRPr="00740349" w:rsidRDefault="00C76C7E" w:rsidP="00740349">
      <w:pPr>
        <w:pStyle w:val="paragraph"/>
        <w:rPr>
          <w:ins w:id="2431" w:author="Author" w:date="2024-09-12T09:53:00Z" w16du:dateUtc="2024-09-11T23:53:00Z"/>
        </w:rPr>
      </w:pPr>
      <w:ins w:id="2432" w:author="Author" w:date="2024-09-12T09:53:00Z" w16du:dateUtc="2024-09-11T23:53:00Z">
        <w:r w:rsidRPr="00740349">
          <w:tab/>
          <w:t>(</w:t>
        </w:r>
        <w:r w:rsidR="00DB72B8" w:rsidRPr="00740349">
          <w:t>b</w:t>
        </w:r>
        <w:r w:rsidRPr="00740349">
          <w:t>)</w:t>
        </w:r>
        <w:r w:rsidRPr="00740349">
          <w:tab/>
        </w:r>
        <w:r w:rsidR="00700160" w:rsidRPr="00740349">
          <w:t>subclause 1</w:t>
        </w:r>
        <w:r w:rsidR="00CD4CD9" w:rsidRPr="00740349">
          <w:t>7</w:t>
        </w:r>
        <w:r w:rsidRPr="00740349">
          <w:t>(</w:t>
        </w:r>
        <w:r w:rsidR="00DA2949" w:rsidRPr="00740349">
          <w:t>4</w:t>
        </w:r>
        <w:r w:rsidRPr="00740349">
          <w:t>) (give information to the ACMA);</w:t>
        </w:r>
      </w:ins>
    </w:p>
    <w:p w14:paraId="27B17E3D" w14:textId="77777777" w:rsidR="008E5CF3" w:rsidRPr="00740349" w:rsidRDefault="008E5CF3" w:rsidP="00740349">
      <w:pPr>
        <w:pStyle w:val="paragraph"/>
        <w:rPr>
          <w:ins w:id="2433" w:author="Author" w:date="2024-09-12T09:53:00Z" w16du:dateUtc="2024-09-11T23:53:00Z"/>
        </w:rPr>
      </w:pPr>
      <w:ins w:id="2434" w:author="Author" w:date="2024-09-12T09:53:00Z" w16du:dateUtc="2024-09-11T23:53:00Z">
        <w:r w:rsidRPr="00740349">
          <w:tab/>
          <w:t>(</w:t>
        </w:r>
        <w:r w:rsidR="00DB72B8" w:rsidRPr="00740349">
          <w:t>c</w:t>
        </w:r>
        <w:r w:rsidRPr="00740349">
          <w:t>)</w:t>
        </w:r>
        <w:r w:rsidRPr="00740349">
          <w:tab/>
        </w:r>
        <w:r w:rsidR="00700160" w:rsidRPr="00740349">
          <w:t>subclause 1</w:t>
        </w:r>
        <w:r w:rsidR="00CD4CD9" w:rsidRPr="00740349">
          <w:t>8</w:t>
        </w:r>
        <w:r w:rsidRPr="00740349">
          <w:t>(3) (remedial directions—</w:t>
        </w:r>
        <w:r w:rsidR="00791A70" w:rsidRPr="00740349">
          <w:t xml:space="preserve">publication of </w:t>
        </w:r>
        <w:r w:rsidRPr="00740349">
          <w:t>information);</w:t>
        </w:r>
      </w:ins>
    </w:p>
    <w:p w14:paraId="5F44BD67" w14:textId="77777777" w:rsidR="00170FD8" w:rsidRPr="00740349" w:rsidRDefault="00170FD8" w:rsidP="00740349">
      <w:pPr>
        <w:pStyle w:val="paragraph"/>
        <w:rPr>
          <w:ins w:id="2435" w:author="Author" w:date="2024-09-12T09:53:00Z" w16du:dateUtc="2024-09-11T23:53:00Z"/>
        </w:rPr>
      </w:pPr>
      <w:ins w:id="2436" w:author="Author" w:date="2024-09-12T09:53:00Z" w16du:dateUtc="2024-09-11T23:53:00Z">
        <w:r w:rsidRPr="00740349">
          <w:tab/>
          <w:t>(d)</w:t>
        </w:r>
        <w:r w:rsidRPr="00740349">
          <w:tab/>
        </w:r>
        <w:r w:rsidR="00700160" w:rsidRPr="00740349">
          <w:t>subclause 2</w:t>
        </w:r>
        <w:r w:rsidR="00CD4CD9" w:rsidRPr="00740349">
          <w:t>0</w:t>
        </w:r>
        <w:r w:rsidRPr="00740349">
          <w:t>(1) (compliance with digital platform rules regarding risk management);</w:t>
        </w:r>
      </w:ins>
    </w:p>
    <w:p w14:paraId="6B23110D" w14:textId="77777777" w:rsidR="00170FD8" w:rsidRPr="00740349" w:rsidRDefault="00170FD8" w:rsidP="00740349">
      <w:pPr>
        <w:pStyle w:val="paragraph"/>
        <w:rPr>
          <w:ins w:id="2437" w:author="Author" w:date="2024-09-12T09:53:00Z" w16du:dateUtc="2024-09-11T23:53:00Z"/>
        </w:rPr>
      </w:pPr>
      <w:ins w:id="2438" w:author="Author" w:date="2024-09-12T09:53:00Z" w16du:dateUtc="2024-09-11T23:53:00Z">
        <w:r w:rsidRPr="00740349">
          <w:tab/>
          <w:t>(e)</w:t>
        </w:r>
        <w:r w:rsidRPr="00740349">
          <w:tab/>
        </w:r>
        <w:r w:rsidR="00700160" w:rsidRPr="00740349">
          <w:t>subclause 2</w:t>
        </w:r>
        <w:r w:rsidR="00CD4CD9" w:rsidRPr="00740349">
          <w:t>1</w:t>
        </w:r>
        <w:r w:rsidRPr="00740349">
          <w:t>(3) (remedial directions—risk management);</w:t>
        </w:r>
      </w:ins>
    </w:p>
    <w:p w14:paraId="3B520A7F" w14:textId="77777777" w:rsidR="00A2424B" w:rsidRPr="00740349" w:rsidRDefault="00A2424B" w:rsidP="00740349">
      <w:pPr>
        <w:pStyle w:val="paragraph"/>
        <w:rPr>
          <w:ins w:id="2439" w:author="Author" w:date="2024-09-12T09:53:00Z" w16du:dateUtc="2024-09-11T23:53:00Z"/>
        </w:rPr>
      </w:pPr>
      <w:ins w:id="2440" w:author="Author" w:date="2024-09-12T09:53:00Z" w16du:dateUtc="2024-09-11T23:53:00Z">
        <w:r w:rsidRPr="00740349">
          <w:tab/>
          <w:t>(</w:t>
        </w:r>
        <w:r w:rsidR="00C26CC7" w:rsidRPr="00740349">
          <w:t>f</w:t>
        </w:r>
        <w:r w:rsidRPr="00740349">
          <w:t>)</w:t>
        </w:r>
        <w:r w:rsidRPr="00740349">
          <w:tab/>
        </w:r>
        <w:r w:rsidR="00700160" w:rsidRPr="00740349">
          <w:t>subclause 2</w:t>
        </w:r>
        <w:r w:rsidR="00CD4CD9" w:rsidRPr="00740349">
          <w:t>6</w:t>
        </w:r>
        <w:r w:rsidRPr="00740349">
          <w:t>(1) (compliance with digital platform rules regarding complaints and dispute handling);</w:t>
        </w:r>
      </w:ins>
    </w:p>
    <w:p w14:paraId="55697DD5" w14:textId="77777777" w:rsidR="00A2424B" w:rsidRPr="00740349" w:rsidRDefault="00A2424B" w:rsidP="00740349">
      <w:pPr>
        <w:pStyle w:val="paragraph"/>
        <w:rPr>
          <w:ins w:id="2441" w:author="Author" w:date="2024-09-12T09:53:00Z" w16du:dateUtc="2024-09-11T23:53:00Z"/>
        </w:rPr>
      </w:pPr>
      <w:ins w:id="2442" w:author="Author" w:date="2024-09-12T09:53:00Z" w16du:dateUtc="2024-09-11T23:53:00Z">
        <w:r w:rsidRPr="00740349">
          <w:tab/>
          <w:t>(</w:t>
        </w:r>
        <w:r w:rsidR="00C26CC7" w:rsidRPr="00740349">
          <w:t>g</w:t>
        </w:r>
        <w:r w:rsidRPr="00740349">
          <w:t>)</w:t>
        </w:r>
        <w:r w:rsidRPr="00740349">
          <w:tab/>
        </w:r>
        <w:r w:rsidR="00700160" w:rsidRPr="00740349">
          <w:t>subclause 2</w:t>
        </w:r>
        <w:r w:rsidR="00CD4CD9" w:rsidRPr="00740349">
          <w:t>7</w:t>
        </w:r>
        <w:r w:rsidR="00940691" w:rsidRPr="00740349">
          <w:t>(3) (remedial directions—complaints and dispute handling);</w:t>
        </w:r>
      </w:ins>
    </w:p>
    <w:p w14:paraId="4B0D2A19" w14:textId="77777777" w:rsidR="006A56FD" w:rsidRPr="00740349" w:rsidRDefault="006A56FD" w:rsidP="00740349">
      <w:pPr>
        <w:pStyle w:val="paragraph"/>
        <w:rPr>
          <w:ins w:id="2443" w:author="Author" w:date="2024-09-12T09:53:00Z" w16du:dateUtc="2024-09-11T23:53:00Z"/>
        </w:rPr>
      </w:pPr>
      <w:ins w:id="2444" w:author="Author" w:date="2024-09-12T09:53:00Z" w16du:dateUtc="2024-09-11T23:53:00Z">
        <w:r w:rsidRPr="00740349">
          <w:tab/>
          <w:t>(</w:t>
        </w:r>
        <w:r w:rsidR="00C26CC7" w:rsidRPr="00740349">
          <w:t>h</w:t>
        </w:r>
        <w:r w:rsidRPr="00740349">
          <w:t>)</w:t>
        </w:r>
        <w:r w:rsidRPr="00740349">
          <w:tab/>
        </w:r>
        <w:r w:rsidR="00700160" w:rsidRPr="00740349">
          <w:t>subclause 3</w:t>
        </w:r>
        <w:r w:rsidR="00CD4CD9" w:rsidRPr="00740349">
          <w:t>1</w:t>
        </w:r>
        <w:r w:rsidRPr="00740349">
          <w:t>(1)</w:t>
        </w:r>
        <w:r w:rsidR="001F5C59" w:rsidRPr="00740349">
          <w:t xml:space="preserve"> (compliance with digital platform rules regarding records and reports)</w:t>
        </w:r>
        <w:r w:rsidRPr="00740349">
          <w:t>;</w:t>
        </w:r>
      </w:ins>
    </w:p>
    <w:p w14:paraId="5314D321" w14:textId="77777777" w:rsidR="00567757" w:rsidRPr="00740349" w:rsidRDefault="00567757" w:rsidP="00740349">
      <w:pPr>
        <w:pStyle w:val="paragraph"/>
        <w:rPr>
          <w:ins w:id="2445" w:author="Author" w:date="2024-09-12T09:53:00Z" w16du:dateUtc="2024-09-11T23:53:00Z"/>
        </w:rPr>
      </w:pPr>
      <w:ins w:id="2446" w:author="Author" w:date="2024-09-12T09:53:00Z" w16du:dateUtc="2024-09-11T23:53:00Z">
        <w:r w:rsidRPr="00740349">
          <w:tab/>
          <w:t>(</w:t>
        </w:r>
        <w:r w:rsidR="00C26CC7" w:rsidRPr="00740349">
          <w:t>i</w:t>
        </w:r>
        <w:r w:rsidRPr="00740349">
          <w:t>)</w:t>
        </w:r>
        <w:r w:rsidRPr="00740349">
          <w:tab/>
        </w:r>
        <w:r w:rsidR="00700160" w:rsidRPr="00740349">
          <w:t>subclause 3</w:t>
        </w:r>
        <w:r w:rsidR="00CD4CD9" w:rsidRPr="00740349">
          <w:t>2</w:t>
        </w:r>
        <w:r w:rsidRPr="00740349">
          <w:t>(3)</w:t>
        </w:r>
        <w:r w:rsidR="00825D82" w:rsidRPr="00740349">
          <w:t xml:space="preserve"> (remedial directions—records and reports)</w:t>
        </w:r>
        <w:r w:rsidRPr="00740349">
          <w:t>;</w:t>
        </w:r>
      </w:ins>
    </w:p>
    <w:p w14:paraId="60F46EDB" w14:textId="77777777" w:rsidR="00B353EC" w:rsidRPr="00740349" w:rsidRDefault="00B353EC" w:rsidP="00740349">
      <w:pPr>
        <w:pStyle w:val="paragraph"/>
        <w:rPr>
          <w:ins w:id="2447" w:author="Author" w:date="2024-09-12T09:53:00Z" w16du:dateUtc="2024-09-11T23:53:00Z"/>
        </w:rPr>
      </w:pPr>
      <w:ins w:id="2448" w:author="Author" w:date="2024-09-12T09:53:00Z" w16du:dateUtc="2024-09-11T23:53:00Z">
        <w:r w:rsidRPr="00740349">
          <w:tab/>
          <w:t>(</w:t>
        </w:r>
        <w:r w:rsidR="00C26CC7" w:rsidRPr="00740349">
          <w:t>j</w:t>
        </w:r>
        <w:r w:rsidRPr="00740349">
          <w:t>)</w:t>
        </w:r>
        <w:r w:rsidRPr="00740349">
          <w:tab/>
        </w:r>
        <w:r w:rsidR="00700160" w:rsidRPr="00740349">
          <w:t>subclause 3</w:t>
        </w:r>
        <w:r w:rsidR="00CD4CD9" w:rsidRPr="00740349">
          <w:t>3</w:t>
        </w:r>
        <w:r w:rsidRPr="00740349">
          <w:t>(4)</w:t>
        </w:r>
        <w:r w:rsidR="00117F93" w:rsidRPr="00740349">
          <w:t xml:space="preserve"> (information and documents from digital communications platform providers)</w:t>
        </w:r>
        <w:r w:rsidRPr="00740349">
          <w:t>;</w:t>
        </w:r>
      </w:ins>
    </w:p>
    <w:p w14:paraId="1C4DA78B" w14:textId="77777777" w:rsidR="006A56FD" w:rsidRPr="00740349" w:rsidRDefault="008A1F16" w:rsidP="00740349">
      <w:pPr>
        <w:pStyle w:val="paragraph"/>
        <w:rPr>
          <w:ins w:id="2449" w:author="Author" w:date="2024-09-12T09:53:00Z" w16du:dateUtc="2024-09-11T23:53:00Z"/>
        </w:rPr>
      </w:pPr>
      <w:ins w:id="2450" w:author="Author" w:date="2024-09-12T09:53:00Z" w16du:dateUtc="2024-09-11T23:53:00Z">
        <w:r w:rsidRPr="00740349">
          <w:tab/>
          <w:t>(</w:t>
        </w:r>
        <w:r w:rsidR="00C26CC7" w:rsidRPr="00740349">
          <w:t>k</w:t>
        </w:r>
        <w:r w:rsidRPr="00740349">
          <w:t>)</w:t>
        </w:r>
        <w:r w:rsidRPr="00740349">
          <w:tab/>
        </w:r>
        <w:r w:rsidR="00700160" w:rsidRPr="00740349">
          <w:t>subclause 3</w:t>
        </w:r>
        <w:r w:rsidR="00CD4CD9" w:rsidRPr="00740349">
          <w:t>4</w:t>
        </w:r>
        <w:r w:rsidRPr="00740349">
          <w:t>(5)</w:t>
        </w:r>
        <w:r w:rsidR="00117F93" w:rsidRPr="00740349">
          <w:t xml:space="preserve"> (information and documents from other persons)</w:t>
        </w:r>
        <w:r w:rsidR="00BB5948" w:rsidRPr="00740349">
          <w:t>.</w:t>
        </w:r>
      </w:ins>
    </w:p>
    <w:p w14:paraId="6A214D1F" w14:textId="77777777" w:rsidR="00ED3CDD" w:rsidRPr="00740349" w:rsidRDefault="00CD4CD9" w:rsidP="00740349">
      <w:pPr>
        <w:pStyle w:val="ActHead5"/>
        <w:rPr>
          <w:ins w:id="2451" w:author="Author" w:date="2024-09-12T09:53:00Z" w16du:dateUtc="2024-09-11T23:53:00Z"/>
        </w:rPr>
      </w:pPr>
      <w:bookmarkStart w:id="2452" w:name="_Toc176247084"/>
      <w:ins w:id="2453" w:author="Author" w:date="2024-09-12T09:53:00Z" w16du:dateUtc="2024-09-11T23:53:00Z">
        <w:r w:rsidRPr="009C0505">
          <w:rPr>
            <w:rStyle w:val="CharSectno"/>
          </w:rPr>
          <w:t>73</w:t>
        </w:r>
        <w:r w:rsidR="00054BAE" w:rsidRPr="00740349">
          <w:t xml:space="preserve">  Designated infringement provisions</w:t>
        </w:r>
        <w:bookmarkEnd w:id="2452"/>
      </w:ins>
    </w:p>
    <w:p w14:paraId="1A987EFF" w14:textId="77777777" w:rsidR="00054BAE" w:rsidRPr="00740349" w:rsidRDefault="00054BAE" w:rsidP="00740349">
      <w:pPr>
        <w:pStyle w:val="subsection"/>
        <w:rPr>
          <w:ins w:id="2454" w:author="Author" w:date="2024-09-12T09:53:00Z" w16du:dateUtc="2024-09-11T23:53:00Z"/>
        </w:rPr>
      </w:pPr>
      <w:ins w:id="2455" w:author="Author" w:date="2024-09-12T09:53:00Z" w16du:dateUtc="2024-09-11T23:53:00Z">
        <w:r w:rsidRPr="00740349">
          <w:tab/>
        </w:r>
        <w:r w:rsidRPr="00740349">
          <w:tab/>
          <w:t>The following provisions are designated infringement notice provisions:</w:t>
        </w:r>
      </w:ins>
    </w:p>
    <w:p w14:paraId="674CC338" w14:textId="77777777" w:rsidR="00A2424B" w:rsidRPr="00740349" w:rsidRDefault="00A2424B" w:rsidP="00740349">
      <w:pPr>
        <w:pStyle w:val="paragraph"/>
        <w:rPr>
          <w:ins w:id="2456" w:author="Author" w:date="2024-09-12T09:53:00Z" w16du:dateUtc="2024-09-11T23:53:00Z"/>
        </w:rPr>
      </w:pPr>
      <w:ins w:id="2457" w:author="Author" w:date="2024-09-12T09:53:00Z" w16du:dateUtc="2024-09-11T23:53:00Z">
        <w:r w:rsidRPr="00740349">
          <w:tab/>
          <w:t>(a)</w:t>
        </w:r>
        <w:r w:rsidRPr="00740349">
          <w:tab/>
        </w:r>
        <w:r w:rsidR="00700160" w:rsidRPr="00740349">
          <w:t>subclause 1</w:t>
        </w:r>
        <w:r w:rsidR="00CD4CD9" w:rsidRPr="00740349">
          <w:t>7</w:t>
        </w:r>
        <w:r w:rsidRPr="00740349">
          <w:t>(1) (publish information);</w:t>
        </w:r>
      </w:ins>
    </w:p>
    <w:p w14:paraId="06EA193C" w14:textId="77777777" w:rsidR="00A2424B" w:rsidRPr="00740349" w:rsidRDefault="00A2424B" w:rsidP="00740349">
      <w:pPr>
        <w:pStyle w:val="paragraph"/>
        <w:rPr>
          <w:ins w:id="2458" w:author="Author" w:date="2024-09-12T09:53:00Z" w16du:dateUtc="2024-09-11T23:53:00Z"/>
        </w:rPr>
      </w:pPr>
      <w:ins w:id="2459" w:author="Author" w:date="2024-09-12T09:53:00Z" w16du:dateUtc="2024-09-11T23:53:00Z">
        <w:r w:rsidRPr="00740349">
          <w:lastRenderedPageBreak/>
          <w:tab/>
          <w:t>(b)</w:t>
        </w:r>
        <w:r w:rsidRPr="00740349">
          <w:tab/>
        </w:r>
        <w:r w:rsidR="00700160" w:rsidRPr="00740349">
          <w:t>subclause 1</w:t>
        </w:r>
        <w:r w:rsidR="00CD4CD9" w:rsidRPr="00740349">
          <w:t>7</w:t>
        </w:r>
        <w:r w:rsidRPr="00740349">
          <w:t>(</w:t>
        </w:r>
        <w:r w:rsidR="00DA2949" w:rsidRPr="00740349">
          <w:t>4</w:t>
        </w:r>
        <w:r w:rsidRPr="00740349">
          <w:t>) (give information to the ACMA);</w:t>
        </w:r>
      </w:ins>
    </w:p>
    <w:p w14:paraId="5DD6B6C3" w14:textId="77777777" w:rsidR="0039326A" w:rsidRPr="00740349" w:rsidRDefault="0039326A" w:rsidP="00740349">
      <w:pPr>
        <w:pStyle w:val="paragraph"/>
        <w:rPr>
          <w:ins w:id="2460" w:author="Author" w:date="2024-09-12T09:53:00Z" w16du:dateUtc="2024-09-11T23:53:00Z"/>
        </w:rPr>
      </w:pPr>
      <w:ins w:id="2461" w:author="Author" w:date="2024-09-12T09:53:00Z" w16du:dateUtc="2024-09-11T23:53:00Z">
        <w:r w:rsidRPr="00740349">
          <w:tab/>
          <w:t>(c)</w:t>
        </w:r>
        <w:r w:rsidRPr="00740349">
          <w:tab/>
        </w:r>
        <w:r w:rsidR="00700160" w:rsidRPr="00740349">
          <w:t>subclause 2</w:t>
        </w:r>
        <w:r w:rsidR="00CD4CD9" w:rsidRPr="00740349">
          <w:t>0</w:t>
        </w:r>
        <w:r w:rsidRPr="00740349">
          <w:t>(1) (compliance with digital platform rules regarding risk management);</w:t>
        </w:r>
      </w:ins>
    </w:p>
    <w:p w14:paraId="112E37E0" w14:textId="77777777" w:rsidR="0039326A" w:rsidRPr="00740349" w:rsidRDefault="0039326A" w:rsidP="00740349">
      <w:pPr>
        <w:pStyle w:val="paragraph"/>
        <w:rPr>
          <w:ins w:id="2462" w:author="Author" w:date="2024-09-12T09:53:00Z" w16du:dateUtc="2024-09-11T23:53:00Z"/>
        </w:rPr>
      </w:pPr>
      <w:ins w:id="2463" w:author="Author" w:date="2024-09-12T09:53:00Z" w16du:dateUtc="2024-09-11T23:53:00Z">
        <w:r w:rsidRPr="00740349">
          <w:tab/>
          <w:t>(d)</w:t>
        </w:r>
        <w:r w:rsidRPr="00740349">
          <w:tab/>
        </w:r>
        <w:r w:rsidR="00700160" w:rsidRPr="00740349">
          <w:t>subclause 2</w:t>
        </w:r>
        <w:r w:rsidR="00CD4CD9" w:rsidRPr="00740349">
          <w:t>3</w:t>
        </w:r>
        <w:r w:rsidRPr="00740349">
          <w:t>(1) (compliance with digital platform rules regarding media literacy plan);</w:t>
        </w:r>
      </w:ins>
    </w:p>
    <w:p w14:paraId="35224878" w14:textId="77777777" w:rsidR="00A2424B" w:rsidRPr="00740349" w:rsidRDefault="00A2424B" w:rsidP="00740349">
      <w:pPr>
        <w:pStyle w:val="paragraph"/>
        <w:rPr>
          <w:ins w:id="2464" w:author="Author" w:date="2024-09-12T09:53:00Z" w16du:dateUtc="2024-09-11T23:53:00Z"/>
        </w:rPr>
      </w:pPr>
      <w:ins w:id="2465" w:author="Author" w:date="2024-09-12T09:53:00Z" w16du:dateUtc="2024-09-11T23:53:00Z">
        <w:r w:rsidRPr="00740349">
          <w:tab/>
          <w:t>(</w:t>
        </w:r>
        <w:r w:rsidR="0039326A" w:rsidRPr="00740349">
          <w:t>e</w:t>
        </w:r>
        <w:r w:rsidRPr="00740349">
          <w:t>)</w:t>
        </w:r>
        <w:r w:rsidRPr="00740349">
          <w:tab/>
        </w:r>
        <w:r w:rsidR="00700160" w:rsidRPr="00740349">
          <w:t>subclause 2</w:t>
        </w:r>
        <w:r w:rsidR="00CD4CD9" w:rsidRPr="00740349">
          <w:t>6</w:t>
        </w:r>
        <w:r w:rsidRPr="00740349">
          <w:t>(1) (compliance with digital platform rules regarding complaints and dispute handling);</w:t>
        </w:r>
      </w:ins>
    </w:p>
    <w:p w14:paraId="7F42F0FE" w14:textId="77777777" w:rsidR="00054BAE" w:rsidRPr="00740349" w:rsidRDefault="00054BAE" w:rsidP="00740349">
      <w:pPr>
        <w:pStyle w:val="paragraph"/>
        <w:rPr>
          <w:ins w:id="2466" w:author="Author" w:date="2024-09-12T09:53:00Z" w16du:dateUtc="2024-09-11T23:53:00Z"/>
        </w:rPr>
      </w:pPr>
      <w:ins w:id="2467" w:author="Author" w:date="2024-09-12T09:53:00Z" w16du:dateUtc="2024-09-11T23:53:00Z">
        <w:r w:rsidRPr="00740349">
          <w:tab/>
          <w:t>(</w:t>
        </w:r>
        <w:r w:rsidR="0061336B" w:rsidRPr="00740349">
          <w:t>f</w:t>
        </w:r>
        <w:r w:rsidRPr="00740349">
          <w:t>)</w:t>
        </w:r>
        <w:r w:rsidRPr="00740349">
          <w:tab/>
        </w:r>
        <w:r w:rsidR="00700160" w:rsidRPr="00740349">
          <w:t>subclause 3</w:t>
        </w:r>
        <w:r w:rsidR="00CD4CD9" w:rsidRPr="00740349">
          <w:t>1</w:t>
        </w:r>
        <w:r w:rsidRPr="00740349">
          <w:t>(1)</w:t>
        </w:r>
        <w:r w:rsidR="001F5C59" w:rsidRPr="00740349">
          <w:t xml:space="preserve"> (compliance with digital platform rules regarding records and reports)</w:t>
        </w:r>
        <w:r w:rsidR="006A56FD" w:rsidRPr="00740349">
          <w:t>;</w:t>
        </w:r>
      </w:ins>
    </w:p>
    <w:p w14:paraId="46243277" w14:textId="77777777" w:rsidR="00B353EC" w:rsidRPr="00740349" w:rsidRDefault="00B353EC" w:rsidP="00740349">
      <w:pPr>
        <w:pStyle w:val="paragraph"/>
        <w:rPr>
          <w:ins w:id="2468" w:author="Author" w:date="2024-09-12T09:53:00Z" w16du:dateUtc="2024-09-11T23:53:00Z"/>
        </w:rPr>
      </w:pPr>
      <w:ins w:id="2469" w:author="Author" w:date="2024-09-12T09:53:00Z" w16du:dateUtc="2024-09-11T23:53:00Z">
        <w:r w:rsidRPr="00740349">
          <w:tab/>
          <w:t>(</w:t>
        </w:r>
        <w:r w:rsidR="0061336B" w:rsidRPr="00740349">
          <w:t>g</w:t>
        </w:r>
        <w:r w:rsidRPr="00740349">
          <w:t>)</w:t>
        </w:r>
        <w:r w:rsidRPr="00740349">
          <w:tab/>
        </w:r>
        <w:r w:rsidR="00700160" w:rsidRPr="00740349">
          <w:t>subclause 3</w:t>
        </w:r>
        <w:r w:rsidR="00CD4CD9" w:rsidRPr="00740349">
          <w:t>3</w:t>
        </w:r>
        <w:r w:rsidRPr="00740349">
          <w:t>(4)</w:t>
        </w:r>
        <w:r w:rsidR="00117F93" w:rsidRPr="00740349">
          <w:t xml:space="preserve"> (information and documents from digital communications platform providers)</w:t>
        </w:r>
        <w:r w:rsidRPr="00740349">
          <w:t>;</w:t>
        </w:r>
      </w:ins>
    </w:p>
    <w:p w14:paraId="75B0D22C" w14:textId="77777777" w:rsidR="008A1F16" w:rsidRPr="00740349" w:rsidRDefault="008A1F16" w:rsidP="00740349">
      <w:pPr>
        <w:pStyle w:val="paragraph"/>
        <w:rPr>
          <w:ins w:id="2470" w:author="Author" w:date="2024-09-12T09:53:00Z" w16du:dateUtc="2024-09-11T23:53:00Z"/>
        </w:rPr>
      </w:pPr>
      <w:ins w:id="2471" w:author="Author" w:date="2024-09-12T09:53:00Z" w16du:dateUtc="2024-09-11T23:53:00Z">
        <w:r w:rsidRPr="00740349">
          <w:tab/>
          <w:t>(</w:t>
        </w:r>
        <w:r w:rsidR="0061336B" w:rsidRPr="00740349">
          <w:t>h</w:t>
        </w:r>
        <w:r w:rsidRPr="00740349">
          <w:t>)</w:t>
        </w:r>
        <w:r w:rsidRPr="00740349">
          <w:tab/>
        </w:r>
        <w:r w:rsidR="00700160" w:rsidRPr="00740349">
          <w:t>subclause 3</w:t>
        </w:r>
        <w:r w:rsidR="00CD4CD9" w:rsidRPr="00740349">
          <w:t>4</w:t>
        </w:r>
        <w:r w:rsidRPr="00740349">
          <w:t>(5)</w:t>
        </w:r>
        <w:r w:rsidR="00117F93" w:rsidRPr="00740349">
          <w:t xml:space="preserve"> (information and documents from other persons)</w:t>
        </w:r>
        <w:r w:rsidRPr="00740349">
          <w:t>;</w:t>
        </w:r>
      </w:ins>
    </w:p>
    <w:p w14:paraId="1B7BE51D" w14:textId="77777777" w:rsidR="00AF4F62" w:rsidRPr="00740349" w:rsidRDefault="00AF4F62" w:rsidP="00740349">
      <w:pPr>
        <w:pStyle w:val="paragraph"/>
        <w:rPr>
          <w:ins w:id="2472" w:author="Author" w:date="2024-09-12T09:53:00Z" w16du:dateUtc="2024-09-11T23:53:00Z"/>
        </w:rPr>
      </w:pPr>
      <w:ins w:id="2473" w:author="Author" w:date="2024-09-12T09:53:00Z" w16du:dateUtc="2024-09-11T23:53:00Z">
        <w:r w:rsidRPr="00740349">
          <w:tab/>
          <w:t>(i)</w:t>
        </w:r>
        <w:r w:rsidRPr="00740349">
          <w:tab/>
        </w:r>
        <w:r w:rsidR="00700160" w:rsidRPr="00740349">
          <w:t>subclause 5</w:t>
        </w:r>
        <w:r w:rsidR="00CD4CD9" w:rsidRPr="00740349">
          <w:t>2</w:t>
        </w:r>
        <w:r w:rsidRPr="00740349">
          <w:t>(1) (compliance with misinformation code);</w:t>
        </w:r>
      </w:ins>
    </w:p>
    <w:p w14:paraId="7B113836" w14:textId="77777777" w:rsidR="00976442" w:rsidRPr="00740349" w:rsidRDefault="00976442" w:rsidP="00740349">
      <w:pPr>
        <w:pStyle w:val="paragraph"/>
        <w:rPr>
          <w:ins w:id="2474" w:author="Author" w:date="2024-09-12T09:53:00Z" w16du:dateUtc="2024-09-11T23:53:00Z"/>
        </w:rPr>
      </w:pPr>
      <w:ins w:id="2475" w:author="Author" w:date="2024-09-12T09:53:00Z" w16du:dateUtc="2024-09-11T23:53:00Z">
        <w:r w:rsidRPr="00740349">
          <w:tab/>
          <w:t>(</w:t>
        </w:r>
        <w:r w:rsidR="0061336B" w:rsidRPr="00740349">
          <w:t>j</w:t>
        </w:r>
        <w:r w:rsidRPr="00740349">
          <w:t>)</w:t>
        </w:r>
        <w:r w:rsidRPr="00740349">
          <w:tab/>
        </w:r>
        <w:r w:rsidR="00700160" w:rsidRPr="00740349">
          <w:t>subclause 6</w:t>
        </w:r>
        <w:r w:rsidR="00CD4CD9" w:rsidRPr="00740349">
          <w:t>2</w:t>
        </w:r>
        <w:r w:rsidRPr="00740349">
          <w:t>(1)</w:t>
        </w:r>
        <w:r w:rsidR="00865AD1" w:rsidRPr="00740349">
          <w:t xml:space="preserve"> (compliance with misinformation standard)</w:t>
        </w:r>
        <w:r w:rsidR="007E03B9" w:rsidRPr="00740349">
          <w:t>.</w:t>
        </w:r>
      </w:ins>
    </w:p>
    <w:p w14:paraId="5EA67609" w14:textId="77777777" w:rsidR="006A56FD" w:rsidRPr="00740349" w:rsidRDefault="00CD4CD9" w:rsidP="00740349">
      <w:pPr>
        <w:pStyle w:val="ActHead5"/>
        <w:rPr>
          <w:ins w:id="2476" w:author="Author" w:date="2024-09-12T09:53:00Z" w16du:dateUtc="2024-09-11T23:53:00Z"/>
        </w:rPr>
      </w:pPr>
      <w:bookmarkStart w:id="2477" w:name="_Toc176247085"/>
      <w:ins w:id="2478" w:author="Author" w:date="2024-09-12T09:53:00Z" w16du:dateUtc="2024-09-11T23:53:00Z">
        <w:r w:rsidRPr="009C0505">
          <w:rPr>
            <w:rStyle w:val="CharSectno"/>
          </w:rPr>
          <w:t>74</w:t>
        </w:r>
        <w:r w:rsidR="006A56FD" w:rsidRPr="00740349">
          <w:t xml:space="preserve">  Warnings</w:t>
        </w:r>
        <w:bookmarkEnd w:id="2477"/>
      </w:ins>
    </w:p>
    <w:p w14:paraId="330B3261" w14:textId="77777777" w:rsidR="006A56FD" w:rsidRPr="00740349" w:rsidRDefault="006A56FD" w:rsidP="00740349">
      <w:pPr>
        <w:pStyle w:val="subsection"/>
        <w:rPr>
          <w:ins w:id="2479" w:author="Author" w:date="2024-09-12T09:53:00Z" w16du:dateUtc="2024-09-11T23:53:00Z"/>
        </w:rPr>
      </w:pPr>
      <w:ins w:id="2480" w:author="Author" w:date="2024-09-12T09:53:00Z" w16du:dateUtc="2024-09-11T23:53:00Z">
        <w:r w:rsidRPr="00740349">
          <w:tab/>
          <w:t>(1)</w:t>
        </w:r>
        <w:r w:rsidRPr="00740349">
          <w:tab/>
          <w:t xml:space="preserve">If the ACMA is satisfied that a </w:t>
        </w:r>
        <w:r w:rsidR="008A1F16" w:rsidRPr="00740349">
          <w:t xml:space="preserve">person </w:t>
        </w:r>
        <w:r w:rsidRPr="00740349">
          <w:t xml:space="preserve">has contravened any of the following provisions, the ACMA may issue a formal warning to the </w:t>
        </w:r>
        <w:r w:rsidR="008A1F16" w:rsidRPr="00740349">
          <w:t>person</w:t>
        </w:r>
        <w:r w:rsidRPr="00740349">
          <w:t>:</w:t>
        </w:r>
      </w:ins>
    </w:p>
    <w:p w14:paraId="4F98776C" w14:textId="77777777" w:rsidR="00A2424B" w:rsidRPr="00740349" w:rsidRDefault="00A2424B" w:rsidP="00740349">
      <w:pPr>
        <w:pStyle w:val="paragraph"/>
        <w:rPr>
          <w:ins w:id="2481" w:author="Author" w:date="2024-09-12T09:53:00Z" w16du:dateUtc="2024-09-11T23:53:00Z"/>
        </w:rPr>
      </w:pPr>
      <w:ins w:id="2482" w:author="Author" w:date="2024-09-12T09:53:00Z" w16du:dateUtc="2024-09-11T23:53:00Z">
        <w:r w:rsidRPr="00740349">
          <w:tab/>
          <w:t>(a)</w:t>
        </w:r>
        <w:r w:rsidRPr="00740349">
          <w:tab/>
        </w:r>
        <w:r w:rsidR="00700160" w:rsidRPr="00740349">
          <w:t>subclause 1</w:t>
        </w:r>
        <w:r w:rsidR="00CD4CD9" w:rsidRPr="00740349">
          <w:t>7</w:t>
        </w:r>
        <w:r w:rsidRPr="00740349">
          <w:t>(1) (publish information);</w:t>
        </w:r>
      </w:ins>
    </w:p>
    <w:p w14:paraId="272A4F51" w14:textId="77777777" w:rsidR="00A2424B" w:rsidRPr="00740349" w:rsidRDefault="00A2424B" w:rsidP="00740349">
      <w:pPr>
        <w:pStyle w:val="paragraph"/>
        <w:rPr>
          <w:ins w:id="2483" w:author="Author" w:date="2024-09-12T09:53:00Z" w16du:dateUtc="2024-09-11T23:53:00Z"/>
        </w:rPr>
      </w:pPr>
      <w:ins w:id="2484" w:author="Author" w:date="2024-09-12T09:53:00Z" w16du:dateUtc="2024-09-11T23:53:00Z">
        <w:r w:rsidRPr="00740349">
          <w:tab/>
          <w:t>(b)</w:t>
        </w:r>
        <w:r w:rsidRPr="00740349">
          <w:tab/>
        </w:r>
        <w:r w:rsidR="00700160" w:rsidRPr="00740349">
          <w:t>subclause 1</w:t>
        </w:r>
        <w:r w:rsidR="00CD4CD9" w:rsidRPr="00740349">
          <w:t>7</w:t>
        </w:r>
        <w:r w:rsidRPr="00740349">
          <w:t>(</w:t>
        </w:r>
        <w:r w:rsidR="00DA2949" w:rsidRPr="00740349">
          <w:t>4</w:t>
        </w:r>
        <w:r w:rsidRPr="00740349">
          <w:t>) (give information to the ACMA);</w:t>
        </w:r>
      </w:ins>
    </w:p>
    <w:p w14:paraId="1D318B2E" w14:textId="77777777" w:rsidR="00EF351C" w:rsidRPr="00740349" w:rsidRDefault="00EF351C" w:rsidP="00740349">
      <w:pPr>
        <w:pStyle w:val="paragraph"/>
        <w:rPr>
          <w:ins w:id="2485" w:author="Author" w:date="2024-09-12T09:53:00Z" w16du:dateUtc="2024-09-11T23:53:00Z"/>
        </w:rPr>
      </w:pPr>
      <w:ins w:id="2486" w:author="Author" w:date="2024-09-12T09:53:00Z" w16du:dateUtc="2024-09-11T23:53:00Z">
        <w:r w:rsidRPr="00740349">
          <w:tab/>
          <w:t>(c)</w:t>
        </w:r>
        <w:r w:rsidRPr="00740349">
          <w:tab/>
        </w:r>
        <w:r w:rsidR="00700160" w:rsidRPr="00740349">
          <w:t>subclause 2</w:t>
        </w:r>
        <w:r w:rsidR="00CD4CD9" w:rsidRPr="00740349">
          <w:t>0</w:t>
        </w:r>
        <w:r w:rsidRPr="00740349">
          <w:t>(1) (compliance with digital platform rules regarding risk management);</w:t>
        </w:r>
      </w:ins>
    </w:p>
    <w:p w14:paraId="10B51265" w14:textId="77777777" w:rsidR="00EF351C" w:rsidRPr="00740349" w:rsidRDefault="00EF351C" w:rsidP="00740349">
      <w:pPr>
        <w:pStyle w:val="paragraph"/>
        <w:rPr>
          <w:ins w:id="2487" w:author="Author" w:date="2024-09-12T09:53:00Z" w16du:dateUtc="2024-09-11T23:53:00Z"/>
        </w:rPr>
      </w:pPr>
      <w:ins w:id="2488" w:author="Author" w:date="2024-09-12T09:53:00Z" w16du:dateUtc="2024-09-11T23:53:00Z">
        <w:r w:rsidRPr="00740349">
          <w:tab/>
          <w:t>(d)</w:t>
        </w:r>
        <w:r w:rsidRPr="00740349">
          <w:tab/>
        </w:r>
        <w:r w:rsidR="00700160" w:rsidRPr="00740349">
          <w:t>subclause 2</w:t>
        </w:r>
        <w:r w:rsidR="00CD4CD9" w:rsidRPr="00740349">
          <w:t>3</w:t>
        </w:r>
        <w:r w:rsidRPr="00740349">
          <w:t>(1) (compliance with digital platform rules regarding media literacy plan);</w:t>
        </w:r>
      </w:ins>
    </w:p>
    <w:p w14:paraId="0D8F6664" w14:textId="77777777" w:rsidR="00A2424B" w:rsidRPr="00740349" w:rsidRDefault="00A2424B" w:rsidP="00740349">
      <w:pPr>
        <w:pStyle w:val="paragraph"/>
        <w:rPr>
          <w:ins w:id="2489" w:author="Author" w:date="2024-09-12T09:53:00Z" w16du:dateUtc="2024-09-11T23:53:00Z"/>
        </w:rPr>
      </w:pPr>
      <w:ins w:id="2490" w:author="Author" w:date="2024-09-12T09:53:00Z" w16du:dateUtc="2024-09-11T23:53:00Z">
        <w:r w:rsidRPr="00740349">
          <w:tab/>
          <w:t>(</w:t>
        </w:r>
        <w:r w:rsidR="00EF351C" w:rsidRPr="00740349">
          <w:t>e</w:t>
        </w:r>
        <w:r w:rsidRPr="00740349">
          <w:t>)</w:t>
        </w:r>
        <w:r w:rsidRPr="00740349">
          <w:tab/>
        </w:r>
        <w:r w:rsidR="00700160" w:rsidRPr="00740349">
          <w:t>subclause 2</w:t>
        </w:r>
        <w:r w:rsidR="00CD4CD9" w:rsidRPr="00740349">
          <w:t>6</w:t>
        </w:r>
        <w:r w:rsidRPr="00740349">
          <w:t>(1) (compliance with digital platform rules regarding complaints and dispute handling);</w:t>
        </w:r>
      </w:ins>
    </w:p>
    <w:p w14:paraId="5157B88F" w14:textId="77777777" w:rsidR="00567757" w:rsidRPr="00740349" w:rsidRDefault="00567757" w:rsidP="00740349">
      <w:pPr>
        <w:pStyle w:val="paragraph"/>
        <w:rPr>
          <w:ins w:id="2491" w:author="Author" w:date="2024-09-12T09:53:00Z" w16du:dateUtc="2024-09-11T23:53:00Z"/>
        </w:rPr>
      </w:pPr>
      <w:ins w:id="2492" w:author="Author" w:date="2024-09-12T09:53:00Z" w16du:dateUtc="2024-09-11T23:53:00Z">
        <w:r w:rsidRPr="00740349">
          <w:tab/>
          <w:t>(</w:t>
        </w:r>
        <w:r w:rsidR="0061336B" w:rsidRPr="00740349">
          <w:t>f</w:t>
        </w:r>
        <w:r w:rsidRPr="00740349">
          <w:t>)</w:t>
        </w:r>
        <w:r w:rsidRPr="00740349">
          <w:tab/>
        </w:r>
        <w:r w:rsidR="00700160" w:rsidRPr="00740349">
          <w:t>subclause 3</w:t>
        </w:r>
        <w:r w:rsidR="00CD4CD9" w:rsidRPr="00740349">
          <w:t>1</w:t>
        </w:r>
        <w:r w:rsidRPr="00740349">
          <w:t>(1)</w:t>
        </w:r>
        <w:r w:rsidR="001F5C59" w:rsidRPr="00740349">
          <w:t xml:space="preserve"> (compliance with digital platform rules regarding records and reports)</w:t>
        </w:r>
        <w:r w:rsidRPr="00740349">
          <w:t>;</w:t>
        </w:r>
      </w:ins>
    </w:p>
    <w:p w14:paraId="2D502290" w14:textId="77777777" w:rsidR="00F81A62" w:rsidRPr="00740349" w:rsidRDefault="00F81A62" w:rsidP="00740349">
      <w:pPr>
        <w:pStyle w:val="paragraph"/>
        <w:rPr>
          <w:ins w:id="2493" w:author="Author" w:date="2024-09-12T09:53:00Z" w16du:dateUtc="2024-09-11T23:53:00Z"/>
        </w:rPr>
      </w:pPr>
      <w:ins w:id="2494" w:author="Author" w:date="2024-09-12T09:53:00Z" w16du:dateUtc="2024-09-11T23:53:00Z">
        <w:r w:rsidRPr="00740349">
          <w:tab/>
          <w:t>(</w:t>
        </w:r>
        <w:r w:rsidR="0061336B" w:rsidRPr="00740349">
          <w:t>g</w:t>
        </w:r>
        <w:r w:rsidRPr="00740349">
          <w:t>)</w:t>
        </w:r>
        <w:r w:rsidRPr="00740349">
          <w:tab/>
        </w:r>
        <w:r w:rsidR="00700160" w:rsidRPr="00740349">
          <w:t>subclause 3</w:t>
        </w:r>
        <w:r w:rsidR="00CD4CD9" w:rsidRPr="00740349">
          <w:t>3</w:t>
        </w:r>
        <w:r w:rsidRPr="00740349">
          <w:t>(4)</w:t>
        </w:r>
        <w:r w:rsidR="00117F93" w:rsidRPr="00740349">
          <w:t xml:space="preserve"> (information and documents from digital communications platform providers)</w:t>
        </w:r>
        <w:r w:rsidRPr="00740349">
          <w:t>;</w:t>
        </w:r>
      </w:ins>
    </w:p>
    <w:p w14:paraId="764AB544" w14:textId="77777777" w:rsidR="008A1F16" w:rsidRPr="00740349" w:rsidRDefault="008A1F16" w:rsidP="00740349">
      <w:pPr>
        <w:pStyle w:val="paragraph"/>
        <w:rPr>
          <w:ins w:id="2495" w:author="Author" w:date="2024-09-12T09:53:00Z" w16du:dateUtc="2024-09-11T23:53:00Z"/>
        </w:rPr>
      </w:pPr>
      <w:ins w:id="2496" w:author="Author" w:date="2024-09-12T09:53:00Z" w16du:dateUtc="2024-09-11T23:53:00Z">
        <w:r w:rsidRPr="00740349">
          <w:tab/>
          <w:t>(</w:t>
        </w:r>
        <w:r w:rsidR="0061336B" w:rsidRPr="00740349">
          <w:t>h</w:t>
        </w:r>
        <w:r w:rsidRPr="00740349">
          <w:t>)</w:t>
        </w:r>
        <w:r w:rsidRPr="00740349">
          <w:tab/>
        </w:r>
        <w:r w:rsidR="00700160" w:rsidRPr="00740349">
          <w:t>subclause 3</w:t>
        </w:r>
        <w:r w:rsidR="00CD4CD9" w:rsidRPr="00740349">
          <w:t>4</w:t>
        </w:r>
        <w:r w:rsidRPr="00740349">
          <w:t>(5)</w:t>
        </w:r>
        <w:r w:rsidR="00117F93" w:rsidRPr="00740349">
          <w:t xml:space="preserve"> (information and documents from other persons)</w:t>
        </w:r>
        <w:r w:rsidRPr="00740349">
          <w:t>;</w:t>
        </w:r>
      </w:ins>
    </w:p>
    <w:p w14:paraId="2B18F26E" w14:textId="77777777" w:rsidR="0078407F" w:rsidRPr="00740349" w:rsidRDefault="0078407F" w:rsidP="00740349">
      <w:pPr>
        <w:pStyle w:val="paragraph"/>
        <w:rPr>
          <w:ins w:id="2497" w:author="Author" w:date="2024-09-12T09:53:00Z" w16du:dateUtc="2024-09-11T23:53:00Z"/>
        </w:rPr>
      </w:pPr>
      <w:ins w:id="2498" w:author="Author" w:date="2024-09-12T09:53:00Z" w16du:dateUtc="2024-09-11T23:53:00Z">
        <w:r w:rsidRPr="00740349">
          <w:tab/>
          <w:t>(i)</w:t>
        </w:r>
        <w:r w:rsidRPr="00740349">
          <w:tab/>
        </w:r>
        <w:r w:rsidR="00700160" w:rsidRPr="00740349">
          <w:t>subclause 5</w:t>
        </w:r>
        <w:r w:rsidR="00CD4CD9" w:rsidRPr="00740349">
          <w:t>2</w:t>
        </w:r>
        <w:r w:rsidRPr="00740349">
          <w:t>(1) (compliance with misinformation code);</w:t>
        </w:r>
      </w:ins>
    </w:p>
    <w:p w14:paraId="77194232" w14:textId="77777777" w:rsidR="00596730" w:rsidRPr="00740349" w:rsidRDefault="00976442" w:rsidP="00740349">
      <w:pPr>
        <w:pStyle w:val="paragraph"/>
        <w:rPr>
          <w:ins w:id="2499" w:author="Author" w:date="2024-09-12T09:53:00Z" w16du:dateUtc="2024-09-11T23:53:00Z"/>
        </w:rPr>
      </w:pPr>
      <w:ins w:id="2500" w:author="Author" w:date="2024-09-12T09:53:00Z" w16du:dateUtc="2024-09-11T23:53:00Z">
        <w:r w:rsidRPr="00740349">
          <w:tab/>
          <w:t>(</w:t>
        </w:r>
        <w:r w:rsidR="0078407F" w:rsidRPr="00740349">
          <w:t>j</w:t>
        </w:r>
        <w:r w:rsidRPr="00740349">
          <w:t>)</w:t>
        </w:r>
        <w:r w:rsidRPr="00740349">
          <w:tab/>
        </w:r>
        <w:r w:rsidR="00700160" w:rsidRPr="00740349">
          <w:t>subclause 6</w:t>
        </w:r>
        <w:r w:rsidR="00CD4CD9" w:rsidRPr="00740349">
          <w:t>2</w:t>
        </w:r>
        <w:r w:rsidRPr="00740349">
          <w:t>(1)</w:t>
        </w:r>
        <w:r w:rsidR="00865AD1" w:rsidRPr="00740349">
          <w:t xml:space="preserve"> (compliance with misinformation standard)</w:t>
        </w:r>
        <w:r w:rsidR="00A90200" w:rsidRPr="00740349">
          <w:t>.</w:t>
        </w:r>
      </w:ins>
    </w:p>
    <w:p w14:paraId="1F0D6902" w14:textId="77777777" w:rsidR="006A56FD" w:rsidRPr="00740349" w:rsidRDefault="006A56FD" w:rsidP="00740349">
      <w:pPr>
        <w:pStyle w:val="subsection"/>
        <w:rPr>
          <w:ins w:id="2501" w:author="Author" w:date="2024-09-12T09:53:00Z" w16du:dateUtc="2024-09-11T23:53:00Z"/>
        </w:rPr>
      </w:pPr>
      <w:ins w:id="2502" w:author="Author" w:date="2024-09-12T09:53:00Z" w16du:dateUtc="2024-09-11T23:53:00Z">
        <w:r w:rsidRPr="00740349">
          <w:lastRenderedPageBreak/>
          <w:tab/>
          <w:t>(</w:t>
        </w:r>
        <w:r w:rsidR="00567757" w:rsidRPr="00740349">
          <w:t>2</w:t>
        </w:r>
        <w:r w:rsidRPr="00740349">
          <w:t>)</w:t>
        </w:r>
        <w:r w:rsidRPr="00740349">
          <w:tab/>
          <w:t xml:space="preserve">For the purposes of this Act and the </w:t>
        </w:r>
        <w:r w:rsidRPr="00740349">
          <w:rPr>
            <w:i/>
          </w:rPr>
          <w:t>Australian Communications and Media Authority Act 2005</w:t>
        </w:r>
        <w:r w:rsidRPr="00740349">
          <w:t xml:space="preserve">, a warning under </w:t>
        </w:r>
        <w:r w:rsidR="00B83758" w:rsidRPr="00740349">
          <w:t>subclause (</w:t>
        </w:r>
        <w:r w:rsidR="00567757" w:rsidRPr="00740349">
          <w:t>1</w:t>
        </w:r>
        <w:r w:rsidRPr="00740349">
          <w:t>) is taken to be a notice under this Schedule.</w:t>
        </w:r>
      </w:ins>
    </w:p>
    <w:p w14:paraId="60823A7B" w14:textId="77777777" w:rsidR="006A56FD" w:rsidRPr="00740349" w:rsidRDefault="00CD4CD9" w:rsidP="00740349">
      <w:pPr>
        <w:pStyle w:val="ActHead5"/>
        <w:rPr>
          <w:ins w:id="2503" w:author="Author" w:date="2024-09-12T09:53:00Z" w16du:dateUtc="2024-09-11T23:53:00Z"/>
        </w:rPr>
      </w:pPr>
      <w:bookmarkStart w:id="2504" w:name="_Toc176247086"/>
      <w:ins w:id="2505" w:author="Author" w:date="2024-09-12T09:53:00Z" w16du:dateUtc="2024-09-11T23:53:00Z">
        <w:r w:rsidRPr="009C0505">
          <w:rPr>
            <w:rStyle w:val="CharSectno"/>
          </w:rPr>
          <w:t>75</w:t>
        </w:r>
        <w:r w:rsidR="00A500BD" w:rsidRPr="00740349">
          <w:t xml:space="preserve">  Remedial directions</w:t>
        </w:r>
        <w:bookmarkEnd w:id="2504"/>
      </w:ins>
    </w:p>
    <w:p w14:paraId="7F0A68D5" w14:textId="77777777" w:rsidR="00A500BD" w:rsidRPr="00740349" w:rsidRDefault="00A500BD" w:rsidP="00740349">
      <w:pPr>
        <w:pStyle w:val="subsection"/>
        <w:rPr>
          <w:ins w:id="2506" w:author="Author" w:date="2024-09-12T09:53:00Z" w16du:dateUtc="2024-09-11T23:53:00Z"/>
        </w:rPr>
      </w:pPr>
      <w:ins w:id="2507" w:author="Author" w:date="2024-09-12T09:53:00Z" w16du:dateUtc="2024-09-11T23:53:00Z">
        <w:r w:rsidRPr="00740349">
          <w:tab/>
          <w:t>(1)</w:t>
        </w:r>
        <w:r w:rsidRPr="00740349">
          <w:tab/>
          <w:t xml:space="preserve">For the purposes of this Act and the </w:t>
        </w:r>
        <w:r w:rsidRPr="00740349">
          <w:rPr>
            <w:i/>
          </w:rPr>
          <w:t>Australian Communications and Media Authority Act 2005</w:t>
        </w:r>
        <w:r w:rsidRPr="00740349">
          <w:t>, a direction under any of the following provisions is taken to be a notice under this Schedule:</w:t>
        </w:r>
      </w:ins>
    </w:p>
    <w:p w14:paraId="4D649FA6" w14:textId="77777777" w:rsidR="00FD43F0" w:rsidRPr="00740349" w:rsidRDefault="00FD43F0" w:rsidP="00740349">
      <w:pPr>
        <w:pStyle w:val="paragraph"/>
        <w:rPr>
          <w:ins w:id="2508" w:author="Author" w:date="2024-09-12T09:53:00Z" w16du:dateUtc="2024-09-11T23:53:00Z"/>
        </w:rPr>
      </w:pPr>
      <w:ins w:id="2509" w:author="Author" w:date="2024-09-12T09:53:00Z" w16du:dateUtc="2024-09-11T23:53:00Z">
        <w:r w:rsidRPr="00740349">
          <w:tab/>
          <w:t>(</w:t>
        </w:r>
        <w:r w:rsidR="004D1B4A" w:rsidRPr="00740349">
          <w:t>a</w:t>
        </w:r>
        <w:r w:rsidRPr="00740349">
          <w:t>)</w:t>
        </w:r>
        <w:r w:rsidRPr="00740349">
          <w:tab/>
        </w:r>
        <w:r w:rsidR="00700160" w:rsidRPr="00740349">
          <w:t>subclause 1</w:t>
        </w:r>
        <w:r w:rsidR="00CD4CD9" w:rsidRPr="00740349">
          <w:t>8</w:t>
        </w:r>
        <w:r w:rsidRPr="00740349">
          <w:t>(</w:t>
        </w:r>
        <w:r w:rsidR="00D74A2B" w:rsidRPr="00740349">
          <w:t>2</w:t>
        </w:r>
        <w:r w:rsidRPr="00740349">
          <w:t>) (remedial directions—</w:t>
        </w:r>
        <w:r w:rsidR="00791A70" w:rsidRPr="00740349">
          <w:t xml:space="preserve">publication of </w:t>
        </w:r>
        <w:r w:rsidRPr="00740349">
          <w:t>information);</w:t>
        </w:r>
      </w:ins>
    </w:p>
    <w:p w14:paraId="284D8F47" w14:textId="77777777" w:rsidR="00EF351C" w:rsidRPr="00740349" w:rsidRDefault="00EF351C" w:rsidP="00740349">
      <w:pPr>
        <w:pStyle w:val="paragraph"/>
        <w:rPr>
          <w:ins w:id="2510" w:author="Author" w:date="2024-09-12T09:53:00Z" w16du:dateUtc="2024-09-11T23:53:00Z"/>
        </w:rPr>
      </w:pPr>
      <w:ins w:id="2511" w:author="Author" w:date="2024-09-12T09:53:00Z" w16du:dateUtc="2024-09-11T23:53:00Z">
        <w:r w:rsidRPr="00740349">
          <w:tab/>
          <w:t>(b)</w:t>
        </w:r>
        <w:r w:rsidRPr="00740349">
          <w:tab/>
        </w:r>
        <w:r w:rsidR="00700160" w:rsidRPr="00740349">
          <w:t>subclause 2</w:t>
        </w:r>
        <w:r w:rsidR="00CD4CD9" w:rsidRPr="00740349">
          <w:t>1</w:t>
        </w:r>
        <w:r w:rsidRPr="00740349">
          <w:t>(</w:t>
        </w:r>
        <w:r w:rsidR="00E36DD8" w:rsidRPr="00740349">
          <w:t>2</w:t>
        </w:r>
        <w:r w:rsidRPr="00740349">
          <w:t>) (remedial directions—risk management);</w:t>
        </w:r>
      </w:ins>
    </w:p>
    <w:p w14:paraId="427E66D1" w14:textId="77777777" w:rsidR="00EF351C" w:rsidRPr="00740349" w:rsidRDefault="00EF351C" w:rsidP="00740349">
      <w:pPr>
        <w:pStyle w:val="paragraph"/>
        <w:rPr>
          <w:ins w:id="2512" w:author="Author" w:date="2024-09-12T09:53:00Z" w16du:dateUtc="2024-09-11T23:53:00Z"/>
        </w:rPr>
      </w:pPr>
      <w:ins w:id="2513" w:author="Author" w:date="2024-09-12T09:53:00Z" w16du:dateUtc="2024-09-11T23:53:00Z">
        <w:r w:rsidRPr="00740349">
          <w:tab/>
          <w:t>(c)</w:t>
        </w:r>
        <w:r w:rsidRPr="00740349">
          <w:tab/>
        </w:r>
        <w:r w:rsidR="00700160" w:rsidRPr="00740349">
          <w:t>subclause 2</w:t>
        </w:r>
        <w:r w:rsidR="00CD4CD9" w:rsidRPr="00740349">
          <w:t>4</w:t>
        </w:r>
        <w:r w:rsidRPr="00740349">
          <w:t>(</w:t>
        </w:r>
        <w:r w:rsidR="00E36DD8" w:rsidRPr="00740349">
          <w:t>2</w:t>
        </w:r>
        <w:r w:rsidRPr="00740349">
          <w:t>) (remedial directions—media literacy plan);</w:t>
        </w:r>
      </w:ins>
    </w:p>
    <w:p w14:paraId="063B3978" w14:textId="77777777" w:rsidR="00940691" w:rsidRPr="00740349" w:rsidRDefault="00940691" w:rsidP="00740349">
      <w:pPr>
        <w:pStyle w:val="paragraph"/>
        <w:rPr>
          <w:ins w:id="2514" w:author="Author" w:date="2024-09-12T09:53:00Z" w16du:dateUtc="2024-09-11T23:53:00Z"/>
        </w:rPr>
      </w:pPr>
      <w:ins w:id="2515" w:author="Author" w:date="2024-09-12T09:53:00Z" w16du:dateUtc="2024-09-11T23:53:00Z">
        <w:r w:rsidRPr="00740349">
          <w:tab/>
          <w:t>(</w:t>
        </w:r>
        <w:r w:rsidR="00EF351C" w:rsidRPr="00740349">
          <w:t>d</w:t>
        </w:r>
        <w:r w:rsidRPr="00740349">
          <w:t>)</w:t>
        </w:r>
        <w:r w:rsidRPr="00740349">
          <w:tab/>
        </w:r>
        <w:r w:rsidR="00700160" w:rsidRPr="00740349">
          <w:t>subclause 2</w:t>
        </w:r>
        <w:r w:rsidR="00CD4CD9" w:rsidRPr="00740349">
          <w:t>7</w:t>
        </w:r>
        <w:r w:rsidRPr="00740349">
          <w:t>(2) (remedial directions—complaints and dispute handling);</w:t>
        </w:r>
      </w:ins>
    </w:p>
    <w:p w14:paraId="29186665" w14:textId="77777777" w:rsidR="00A500BD" w:rsidRPr="00740349" w:rsidRDefault="00A500BD" w:rsidP="00740349">
      <w:pPr>
        <w:pStyle w:val="paragraph"/>
        <w:rPr>
          <w:ins w:id="2516" w:author="Author" w:date="2024-09-12T09:53:00Z" w16du:dateUtc="2024-09-11T23:53:00Z"/>
        </w:rPr>
      </w:pPr>
      <w:ins w:id="2517" w:author="Author" w:date="2024-09-12T09:53:00Z" w16du:dateUtc="2024-09-11T23:53:00Z">
        <w:r w:rsidRPr="00740349">
          <w:tab/>
          <w:t>(</w:t>
        </w:r>
        <w:r w:rsidR="004D1B4A" w:rsidRPr="00740349">
          <w:t>e</w:t>
        </w:r>
        <w:r w:rsidRPr="00740349">
          <w:t>)</w:t>
        </w:r>
        <w:r w:rsidRPr="00740349">
          <w:tab/>
        </w:r>
        <w:r w:rsidR="00700160" w:rsidRPr="00740349">
          <w:t>subclause 3</w:t>
        </w:r>
        <w:r w:rsidR="00CD4CD9" w:rsidRPr="00740349">
          <w:t>2</w:t>
        </w:r>
        <w:r w:rsidRPr="00740349">
          <w:t>(</w:t>
        </w:r>
        <w:r w:rsidR="00B353EC" w:rsidRPr="00740349">
          <w:t>2</w:t>
        </w:r>
        <w:r w:rsidRPr="00740349">
          <w:t>)</w:t>
        </w:r>
        <w:r w:rsidR="00117F93" w:rsidRPr="00740349">
          <w:t xml:space="preserve"> (remedial directions—records and reports)</w:t>
        </w:r>
        <w:r w:rsidRPr="00740349">
          <w:t>;</w:t>
        </w:r>
      </w:ins>
    </w:p>
    <w:p w14:paraId="281CF434" w14:textId="77777777" w:rsidR="00976442" w:rsidRPr="00740349" w:rsidRDefault="00976442" w:rsidP="00740349">
      <w:pPr>
        <w:pStyle w:val="paragraph"/>
        <w:rPr>
          <w:ins w:id="2518" w:author="Author" w:date="2024-09-12T09:53:00Z" w16du:dateUtc="2024-09-11T23:53:00Z"/>
        </w:rPr>
      </w:pPr>
      <w:ins w:id="2519" w:author="Author" w:date="2024-09-12T09:53:00Z" w16du:dateUtc="2024-09-11T23:53:00Z">
        <w:r w:rsidRPr="00740349">
          <w:tab/>
          <w:t>(</w:t>
        </w:r>
        <w:r w:rsidR="004D1B4A" w:rsidRPr="00740349">
          <w:t>f</w:t>
        </w:r>
        <w:r w:rsidRPr="00740349">
          <w:t>)</w:t>
        </w:r>
        <w:r w:rsidRPr="00740349">
          <w:tab/>
        </w:r>
        <w:r w:rsidR="00700160" w:rsidRPr="00740349">
          <w:t>subclause 5</w:t>
        </w:r>
        <w:r w:rsidR="00CD4CD9" w:rsidRPr="00740349">
          <w:t>3</w:t>
        </w:r>
        <w:r w:rsidRPr="00740349">
          <w:t>(</w:t>
        </w:r>
        <w:r w:rsidR="001F5C59" w:rsidRPr="00740349">
          <w:t>2</w:t>
        </w:r>
        <w:r w:rsidRPr="00740349">
          <w:t>)</w:t>
        </w:r>
        <w:r w:rsidR="00865AD1" w:rsidRPr="00740349">
          <w:t xml:space="preserve"> (remedial directions—contravention of misinformation code)</w:t>
        </w:r>
        <w:r w:rsidRPr="00740349">
          <w:t>;</w:t>
        </w:r>
      </w:ins>
    </w:p>
    <w:p w14:paraId="79D13B9D" w14:textId="77777777" w:rsidR="00C92F8E" w:rsidRPr="00740349" w:rsidRDefault="00C92F8E" w:rsidP="00740349">
      <w:pPr>
        <w:pStyle w:val="paragraph"/>
        <w:rPr>
          <w:ins w:id="2520" w:author="Author" w:date="2024-09-12T09:53:00Z" w16du:dateUtc="2024-09-11T23:53:00Z"/>
        </w:rPr>
      </w:pPr>
      <w:ins w:id="2521" w:author="Author" w:date="2024-09-12T09:53:00Z" w16du:dateUtc="2024-09-11T23:53:00Z">
        <w:r w:rsidRPr="00740349">
          <w:tab/>
          <w:t>(</w:t>
        </w:r>
        <w:r w:rsidR="004D1B4A" w:rsidRPr="00740349">
          <w:t>g</w:t>
        </w:r>
        <w:r w:rsidRPr="00740349">
          <w:t>)</w:t>
        </w:r>
        <w:r w:rsidRPr="00740349">
          <w:tab/>
        </w:r>
        <w:r w:rsidR="00700160" w:rsidRPr="00740349">
          <w:t>subclause 6</w:t>
        </w:r>
        <w:r w:rsidR="00CD4CD9" w:rsidRPr="00740349">
          <w:t>3</w:t>
        </w:r>
        <w:r w:rsidRPr="00740349">
          <w:t>(2)</w:t>
        </w:r>
        <w:r w:rsidR="00472A7A" w:rsidRPr="00740349">
          <w:t xml:space="preserve"> (remedial directions—contravention of misinformation standard)</w:t>
        </w:r>
        <w:r w:rsidR="008C70E8" w:rsidRPr="00740349">
          <w:t>.</w:t>
        </w:r>
      </w:ins>
    </w:p>
    <w:p w14:paraId="6AE8F63C" w14:textId="77777777" w:rsidR="00A500BD" w:rsidRPr="00740349" w:rsidRDefault="00A500BD" w:rsidP="00740349">
      <w:pPr>
        <w:pStyle w:val="subsection"/>
        <w:rPr>
          <w:ins w:id="2522" w:author="Author" w:date="2024-09-12T09:53:00Z" w16du:dateUtc="2024-09-11T23:53:00Z"/>
        </w:rPr>
      </w:pPr>
      <w:ins w:id="2523" w:author="Author" w:date="2024-09-12T09:53:00Z" w16du:dateUtc="2024-09-11T23:53:00Z">
        <w:r w:rsidRPr="00740349">
          <w:tab/>
          <w:t>(2)</w:t>
        </w:r>
        <w:r w:rsidRPr="00740349">
          <w:tab/>
          <w:t xml:space="preserve">A direction under any of the provisions </w:t>
        </w:r>
        <w:r w:rsidR="008356FF" w:rsidRPr="00740349">
          <w:t xml:space="preserve">mentioned in </w:t>
        </w:r>
        <w:r w:rsidR="00B83758" w:rsidRPr="00740349">
          <w:t>subclause (</w:t>
        </w:r>
        <w:r w:rsidR="008356FF" w:rsidRPr="00740349">
          <w:t xml:space="preserve">1) </w:t>
        </w:r>
        <w:r w:rsidRPr="00740349">
          <w:t>is not a legislative instrument</w:t>
        </w:r>
        <w:r w:rsidR="008356FF" w:rsidRPr="00740349">
          <w:t>.</w:t>
        </w:r>
      </w:ins>
    </w:p>
    <w:p w14:paraId="063B53E9" w14:textId="77777777" w:rsidR="000A0E24" w:rsidRPr="00740349" w:rsidRDefault="00CD4CD9" w:rsidP="00740349">
      <w:pPr>
        <w:pStyle w:val="ActHead5"/>
        <w:rPr>
          <w:ins w:id="2524" w:author="Author" w:date="2024-09-12T09:53:00Z" w16du:dateUtc="2024-09-11T23:53:00Z"/>
        </w:rPr>
      </w:pPr>
      <w:bookmarkStart w:id="2525" w:name="_Toc176247087"/>
      <w:ins w:id="2526" w:author="Author" w:date="2024-09-12T09:53:00Z" w16du:dateUtc="2024-09-11T23:53:00Z">
        <w:r w:rsidRPr="009C0505">
          <w:rPr>
            <w:rStyle w:val="CharSectno"/>
          </w:rPr>
          <w:t>76</w:t>
        </w:r>
        <w:r w:rsidR="000A0E24" w:rsidRPr="00740349">
          <w:t xml:space="preserve">  </w:t>
        </w:r>
        <w:r w:rsidR="000D103D" w:rsidRPr="00740349">
          <w:t>No a</w:t>
        </w:r>
        <w:r w:rsidR="002A23BC" w:rsidRPr="00740349">
          <w:t>ncillary contravention of civil penalty provision</w:t>
        </w:r>
        <w:r w:rsidR="00583B39" w:rsidRPr="00740349">
          <w:t xml:space="preserve">s </w:t>
        </w:r>
        <w:r w:rsidR="00EB7731" w:rsidRPr="00740349">
          <w:t>in</w:t>
        </w:r>
        <w:r w:rsidR="00583B39" w:rsidRPr="00740349">
          <w:t xml:space="preserve"> this Schedule</w:t>
        </w:r>
        <w:bookmarkEnd w:id="2525"/>
      </w:ins>
    </w:p>
    <w:p w14:paraId="2D0ECBB7" w14:textId="77777777" w:rsidR="000A0E24" w:rsidRPr="00740349" w:rsidRDefault="000A0E24" w:rsidP="00740349">
      <w:pPr>
        <w:pStyle w:val="subsection"/>
        <w:rPr>
          <w:ins w:id="2527" w:author="Author" w:date="2024-09-12T09:53:00Z" w16du:dateUtc="2024-09-11T23:53:00Z"/>
        </w:rPr>
      </w:pPr>
      <w:ins w:id="2528" w:author="Author" w:date="2024-09-12T09:53:00Z" w16du:dateUtc="2024-09-11T23:53:00Z">
        <w:r w:rsidRPr="00740349">
          <w:tab/>
        </w:r>
        <w:r w:rsidRPr="00740349">
          <w:tab/>
        </w:r>
        <w:r w:rsidR="00C71AE0" w:rsidRPr="00740349">
          <w:t>Section 2</w:t>
        </w:r>
        <w:r w:rsidRPr="00740349">
          <w:t>05E (</w:t>
        </w:r>
        <w:r w:rsidR="006C5D1B" w:rsidRPr="00740349">
          <w:t>a</w:t>
        </w:r>
        <w:r w:rsidRPr="00740349">
          <w:t xml:space="preserve">ncillary contravention of civil penalty provision) does not apply in relation to </w:t>
        </w:r>
        <w:r w:rsidR="0030082A" w:rsidRPr="00740349">
          <w:t>a</w:t>
        </w:r>
        <w:r w:rsidRPr="00740349">
          <w:t xml:space="preserve"> civil penalty provision </w:t>
        </w:r>
        <w:r w:rsidR="004E0205" w:rsidRPr="00740349">
          <w:t>in</w:t>
        </w:r>
        <w:r w:rsidRPr="00740349">
          <w:t xml:space="preserve"> this Schedule.</w:t>
        </w:r>
      </w:ins>
    </w:p>
    <w:p w14:paraId="2BA9FC8E" w14:textId="77777777" w:rsidR="001030BB" w:rsidRPr="00740349" w:rsidRDefault="00C41607" w:rsidP="00740349">
      <w:pPr>
        <w:pStyle w:val="ActHead3"/>
        <w:rPr>
          <w:ins w:id="2529" w:author="Author" w:date="2024-09-12T09:53:00Z" w16du:dateUtc="2024-09-11T23:53:00Z"/>
        </w:rPr>
      </w:pPr>
      <w:bookmarkStart w:id="2530" w:name="_Toc176247088"/>
      <w:ins w:id="2531" w:author="Author" w:date="2024-09-12T09:53:00Z" w16du:dateUtc="2024-09-11T23:53:00Z">
        <w:r w:rsidRPr="009C0505">
          <w:rPr>
            <w:rStyle w:val="CharDivNo"/>
          </w:rPr>
          <w:t>Division 2</w:t>
        </w:r>
        <w:r w:rsidR="001030BB" w:rsidRPr="00740349">
          <w:t>—</w:t>
        </w:r>
        <w:r w:rsidR="001030BB" w:rsidRPr="009C0505">
          <w:rPr>
            <w:rStyle w:val="CharDivText"/>
          </w:rPr>
          <w:t>Other matters</w:t>
        </w:r>
        <w:bookmarkEnd w:id="2530"/>
      </w:ins>
    </w:p>
    <w:p w14:paraId="334A9B98" w14:textId="77777777" w:rsidR="00D83B32" w:rsidRPr="00740349" w:rsidRDefault="00CD4CD9" w:rsidP="00740349">
      <w:pPr>
        <w:pStyle w:val="ActHead5"/>
      </w:pPr>
      <w:bookmarkStart w:id="2532" w:name="_Toc176247089"/>
      <w:ins w:id="2533" w:author="Author" w:date="2024-09-12T09:53:00Z" w16du:dateUtc="2024-09-11T23:53:00Z">
        <w:r w:rsidRPr="009C0505">
          <w:rPr>
            <w:rStyle w:val="CharSectno"/>
          </w:rPr>
          <w:t>77</w:t>
        </w:r>
      </w:ins>
      <w:r w:rsidR="00D83B32" w:rsidRPr="00740349">
        <w:t xml:space="preserve">  Service of notices by electronic means</w:t>
      </w:r>
      <w:bookmarkEnd w:id="2324"/>
      <w:bookmarkEnd w:id="2532"/>
    </w:p>
    <w:p w14:paraId="503FDF0C" w14:textId="77777777" w:rsidR="00D83B32" w:rsidRPr="00740349" w:rsidRDefault="00D83B32" w:rsidP="00740349">
      <w:pPr>
        <w:pStyle w:val="subsection"/>
      </w:pPr>
      <w:r w:rsidRPr="00740349">
        <w:tab/>
      </w:r>
      <w:r w:rsidRPr="00740349">
        <w:tab/>
        <w:t xml:space="preserve">Paragraphs 9(1)(d) and (2)(d) of the </w:t>
      </w:r>
      <w:r w:rsidRPr="00740349">
        <w:rPr>
          <w:i/>
        </w:rPr>
        <w:t>Electronic Transactions Act 1999</w:t>
      </w:r>
      <w:r w:rsidRPr="00740349">
        <w:t xml:space="preserve"> do not apply to:</w:t>
      </w:r>
    </w:p>
    <w:p w14:paraId="3D5CBE7B" w14:textId="77777777" w:rsidR="00D83B32" w:rsidRPr="00740349" w:rsidRDefault="00D83B32" w:rsidP="00740349">
      <w:pPr>
        <w:pStyle w:val="paragraph"/>
      </w:pPr>
      <w:r w:rsidRPr="00740349">
        <w:tab/>
        <w:t>(a)</w:t>
      </w:r>
      <w:r w:rsidRPr="00740349">
        <w:tab/>
        <w:t>a notice under this Schedule; or</w:t>
      </w:r>
    </w:p>
    <w:p w14:paraId="2A043679" w14:textId="77777777" w:rsidR="00D83B32" w:rsidRPr="00740349" w:rsidRDefault="00D83B32" w:rsidP="00740349">
      <w:pPr>
        <w:pStyle w:val="paragraph"/>
      </w:pPr>
      <w:r w:rsidRPr="00740349">
        <w:lastRenderedPageBreak/>
        <w:tab/>
        <w:t>(b)</w:t>
      </w:r>
      <w:r w:rsidRPr="00740349">
        <w:tab/>
        <w:t>a notice under any other provision of this Act, so far as that provision relates to this Schedule</w:t>
      </w:r>
      <w:r w:rsidR="00A80961" w:rsidRPr="00740349">
        <w:t>.</w:t>
      </w:r>
    </w:p>
    <w:p w14:paraId="7EAA85DD" w14:textId="77777777" w:rsidR="00D83B32" w:rsidRPr="00740349" w:rsidRDefault="00D83B32" w:rsidP="00740349">
      <w:pPr>
        <w:pStyle w:val="notetext"/>
      </w:pPr>
      <w:r w:rsidRPr="00740349">
        <w:t>Note:</w:t>
      </w:r>
      <w:r w:rsidRPr="00740349">
        <w:tab/>
        <w:t xml:space="preserve">Paragraphs 9(1)(d) and (2)(d) of the </w:t>
      </w:r>
      <w:r w:rsidRPr="00740349">
        <w:rPr>
          <w:i/>
        </w:rPr>
        <w:t>Electronic Transactions Act 1999</w:t>
      </w:r>
      <w:r w:rsidRPr="00740349">
        <w:t xml:space="preserve"> deal with the consent of the recipient of information to the information being given by way of electronic communication</w:t>
      </w:r>
      <w:r w:rsidR="00A80961" w:rsidRPr="00740349">
        <w:t>.</w:t>
      </w:r>
    </w:p>
    <w:p w14:paraId="6EDE5B2E" w14:textId="018A020F" w:rsidR="00D83B32" w:rsidRPr="00740349" w:rsidRDefault="00A80961" w:rsidP="00740349">
      <w:pPr>
        <w:pStyle w:val="ActHead5"/>
      </w:pPr>
      <w:bookmarkStart w:id="2534" w:name="_Toc176247090"/>
      <w:bookmarkStart w:id="2535" w:name="_Toc136528210"/>
      <w:del w:id="2536" w:author="Author" w:date="2024-09-12T09:53:00Z" w16du:dateUtc="2024-09-11T23:53:00Z">
        <w:r w:rsidRPr="00E65593">
          <w:rPr>
            <w:rStyle w:val="CharSectno"/>
          </w:rPr>
          <w:delText>58</w:delText>
        </w:r>
      </w:del>
      <w:ins w:id="2537" w:author="Author" w:date="2024-09-12T09:53:00Z" w16du:dateUtc="2024-09-11T23:53:00Z">
        <w:r w:rsidR="00CD4CD9" w:rsidRPr="009C0505">
          <w:rPr>
            <w:rStyle w:val="CharSectno"/>
          </w:rPr>
          <w:t>78</w:t>
        </w:r>
      </w:ins>
      <w:r w:rsidR="00D83B32" w:rsidRPr="00740349">
        <w:t xml:space="preserve">  Service of summons, process or notice on corporations incorporated outside Australia</w:t>
      </w:r>
      <w:bookmarkEnd w:id="2534"/>
      <w:bookmarkEnd w:id="2535"/>
    </w:p>
    <w:p w14:paraId="635CE321" w14:textId="77777777" w:rsidR="00D83B32" w:rsidRPr="00740349" w:rsidRDefault="00D83B32" w:rsidP="00740349">
      <w:pPr>
        <w:pStyle w:val="SubsectionHead"/>
      </w:pPr>
      <w:r w:rsidRPr="00740349">
        <w:t>Scope</w:t>
      </w:r>
    </w:p>
    <w:p w14:paraId="7D8246B8" w14:textId="77777777" w:rsidR="00D83B32" w:rsidRPr="00740349" w:rsidRDefault="00D83B32" w:rsidP="00740349">
      <w:pPr>
        <w:pStyle w:val="subsection"/>
      </w:pPr>
      <w:r w:rsidRPr="00740349">
        <w:tab/>
        <w:t>(1)</w:t>
      </w:r>
      <w:r w:rsidRPr="00740349">
        <w:tab/>
        <w:t>This clause applies to:</w:t>
      </w:r>
    </w:p>
    <w:p w14:paraId="09E009F7" w14:textId="77777777" w:rsidR="00D83B32" w:rsidRPr="00740349" w:rsidRDefault="00D83B32" w:rsidP="00740349">
      <w:pPr>
        <w:pStyle w:val="paragraph"/>
      </w:pPr>
      <w:r w:rsidRPr="00740349">
        <w:tab/>
        <w:t>(a)</w:t>
      </w:r>
      <w:r w:rsidRPr="00740349">
        <w:tab/>
        <w:t>a summons or process in any proceedings under, or connected with, this Schedule; or</w:t>
      </w:r>
    </w:p>
    <w:p w14:paraId="72EB0BCA" w14:textId="77777777" w:rsidR="00D83B32" w:rsidRPr="00740349" w:rsidRDefault="00D83B32" w:rsidP="00740349">
      <w:pPr>
        <w:pStyle w:val="paragraph"/>
      </w:pPr>
      <w:r w:rsidRPr="00740349">
        <w:tab/>
        <w:t>(b)</w:t>
      </w:r>
      <w:r w:rsidRPr="00740349">
        <w:tab/>
        <w:t>a notice under this Schedule; or</w:t>
      </w:r>
    </w:p>
    <w:p w14:paraId="3E303407" w14:textId="77777777" w:rsidR="00D83B32" w:rsidRPr="00740349" w:rsidRDefault="00D83B32" w:rsidP="00740349">
      <w:pPr>
        <w:pStyle w:val="paragraph"/>
      </w:pPr>
      <w:r w:rsidRPr="00740349">
        <w:tab/>
        <w:t>(c)</w:t>
      </w:r>
      <w:r w:rsidRPr="00740349">
        <w:tab/>
        <w:t>a notice under any other provision of this Act, so far as that provision relates to this Schedule;</w:t>
      </w:r>
    </w:p>
    <w:p w14:paraId="5A48BCE5" w14:textId="77777777" w:rsidR="00D83B32" w:rsidRPr="00740349" w:rsidRDefault="00D83B32" w:rsidP="00740349">
      <w:pPr>
        <w:pStyle w:val="subsection2"/>
      </w:pPr>
      <w:r w:rsidRPr="00740349">
        <w:t>where:</w:t>
      </w:r>
    </w:p>
    <w:p w14:paraId="33837A8E" w14:textId="77777777" w:rsidR="00D83B32" w:rsidRPr="00740349" w:rsidRDefault="00D83B32" w:rsidP="00740349">
      <w:pPr>
        <w:pStyle w:val="paragraph"/>
      </w:pPr>
      <w:r w:rsidRPr="00740349">
        <w:tab/>
        <w:t>(d)</w:t>
      </w:r>
      <w:r w:rsidRPr="00740349">
        <w:tab/>
        <w:t>the summons, process or notice, as the case may be, is required to be served on, or given to, a body corporate incorporated outside Australia; and</w:t>
      </w:r>
    </w:p>
    <w:p w14:paraId="56015980" w14:textId="77777777" w:rsidR="00D83B32" w:rsidRPr="00740349" w:rsidRDefault="00D83B32" w:rsidP="00740349">
      <w:pPr>
        <w:pStyle w:val="paragraph"/>
      </w:pPr>
      <w:r w:rsidRPr="00740349">
        <w:tab/>
        <w:t>(e)</w:t>
      </w:r>
      <w:r w:rsidRPr="00740349">
        <w:tab/>
        <w:t>the body corporate does not have a registered office or a principal office in Australia; and</w:t>
      </w:r>
    </w:p>
    <w:p w14:paraId="0CD35B05" w14:textId="77777777" w:rsidR="00D83B32" w:rsidRPr="00740349" w:rsidRDefault="00D83B32" w:rsidP="00740349">
      <w:pPr>
        <w:pStyle w:val="paragraph"/>
      </w:pPr>
      <w:r w:rsidRPr="00740349">
        <w:tab/>
        <w:t>(f)</w:t>
      </w:r>
      <w:r w:rsidRPr="00740349">
        <w:tab/>
        <w:t>the body corporate has an agent in Australia</w:t>
      </w:r>
      <w:r w:rsidR="00A80961" w:rsidRPr="00740349">
        <w:t>.</w:t>
      </w:r>
    </w:p>
    <w:p w14:paraId="2357884A" w14:textId="77777777" w:rsidR="00D83B32" w:rsidRPr="00740349" w:rsidRDefault="00D83B32" w:rsidP="00740349">
      <w:pPr>
        <w:pStyle w:val="SubsectionHead"/>
      </w:pPr>
      <w:r w:rsidRPr="00740349">
        <w:t>Service</w:t>
      </w:r>
    </w:p>
    <w:p w14:paraId="70143E92" w14:textId="77777777" w:rsidR="00D83B32" w:rsidRPr="00740349" w:rsidRDefault="00D83B32" w:rsidP="00740349">
      <w:pPr>
        <w:pStyle w:val="subsection"/>
      </w:pPr>
      <w:r w:rsidRPr="00740349">
        <w:tab/>
        <w:t>(2)</w:t>
      </w:r>
      <w:r w:rsidRPr="00740349">
        <w:tab/>
        <w:t>The summons, process or notice, as the case may be, is taken to have been served on, or given to, the body corporate if it is served on, or given to, the agent</w:t>
      </w:r>
      <w:r w:rsidR="00A80961" w:rsidRPr="00740349">
        <w:t>.</w:t>
      </w:r>
    </w:p>
    <w:p w14:paraId="53B15003" w14:textId="77777777" w:rsidR="00D83B32" w:rsidRPr="00740349" w:rsidRDefault="00D83B32" w:rsidP="00740349">
      <w:pPr>
        <w:pStyle w:val="subsection"/>
      </w:pPr>
      <w:r w:rsidRPr="00740349">
        <w:tab/>
        <w:t>(3)</w:t>
      </w:r>
      <w:r w:rsidRPr="00740349">
        <w:tab/>
      </w:r>
      <w:r w:rsidR="00C02542" w:rsidRPr="00740349">
        <w:t>Subclause (</w:t>
      </w:r>
      <w:r w:rsidRPr="00740349">
        <w:t xml:space="preserve">2) has effect in addition to </w:t>
      </w:r>
      <w:r w:rsidR="00C71AE0" w:rsidRPr="00740349">
        <w:t>section 2</w:t>
      </w:r>
      <w:r w:rsidRPr="00740349">
        <w:t xml:space="preserve">8A of the </w:t>
      </w:r>
      <w:r w:rsidRPr="00740349">
        <w:rPr>
          <w:i/>
        </w:rPr>
        <w:t>Acts Interpretation Act 1901</w:t>
      </w:r>
      <w:r w:rsidR="00A80961" w:rsidRPr="00740349">
        <w:t>.</w:t>
      </w:r>
    </w:p>
    <w:p w14:paraId="54576F5C" w14:textId="77777777" w:rsidR="00D83B32" w:rsidRPr="00740349" w:rsidRDefault="00D83B32" w:rsidP="00740349">
      <w:pPr>
        <w:pStyle w:val="notetext"/>
      </w:pPr>
      <w:r w:rsidRPr="00740349">
        <w:t>Note:</w:t>
      </w:r>
      <w:r w:rsidRPr="00740349">
        <w:tab/>
      </w:r>
      <w:r w:rsidR="00C71AE0" w:rsidRPr="00740349">
        <w:t>Section 2</w:t>
      </w:r>
      <w:r w:rsidRPr="00740349">
        <w:t xml:space="preserve">8A of the </w:t>
      </w:r>
      <w:r w:rsidRPr="00740349">
        <w:rPr>
          <w:i/>
        </w:rPr>
        <w:t>Acts Interpretation Act 1901</w:t>
      </w:r>
      <w:r w:rsidRPr="00740349">
        <w:t xml:space="preserve"> deals with the service of documents</w:t>
      </w:r>
      <w:r w:rsidR="00A80961" w:rsidRPr="00740349">
        <w:t>.</w:t>
      </w:r>
    </w:p>
    <w:p w14:paraId="267DA98E" w14:textId="77777777" w:rsidR="00D83B32" w:rsidRPr="00570B02" w:rsidRDefault="00A80961" w:rsidP="00257574">
      <w:pPr>
        <w:pStyle w:val="ActHead5"/>
        <w:rPr>
          <w:del w:id="2538" w:author="Author" w:date="2024-09-12T09:53:00Z" w16du:dateUtc="2024-09-11T23:53:00Z"/>
        </w:rPr>
      </w:pPr>
      <w:bookmarkStart w:id="2539" w:name="_Toc136528211"/>
      <w:del w:id="2540" w:author="Author" w:date="2024-09-12T09:53:00Z" w16du:dateUtc="2024-09-11T23:53:00Z">
        <w:r w:rsidRPr="00E65593">
          <w:rPr>
            <w:rStyle w:val="CharSectno"/>
          </w:rPr>
          <w:delText>59</w:delText>
        </w:r>
        <w:r w:rsidR="00D83B32" w:rsidRPr="00570B02">
          <w:delText xml:space="preserve">  Relationship with other laws</w:delText>
        </w:r>
        <w:bookmarkEnd w:id="2539"/>
      </w:del>
    </w:p>
    <w:p w14:paraId="3DDE7797" w14:textId="77777777" w:rsidR="00D83B32" w:rsidRPr="00570B02" w:rsidRDefault="00D83B32" w:rsidP="00257574">
      <w:pPr>
        <w:pStyle w:val="subsection"/>
        <w:rPr>
          <w:del w:id="2541" w:author="Author" w:date="2024-09-12T09:53:00Z" w16du:dateUtc="2024-09-11T23:53:00Z"/>
        </w:rPr>
      </w:pPr>
      <w:del w:id="2542" w:author="Author" w:date="2024-09-12T09:53:00Z" w16du:dateUtc="2024-09-11T23:53:00Z">
        <w:r w:rsidRPr="00570B02">
          <w:tab/>
          <w:delText>(1)</w:delText>
        </w:r>
        <w:r w:rsidRPr="00570B02">
          <w:tab/>
          <w:delText>This Schedule does not limit the operation of Part 13</w:delText>
        </w:r>
        <w:r w:rsidR="00EF63CF" w:rsidRPr="00570B02">
          <w:delText xml:space="preserve"> of this Act</w:delText>
        </w:r>
        <w:r w:rsidRPr="00570B02">
          <w:delText xml:space="preserve"> or Schedule 8</w:delText>
        </w:r>
        <w:r w:rsidR="00EF63CF" w:rsidRPr="00570B02">
          <w:delText xml:space="preserve"> to this Act</w:delText>
        </w:r>
        <w:r w:rsidR="00A80961" w:rsidRPr="00570B02">
          <w:delText>.</w:delText>
        </w:r>
      </w:del>
    </w:p>
    <w:p w14:paraId="1A9EBA61" w14:textId="77777777" w:rsidR="00D83B32" w:rsidRPr="00570B02" w:rsidRDefault="00D83B32" w:rsidP="00257574">
      <w:pPr>
        <w:pStyle w:val="subsection"/>
        <w:rPr>
          <w:del w:id="2543" w:author="Author" w:date="2024-09-12T09:53:00Z" w16du:dateUtc="2024-09-11T23:53:00Z"/>
        </w:rPr>
      </w:pPr>
      <w:del w:id="2544" w:author="Author" w:date="2024-09-12T09:53:00Z" w16du:dateUtc="2024-09-11T23:53:00Z">
        <w:r w:rsidRPr="00570B02">
          <w:lastRenderedPageBreak/>
          <w:tab/>
          <w:delText>(2)</w:delText>
        </w:r>
        <w:r w:rsidRPr="00570B02">
          <w:tab/>
          <w:delText xml:space="preserve">This Schedule does not limit the operation of Part 9 of the </w:delText>
        </w:r>
        <w:r w:rsidRPr="00570B02">
          <w:rPr>
            <w:i/>
          </w:rPr>
          <w:delText>Online Safety Act 2021</w:delText>
        </w:r>
        <w:r w:rsidR="00A80961" w:rsidRPr="00570B02">
          <w:delText>.</w:delText>
        </w:r>
      </w:del>
    </w:p>
    <w:p w14:paraId="5660E74A" w14:textId="77777777" w:rsidR="00D83B32" w:rsidRPr="00570B02" w:rsidRDefault="00D83B32" w:rsidP="00257574">
      <w:pPr>
        <w:pStyle w:val="subsection"/>
        <w:rPr>
          <w:del w:id="2545" w:author="Author" w:date="2024-09-12T09:53:00Z" w16du:dateUtc="2024-09-11T23:53:00Z"/>
        </w:rPr>
      </w:pPr>
      <w:del w:id="2546" w:author="Author" w:date="2024-09-12T09:53:00Z" w16du:dateUtc="2024-09-11T23:53:00Z">
        <w:r w:rsidRPr="00570B02">
          <w:tab/>
          <w:delText>(3)</w:delText>
        </w:r>
        <w:r w:rsidRPr="00570B02">
          <w:tab/>
          <w:delText xml:space="preserve">This Schedule does not limit the operation of the </w:delText>
        </w:r>
        <w:r w:rsidRPr="00570B02">
          <w:rPr>
            <w:i/>
          </w:rPr>
          <w:delText>Commonwealth Electoral Act 1918</w:delText>
        </w:r>
        <w:r w:rsidRPr="00570B02">
          <w:delText xml:space="preserve">, the </w:delText>
        </w:r>
        <w:r w:rsidRPr="00570B02">
          <w:rPr>
            <w:i/>
          </w:rPr>
          <w:delText>Referendum (Machinery Provisions) Act 1984</w:delText>
        </w:r>
        <w:r w:rsidRPr="00570B02">
          <w:delText xml:space="preserve"> or the </w:delText>
        </w:r>
        <w:r w:rsidRPr="00570B02">
          <w:rPr>
            <w:i/>
          </w:rPr>
          <w:delText>Telecommunications Act 1997</w:delText>
        </w:r>
        <w:r w:rsidR="00A80961" w:rsidRPr="00570B02">
          <w:delText>.</w:delText>
        </w:r>
      </w:del>
    </w:p>
    <w:p w14:paraId="5E95E9BB" w14:textId="77777777" w:rsidR="00D83B32" w:rsidRPr="00570B02" w:rsidRDefault="00A80961" w:rsidP="00257574">
      <w:pPr>
        <w:pStyle w:val="ActHead5"/>
        <w:rPr>
          <w:del w:id="2547" w:author="Author" w:date="2024-09-12T09:53:00Z" w16du:dateUtc="2024-09-11T23:53:00Z"/>
        </w:rPr>
      </w:pPr>
      <w:bookmarkStart w:id="2548" w:name="_Toc136528212"/>
      <w:del w:id="2549" w:author="Author" w:date="2024-09-12T09:53:00Z" w16du:dateUtc="2024-09-11T23:53:00Z">
        <w:r w:rsidRPr="00E65593">
          <w:rPr>
            <w:rStyle w:val="CharSectno"/>
          </w:rPr>
          <w:delText>60</w:delText>
        </w:r>
        <w:r w:rsidR="00D83B32" w:rsidRPr="00570B02">
          <w:delText xml:space="preserve">  Implied freedom of political communication</w:delText>
        </w:r>
        <w:bookmarkEnd w:id="2548"/>
      </w:del>
    </w:p>
    <w:p w14:paraId="3834A1B2" w14:textId="77777777" w:rsidR="00D83B32" w:rsidRPr="00570B02" w:rsidRDefault="00D83B32" w:rsidP="00257574">
      <w:pPr>
        <w:pStyle w:val="subsection"/>
        <w:rPr>
          <w:del w:id="2550" w:author="Author" w:date="2024-09-12T09:53:00Z" w16du:dateUtc="2024-09-11T23:53:00Z"/>
        </w:rPr>
      </w:pPr>
      <w:del w:id="2551" w:author="Author" w:date="2024-09-12T09:53:00Z" w16du:dateUtc="2024-09-11T23:53:00Z">
        <w:r w:rsidRPr="00570B02">
          <w:tab/>
          <w:delText>(1)</w:delText>
        </w:r>
        <w:r w:rsidRPr="00570B02">
          <w:tab/>
          <w:delText>The provisions of:</w:delText>
        </w:r>
      </w:del>
    </w:p>
    <w:p w14:paraId="562BFFAE" w14:textId="77777777" w:rsidR="00D83B32" w:rsidRPr="00570B02" w:rsidRDefault="00D83B32" w:rsidP="00257574">
      <w:pPr>
        <w:pStyle w:val="paragraph"/>
        <w:rPr>
          <w:del w:id="2552" w:author="Author" w:date="2024-09-12T09:53:00Z" w16du:dateUtc="2024-09-11T23:53:00Z"/>
        </w:rPr>
      </w:pPr>
      <w:del w:id="2553" w:author="Author" w:date="2024-09-12T09:53:00Z" w16du:dateUtc="2024-09-11T23:53:00Z">
        <w:r w:rsidRPr="00570B02">
          <w:tab/>
          <w:delText>(a)</w:delText>
        </w:r>
        <w:r w:rsidRPr="00570B02">
          <w:tab/>
          <w:delText>this Schedule; and</w:delText>
        </w:r>
      </w:del>
    </w:p>
    <w:p w14:paraId="70FCA421" w14:textId="77777777" w:rsidR="00D83B32" w:rsidRPr="00570B02" w:rsidRDefault="00D83B32" w:rsidP="00257574">
      <w:pPr>
        <w:pStyle w:val="paragraph"/>
        <w:rPr>
          <w:del w:id="2554" w:author="Author" w:date="2024-09-12T09:53:00Z" w16du:dateUtc="2024-09-11T23:53:00Z"/>
        </w:rPr>
      </w:pPr>
      <w:del w:id="2555" w:author="Author" w:date="2024-09-12T09:53:00Z" w16du:dateUtc="2024-09-11T23:53:00Z">
        <w:r w:rsidRPr="00570B02">
          <w:tab/>
          <w:delText>(b)</w:delText>
        </w:r>
        <w:r w:rsidRPr="00570B02">
          <w:tab/>
          <w:delText>the digital platform rules; and</w:delText>
        </w:r>
      </w:del>
    </w:p>
    <w:p w14:paraId="273171BD" w14:textId="77777777" w:rsidR="00D83B32" w:rsidRPr="00570B02" w:rsidRDefault="00D83B32" w:rsidP="00257574">
      <w:pPr>
        <w:pStyle w:val="paragraph"/>
        <w:rPr>
          <w:del w:id="2556" w:author="Author" w:date="2024-09-12T09:53:00Z" w16du:dateUtc="2024-09-11T23:53:00Z"/>
        </w:rPr>
      </w:pPr>
      <w:del w:id="2557" w:author="Author" w:date="2024-09-12T09:53:00Z" w16du:dateUtc="2024-09-11T23:53:00Z">
        <w:r w:rsidRPr="00570B02">
          <w:tab/>
          <w:delText>(c)</w:delText>
        </w:r>
        <w:r w:rsidRPr="00570B02">
          <w:tab/>
          <w:delText>any misinformation code registered under Part 3; and</w:delText>
        </w:r>
      </w:del>
    </w:p>
    <w:p w14:paraId="2EE51AC8" w14:textId="77777777" w:rsidR="00D83B32" w:rsidRPr="00570B02" w:rsidRDefault="00D83B32" w:rsidP="00257574">
      <w:pPr>
        <w:pStyle w:val="paragraph"/>
        <w:rPr>
          <w:del w:id="2558" w:author="Author" w:date="2024-09-12T09:53:00Z" w16du:dateUtc="2024-09-11T23:53:00Z"/>
        </w:rPr>
      </w:pPr>
      <w:del w:id="2559" w:author="Author" w:date="2024-09-12T09:53:00Z" w16du:dateUtc="2024-09-11T23:53:00Z">
        <w:r w:rsidRPr="00570B02">
          <w:tab/>
          <w:delText>(d)</w:delText>
        </w:r>
        <w:r w:rsidRPr="00570B02">
          <w:tab/>
          <w:delText>any misinformation standard;</w:delText>
        </w:r>
      </w:del>
    </w:p>
    <w:p w14:paraId="26412A33" w14:textId="77777777" w:rsidR="00D83B32" w:rsidRPr="00570B02" w:rsidRDefault="00D83B32" w:rsidP="00257574">
      <w:pPr>
        <w:pStyle w:val="subsection2"/>
        <w:rPr>
          <w:del w:id="2560" w:author="Author" w:date="2024-09-12T09:53:00Z" w16du:dateUtc="2024-09-11T23:53:00Z"/>
        </w:rPr>
      </w:pPr>
      <w:del w:id="2561" w:author="Author" w:date="2024-09-12T09:53:00Z" w16du:dateUtc="2024-09-11T23:53:00Z">
        <w:r w:rsidRPr="00570B02">
          <w:delText>have no effect to the extent (if any) that their operation would infringe any constitutional doctrine of implied freedom of political communication</w:delText>
        </w:r>
        <w:r w:rsidR="00A80961" w:rsidRPr="00570B02">
          <w:delText>.</w:delText>
        </w:r>
      </w:del>
    </w:p>
    <w:p w14:paraId="2CFC9B34" w14:textId="77777777" w:rsidR="00D83B32" w:rsidRPr="00570B02" w:rsidRDefault="00D83B32" w:rsidP="00257574">
      <w:pPr>
        <w:pStyle w:val="subsection"/>
        <w:rPr>
          <w:del w:id="2562" w:author="Author" w:date="2024-09-12T09:53:00Z" w16du:dateUtc="2024-09-11T23:53:00Z"/>
        </w:rPr>
      </w:pPr>
      <w:del w:id="2563" w:author="Author" w:date="2024-09-12T09:53:00Z" w16du:dateUtc="2024-09-11T23:53:00Z">
        <w:r w:rsidRPr="00570B02">
          <w:tab/>
          <w:delText>(2)</w:delText>
        </w:r>
        <w:r w:rsidRPr="00570B02">
          <w:tab/>
          <w:delText xml:space="preserve">Subclause (1) does not limit the application of section 15A of the </w:delText>
        </w:r>
        <w:r w:rsidRPr="00570B02">
          <w:rPr>
            <w:i/>
          </w:rPr>
          <w:delText>Acts Interpretation Act 1901</w:delText>
        </w:r>
        <w:r w:rsidRPr="00570B02">
          <w:delText xml:space="preserve"> to this Act</w:delText>
        </w:r>
        <w:r w:rsidR="00A80961" w:rsidRPr="00570B02">
          <w:delText>.</w:delText>
        </w:r>
      </w:del>
    </w:p>
    <w:p w14:paraId="39580852" w14:textId="71DAE7F7" w:rsidR="00D83B32" w:rsidRPr="00740349" w:rsidRDefault="00A80961" w:rsidP="00740349">
      <w:pPr>
        <w:pStyle w:val="ActHead5"/>
      </w:pPr>
      <w:bookmarkStart w:id="2564" w:name="_Toc136528213"/>
      <w:del w:id="2565" w:author="Author" w:date="2024-09-12T09:53:00Z" w16du:dateUtc="2024-09-11T23:53:00Z">
        <w:r w:rsidRPr="00E65593">
          <w:rPr>
            <w:rStyle w:val="CharSectno"/>
          </w:rPr>
          <w:delText>61</w:delText>
        </w:r>
      </w:del>
      <w:bookmarkStart w:id="2566" w:name="_Toc176247091"/>
      <w:ins w:id="2567" w:author="Author" w:date="2024-09-12T09:53:00Z" w16du:dateUtc="2024-09-11T23:53:00Z">
        <w:r w:rsidR="00CD4CD9" w:rsidRPr="009C0505">
          <w:rPr>
            <w:rStyle w:val="CharSectno"/>
          </w:rPr>
          <w:t>79</w:t>
        </w:r>
      </w:ins>
      <w:r w:rsidR="00D83B32" w:rsidRPr="00740349">
        <w:t xml:space="preserve">  Acquisition of property</w:t>
      </w:r>
      <w:bookmarkEnd w:id="2564"/>
      <w:bookmarkEnd w:id="2566"/>
    </w:p>
    <w:p w14:paraId="7601D2E8" w14:textId="77777777" w:rsidR="00D83B32" w:rsidRPr="00570B02" w:rsidRDefault="00D83B32" w:rsidP="00257574">
      <w:pPr>
        <w:pStyle w:val="subsection"/>
        <w:rPr>
          <w:del w:id="2568" w:author="Author" w:date="2024-09-12T09:53:00Z" w16du:dateUtc="2024-09-11T23:53:00Z"/>
        </w:rPr>
      </w:pPr>
      <w:r w:rsidRPr="00740349">
        <w:tab/>
      </w:r>
      <w:r w:rsidRPr="00740349">
        <w:tab/>
        <w:t>The provisions of</w:t>
      </w:r>
      <w:r w:rsidR="002F42BF" w:rsidRPr="00740349">
        <w:t xml:space="preserve"> </w:t>
      </w:r>
      <w:del w:id="2569" w:author="Author" w:date="2024-09-12T09:53:00Z" w16du:dateUtc="2024-09-11T23:53:00Z">
        <w:r w:rsidRPr="00570B02">
          <w:delText>:</w:delText>
        </w:r>
      </w:del>
    </w:p>
    <w:p w14:paraId="3F34C65D" w14:textId="77777777" w:rsidR="00D83B32" w:rsidRPr="00570B02" w:rsidRDefault="00D83B32" w:rsidP="00257574">
      <w:pPr>
        <w:pStyle w:val="paragraph"/>
        <w:rPr>
          <w:del w:id="2570" w:author="Author" w:date="2024-09-12T09:53:00Z" w16du:dateUtc="2024-09-11T23:53:00Z"/>
        </w:rPr>
      </w:pPr>
      <w:del w:id="2571" w:author="Author" w:date="2024-09-12T09:53:00Z" w16du:dateUtc="2024-09-11T23:53:00Z">
        <w:r w:rsidRPr="00570B02">
          <w:tab/>
          <w:delText>(a)</w:delText>
        </w:r>
        <w:r w:rsidRPr="00570B02">
          <w:tab/>
        </w:r>
      </w:del>
      <w:r w:rsidRPr="00740349">
        <w:t>this Schedule</w:t>
      </w:r>
      <w:r w:rsidR="002F42BF" w:rsidRPr="00740349">
        <w:t xml:space="preserve"> </w:t>
      </w:r>
      <w:del w:id="2572" w:author="Author" w:date="2024-09-12T09:53:00Z" w16du:dateUtc="2024-09-11T23:53:00Z">
        <w:r w:rsidRPr="00570B02">
          <w:delText>; and</w:delText>
        </w:r>
      </w:del>
    </w:p>
    <w:p w14:paraId="66AABC31" w14:textId="77777777" w:rsidR="00D83B32" w:rsidRPr="00570B02" w:rsidRDefault="00D83B32" w:rsidP="00257574">
      <w:pPr>
        <w:pStyle w:val="paragraph"/>
        <w:rPr>
          <w:del w:id="2573" w:author="Author" w:date="2024-09-12T09:53:00Z" w16du:dateUtc="2024-09-11T23:53:00Z"/>
        </w:rPr>
      </w:pPr>
      <w:del w:id="2574" w:author="Author" w:date="2024-09-12T09:53:00Z" w16du:dateUtc="2024-09-11T23:53:00Z">
        <w:r w:rsidRPr="00570B02">
          <w:tab/>
          <w:delText>(b)</w:delText>
        </w:r>
        <w:r w:rsidRPr="00570B02">
          <w:tab/>
          <w:delText>the digital platform rules; and</w:delText>
        </w:r>
      </w:del>
    </w:p>
    <w:p w14:paraId="3F029EE9" w14:textId="77777777" w:rsidR="00D83B32" w:rsidRPr="00570B02" w:rsidRDefault="00D83B32" w:rsidP="00257574">
      <w:pPr>
        <w:pStyle w:val="paragraph"/>
        <w:rPr>
          <w:del w:id="2575" w:author="Author" w:date="2024-09-12T09:53:00Z" w16du:dateUtc="2024-09-11T23:53:00Z"/>
        </w:rPr>
      </w:pPr>
      <w:del w:id="2576" w:author="Author" w:date="2024-09-12T09:53:00Z" w16du:dateUtc="2024-09-11T23:53:00Z">
        <w:r w:rsidRPr="00570B02">
          <w:tab/>
          <w:delText>(c)</w:delText>
        </w:r>
        <w:r w:rsidRPr="00570B02">
          <w:tab/>
          <w:delText>any misinformation code registered under Part 3; and</w:delText>
        </w:r>
      </w:del>
    </w:p>
    <w:p w14:paraId="629714D4" w14:textId="77777777" w:rsidR="00D83B32" w:rsidRPr="00570B02" w:rsidRDefault="00D83B32" w:rsidP="00257574">
      <w:pPr>
        <w:pStyle w:val="paragraph"/>
        <w:rPr>
          <w:del w:id="2577" w:author="Author" w:date="2024-09-12T09:53:00Z" w16du:dateUtc="2024-09-11T23:53:00Z"/>
        </w:rPr>
      </w:pPr>
      <w:del w:id="2578" w:author="Author" w:date="2024-09-12T09:53:00Z" w16du:dateUtc="2024-09-11T23:53:00Z">
        <w:r w:rsidRPr="00570B02">
          <w:tab/>
          <w:delText>(d)</w:delText>
        </w:r>
        <w:r w:rsidRPr="00570B02">
          <w:tab/>
          <w:delText>any misinformation standard;</w:delText>
        </w:r>
      </w:del>
    </w:p>
    <w:p w14:paraId="0143FAD9" w14:textId="5906EE18" w:rsidR="00D83B32" w:rsidRPr="00740349" w:rsidRDefault="00D83B32" w:rsidP="00740349">
      <w:pPr>
        <w:pStyle w:val="subsection"/>
      </w:pPr>
      <w:r w:rsidRPr="00740349">
        <w:t xml:space="preserve">have no effect to the extent (if any) to which their operation would result in an acquisition of property (within the meaning of </w:t>
      </w:r>
      <w:r w:rsidR="00F84BCE" w:rsidRPr="00740349">
        <w:t>paragraph 5</w:t>
      </w:r>
      <w:r w:rsidRPr="00740349">
        <w:t>1(xxxi) of the Constitution) from a person otherwise than on just terms (within the meaning of that paragraph)</w:t>
      </w:r>
      <w:r w:rsidR="00A80961" w:rsidRPr="00740349">
        <w:t>.</w:t>
      </w:r>
    </w:p>
    <w:p w14:paraId="27FB0E22" w14:textId="79E8E9D4" w:rsidR="00D83B32" w:rsidRPr="00740349" w:rsidRDefault="00A80961" w:rsidP="00740349">
      <w:pPr>
        <w:pStyle w:val="ActHead5"/>
      </w:pPr>
      <w:bookmarkStart w:id="2579" w:name="_Toc176247092"/>
      <w:bookmarkStart w:id="2580" w:name="_Toc136528214"/>
      <w:del w:id="2581" w:author="Author" w:date="2024-09-12T09:53:00Z" w16du:dateUtc="2024-09-11T23:53:00Z">
        <w:r w:rsidRPr="00E65593">
          <w:rPr>
            <w:rStyle w:val="CharSectno"/>
          </w:rPr>
          <w:delText>62</w:delText>
        </w:r>
      </w:del>
      <w:ins w:id="2582" w:author="Author" w:date="2024-09-12T09:53:00Z" w16du:dateUtc="2024-09-11T23:53:00Z">
        <w:r w:rsidR="00CD4CD9" w:rsidRPr="009C0505">
          <w:rPr>
            <w:rStyle w:val="CharSectno"/>
          </w:rPr>
          <w:t>80</w:t>
        </w:r>
      </w:ins>
      <w:r w:rsidR="00D83B32" w:rsidRPr="00740349">
        <w:t xml:space="preserve">  Concurrent operation of State and Territory laws</w:t>
      </w:r>
      <w:bookmarkEnd w:id="2579"/>
      <w:bookmarkEnd w:id="2580"/>
    </w:p>
    <w:p w14:paraId="6559E3C6" w14:textId="77777777" w:rsidR="00D83B32" w:rsidRPr="00740349" w:rsidRDefault="00D83B32" w:rsidP="00740349">
      <w:pPr>
        <w:pStyle w:val="subsection"/>
      </w:pPr>
      <w:r w:rsidRPr="00740349">
        <w:tab/>
      </w:r>
      <w:r w:rsidRPr="00740349">
        <w:tab/>
        <w:t>It is the intention of the Parliament that this Schedule is not to apply to the exclusion of a law of a State or Territory to the extent to which that law is capable of operating concurrently with this Schedule</w:t>
      </w:r>
      <w:r w:rsidR="00A80961" w:rsidRPr="00740349">
        <w:t>.</w:t>
      </w:r>
    </w:p>
    <w:p w14:paraId="44841BD4" w14:textId="775F656B" w:rsidR="00D83B32" w:rsidRPr="00740349" w:rsidRDefault="00A80961" w:rsidP="00740349">
      <w:pPr>
        <w:pStyle w:val="ActHead5"/>
      </w:pPr>
      <w:bookmarkStart w:id="2583" w:name="_Toc176247093"/>
      <w:bookmarkStart w:id="2584" w:name="_Toc136528215"/>
      <w:del w:id="2585" w:author="Author" w:date="2024-09-12T09:53:00Z" w16du:dateUtc="2024-09-11T23:53:00Z">
        <w:r w:rsidRPr="00E65593">
          <w:rPr>
            <w:rStyle w:val="CharSectno"/>
          </w:rPr>
          <w:lastRenderedPageBreak/>
          <w:delText>63</w:delText>
        </w:r>
      </w:del>
      <w:ins w:id="2586" w:author="Author" w:date="2024-09-12T09:53:00Z" w16du:dateUtc="2024-09-11T23:53:00Z">
        <w:r w:rsidR="00CD4CD9" w:rsidRPr="009C0505">
          <w:rPr>
            <w:rStyle w:val="CharSectno"/>
          </w:rPr>
          <w:t>81</w:t>
        </w:r>
      </w:ins>
      <w:r w:rsidR="00D83B32" w:rsidRPr="00740349">
        <w:t xml:space="preserve">  Schedule not to affect performance of State or Territory functions</w:t>
      </w:r>
      <w:bookmarkEnd w:id="2583"/>
      <w:bookmarkEnd w:id="2584"/>
    </w:p>
    <w:p w14:paraId="1B2C5D99" w14:textId="77777777" w:rsidR="00D83B32" w:rsidRPr="00740349" w:rsidRDefault="00D83B32" w:rsidP="00740349">
      <w:pPr>
        <w:pStyle w:val="subsection"/>
      </w:pPr>
      <w:r w:rsidRPr="00740349">
        <w:tab/>
      </w:r>
      <w:r w:rsidRPr="00740349">
        <w:tab/>
        <w:t>A power conferred by this Schedule must not be exercised in such a way as to prevent the exercise of the powers, or the performance of the functions, of government of a State, the Northern Territory or the Australian Capital Territory</w:t>
      </w:r>
      <w:r w:rsidR="00A80961" w:rsidRPr="00740349">
        <w:t>.</w:t>
      </w:r>
    </w:p>
    <w:p w14:paraId="100F784C" w14:textId="21C2C05F" w:rsidR="001030BB" w:rsidRPr="00740349" w:rsidRDefault="00A80961" w:rsidP="00740349">
      <w:pPr>
        <w:pStyle w:val="ActHead3"/>
        <w:rPr>
          <w:ins w:id="2587" w:author="Author" w:date="2024-09-12T09:53:00Z" w16du:dateUtc="2024-09-11T23:53:00Z"/>
        </w:rPr>
      </w:pPr>
      <w:bookmarkStart w:id="2588" w:name="_Toc176247094"/>
      <w:bookmarkStart w:id="2589" w:name="_Toc136528216"/>
      <w:del w:id="2590" w:author="Author" w:date="2024-09-12T09:53:00Z" w16du:dateUtc="2024-09-11T23:53:00Z">
        <w:r w:rsidRPr="00E65593">
          <w:rPr>
            <w:rStyle w:val="CharSectno"/>
          </w:rPr>
          <w:delText>64</w:delText>
        </w:r>
      </w:del>
      <w:ins w:id="2591" w:author="Author" w:date="2024-09-12T09:53:00Z" w16du:dateUtc="2024-09-11T23:53:00Z">
        <w:r w:rsidR="00C71AE0" w:rsidRPr="009C0505">
          <w:rPr>
            <w:rStyle w:val="CharDivNo"/>
          </w:rPr>
          <w:t>Division 3</w:t>
        </w:r>
        <w:r w:rsidR="001030BB" w:rsidRPr="00740349">
          <w:t>—</w:t>
        </w:r>
        <w:r w:rsidR="001030BB" w:rsidRPr="009C0505">
          <w:rPr>
            <w:rStyle w:val="CharDivText"/>
          </w:rPr>
          <w:t>Digital platform rules</w:t>
        </w:r>
        <w:bookmarkEnd w:id="2588"/>
      </w:ins>
    </w:p>
    <w:p w14:paraId="3C86BA8D" w14:textId="77777777" w:rsidR="00D83B32" w:rsidRPr="00740349" w:rsidRDefault="00CD4CD9" w:rsidP="00740349">
      <w:pPr>
        <w:pStyle w:val="ActHead5"/>
      </w:pPr>
      <w:bookmarkStart w:id="2592" w:name="_Toc176247095"/>
      <w:ins w:id="2593" w:author="Author" w:date="2024-09-12T09:53:00Z" w16du:dateUtc="2024-09-11T23:53:00Z">
        <w:r w:rsidRPr="009C0505">
          <w:rPr>
            <w:rStyle w:val="CharSectno"/>
          </w:rPr>
          <w:t>82</w:t>
        </w:r>
      </w:ins>
      <w:r w:rsidR="00D83B32" w:rsidRPr="00740349">
        <w:t xml:space="preserve">  Digital platform rules</w:t>
      </w:r>
      <w:bookmarkEnd w:id="2589"/>
      <w:bookmarkEnd w:id="2592"/>
    </w:p>
    <w:p w14:paraId="17AF7CE1" w14:textId="77777777" w:rsidR="00D83B32" w:rsidRPr="00740349" w:rsidRDefault="00D83B32" w:rsidP="00740349">
      <w:pPr>
        <w:pStyle w:val="subsection"/>
      </w:pPr>
      <w:r w:rsidRPr="00740349">
        <w:tab/>
        <w:t>(1)</w:t>
      </w:r>
      <w:r w:rsidRPr="00740349">
        <w:tab/>
        <w:t xml:space="preserve">The ACMA may, by legislative instrument, make rules (the </w:t>
      </w:r>
      <w:r w:rsidRPr="00740349">
        <w:rPr>
          <w:b/>
          <w:i/>
        </w:rPr>
        <w:t>digital platform rules</w:t>
      </w:r>
      <w:r w:rsidRPr="00740349">
        <w:t>) prescribing matters:</w:t>
      </w:r>
    </w:p>
    <w:p w14:paraId="42568C6B" w14:textId="77777777" w:rsidR="00D83B32" w:rsidRPr="00740349" w:rsidRDefault="00D83B32" w:rsidP="00740349">
      <w:pPr>
        <w:pStyle w:val="paragraph"/>
      </w:pPr>
      <w:r w:rsidRPr="00740349">
        <w:tab/>
        <w:t>(a)</w:t>
      </w:r>
      <w:r w:rsidRPr="00740349">
        <w:tab/>
        <w:t xml:space="preserve">required or permitted by this Act to be </w:t>
      </w:r>
      <w:r w:rsidRPr="00740349">
        <w:rPr>
          <w:bCs/>
        </w:rPr>
        <w:t>prescribed by the digital platform rules</w:t>
      </w:r>
      <w:r w:rsidRPr="00740349">
        <w:t>; or</w:t>
      </w:r>
    </w:p>
    <w:p w14:paraId="0D55C60E" w14:textId="77777777" w:rsidR="00D83B32" w:rsidRPr="00740349" w:rsidRDefault="00D83B32" w:rsidP="00740349">
      <w:pPr>
        <w:pStyle w:val="paragraph"/>
      </w:pPr>
      <w:r w:rsidRPr="00740349">
        <w:tab/>
        <w:t>(b)</w:t>
      </w:r>
      <w:r w:rsidRPr="00740349">
        <w:tab/>
        <w:t xml:space="preserve">necessary or convenient to be </w:t>
      </w:r>
      <w:r w:rsidRPr="00740349">
        <w:rPr>
          <w:bCs/>
        </w:rPr>
        <w:t>prescribed</w:t>
      </w:r>
      <w:r w:rsidRPr="00740349">
        <w:t xml:space="preserve"> for carrying out or giving effect to this Schedule</w:t>
      </w:r>
      <w:r w:rsidR="00A80961" w:rsidRPr="00740349">
        <w:t>.</w:t>
      </w:r>
    </w:p>
    <w:p w14:paraId="2E9BD11E" w14:textId="77777777" w:rsidR="00273947" w:rsidRPr="00740349" w:rsidRDefault="00273947" w:rsidP="00740349">
      <w:pPr>
        <w:pStyle w:val="notetext"/>
        <w:rPr>
          <w:ins w:id="2594" w:author="Author" w:date="2024-09-12T09:53:00Z" w16du:dateUtc="2024-09-11T23:53:00Z"/>
        </w:rPr>
      </w:pPr>
      <w:ins w:id="2595" w:author="Author" w:date="2024-09-12T09:53:00Z" w16du:dateUtc="2024-09-11T23:53:00Z">
        <w:r w:rsidRPr="00740349">
          <w:t>Note:</w:t>
        </w:r>
        <w:r w:rsidRPr="00740349">
          <w:tab/>
          <w:t xml:space="preserve">An assessment of whether digital platform rules are compatible with human rights must be prepared and included in the explanatory statement for the rules: see </w:t>
        </w:r>
        <w:r w:rsidR="00F84BCE" w:rsidRPr="00740349">
          <w:t>section 9</w:t>
        </w:r>
        <w:r w:rsidRPr="00740349">
          <w:t xml:space="preserve"> of the </w:t>
        </w:r>
        <w:r w:rsidRPr="00740349">
          <w:rPr>
            <w:i/>
          </w:rPr>
          <w:t>Human Rights (Parliamentary Scrutiny) Act 2011</w:t>
        </w:r>
        <w:r w:rsidRPr="00740349">
          <w:t xml:space="preserve"> and </w:t>
        </w:r>
        <w:r w:rsidR="00B83758" w:rsidRPr="00740349">
          <w:t>section 1</w:t>
        </w:r>
        <w:r w:rsidRPr="00740349">
          <w:t xml:space="preserve">5J of the </w:t>
        </w:r>
        <w:r w:rsidRPr="00740349">
          <w:rPr>
            <w:i/>
          </w:rPr>
          <w:t>Legislation Act 2003</w:t>
        </w:r>
        <w:r w:rsidRPr="00740349">
          <w:t>.</w:t>
        </w:r>
      </w:ins>
    </w:p>
    <w:p w14:paraId="2AB2310F" w14:textId="77777777" w:rsidR="00D83B32" w:rsidRPr="00740349" w:rsidRDefault="00D83B32" w:rsidP="00740349">
      <w:pPr>
        <w:pStyle w:val="subsection"/>
      </w:pPr>
      <w:r w:rsidRPr="00740349">
        <w:tab/>
        <w:t>(2)</w:t>
      </w:r>
      <w:r w:rsidRPr="00740349">
        <w:tab/>
        <w:t>To avoid doubt, the digital platform rules may not do the following:</w:t>
      </w:r>
    </w:p>
    <w:p w14:paraId="1110D907" w14:textId="77777777" w:rsidR="00D83B32" w:rsidRPr="00740349" w:rsidRDefault="00D83B32" w:rsidP="00740349">
      <w:pPr>
        <w:pStyle w:val="paragraph"/>
      </w:pPr>
      <w:r w:rsidRPr="00740349">
        <w:tab/>
        <w:t>(a)</w:t>
      </w:r>
      <w:r w:rsidRPr="00740349">
        <w:tab/>
        <w:t>create an offence or civil penalty;</w:t>
      </w:r>
    </w:p>
    <w:p w14:paraId="4E62AD72" w14:textId="77777777" w:rsidR="00D83B32" w:rsidRPr="00740349" w:rsidRDefault="00D83B32" w:rsidP="00740349">
      <w:pPr>
        <w:pStyle w:val="paragraph"/>
      </w:pPr>
      <w:r w:rsidRPr="00740349">
        <w:tab/>
        <w:t>(b)</w:t>
      </w:r>
      <w:r w:rsidRPr="00740349">
        <w:tab/>
        <w:t>provide powers of:</w:t>
      </w:r>
    </w:p>
    <w:p w14:paraId="3AA4C854" w14:textId="77777777" w:rsidR="00D83B32" w:rsidRPr="00740349" w:rsidRDefault="00D83B32" w:rsidP="00740349">
      <w:pPr>
        <w:pStyle w:val="paragraphsub"/>
      </w:pPr>
      <w:r w:rsidRPr="00740349">
        <w:tab/>
        <w:t>(i)</w:t>
      </w:r>
      <w:r w:rsidRPr="00740349">
        <w:tab/>
        <w:t>arrest or detention; or</w:t>
      </w:r>
    </w:p>
    <w:p w14:paraId="5EA61727" w14:textId="77777777" w:rsidR="00D83B32" w:rsidRPr="00740349" w:rsidRDefault="00D83B32" w:rsidP="00740349">
      <w:pPr>
        <w:pStyle w:val="paragraphsub"/>
      </w:pPr>
      <w:r w:rsidRPr="00740349">
        <w:tab/>
        <w:t>(ii)</w:t>
      </w:r>
      <w:r w:rsidRPr="00740349">
        <w:tab/>
        <w:t>entry, search or seizure;</w:t>
      </w:r>
    </w:p>
    <w:p w14:paraId="24D32ECD" w14:textId="77777777" w:rsidR="00D83B32" w:rsidRPr="00740349" w:rsidRDefault="00D83B32" w:rsidP="00740349">
      <w:pPr>
        <w:pStyle w:val="paragraph"/>
      </w:pPr>
      <w:r w:rsidRPr="00740349">
        <w:tab/>
        <w:t>(c)</w:t>
      </w:r>
      <w:r w:rsidRPr="00740349">
        <w:tab/>
        <w:t>impose a tax;</w:t>
      </w:r>
    </w:p>
    <w:p w14:paraId="54B73D12" w14:textId="77777777" w:rsidR="00D83B32" w:rsidRPr="00740349" w:rsidRDefault="00D83B32" w:rsidP="00740349">
      <w:pPr>
        <w:pStyle w:val="paragraph"/>
      </w:pPr>
      <w:r w:rsidRPr="00740349">
        <w:tab/>
        <w:t>(d)</w:t>
      </w:r>
      <w:r w:rsidRPr="00740349">
        <w:tab/>
        <w:t>set an amount to be appropriated from the Consolidated Revenue Fund under an appropriation in this Act;</w:t>
      </w:r>
    </w:p>
    <w:p w14:paraId="14AECA23" w14:textId="77777777" w:rsidR="00D83B32" w:rsidRPr="00740349" w:rsidRDefault="00D83B32" w:rsidP="00740349">
      <w:pPr>
        <w:pStyle w:val="paragraph"/>
      </w:pPr>
      <w:r w:rsidRPr="00740349">
        <w:tab/>
        <w:t>(e)</w:t>
      </w:r>
      <w:r w:rsidRPr="00740349">
        <w:tab/>
        <w:t>directly amend the text of this Act</w:t>
      </w:r>
      <w:r w:rsidR="00A80961" w:rsidRPr="00740349">
        <w:t>.</w:t>
      </w:r>
    </w:p>
    <w:p w14:paraId="108D5817" w14:textId="475AB1C9" w:rsidR="001A254D" w:rsidRPr="00740349" w:rsidRDefault="00D83B32" w:rsidP="00740349">
      <w:pPr>
        <w:pStyle w:val="subsection"/>
        <w:rPr>
          <w:ins w:id="2596" w:author="Author" w:date="2024-09-12T09:53:00Z" w16du:dateUtc="2024-09-11T23:53:00Z"/>
          <w:color w:val="000000" w:themeColor="text1"/>
        </w:rPr>
      </w:pPr>
      <w:del w:id="2597" w:author="Author" w:date="2024-09-12T09:53:00Z" w16du:dateUtc="2024-09-11T23:53:00Z">
        <w:r w:rsidRPr="00570B02">
          <w:rPr>
            <w:color w:val="000000" w:themeColor="text1"/>
          </w:rPr>
          <w:tab/>
          <w:delText>(3</w:delText>
        </w:r>
      </w:del>
      <w:ins w:id="2598" w:author="Author" w:date="2024-09-12T09:53:00Z" w16du:dateUtc="2024-09-11T23:53:00Z">
        <w:r w:rsidR="001A254D" w:rsidRPr="00740349">
          <w:rPr>
            <w:color w:val="000000" w:themeColor="text1"/>
          </w:rPr>
          <w:tab/>
          <w:t>(</w:t>
        </w:r>
        <w:r w:rsidR="00E675B8" w:rsidRPr="00740349">
          <w:rPr>
            <w:color w:val="000000" w:themeColor="text1"/>
          </w:rPr>
          <w:t>3</w:t>
        </w:r>
        <w:r w:rsidR="001A254D" w:rsidRPr="00740349">
          <w:rPr>
            <w:color w:val="000000" w:themeColor="text1"/>
          </w:rPr>
          <w:t>)</w:t>
        </w:r>
        <w:r w:rsidR="001A254D" w:rsidRPr="00740349">
          <w:rPr>
            <w:color w:val="000000" w:themeColor="text1"/>
          </w:rPr>
          <w:tab/>
          <w:t>Digital platform rules may make provision for or in relation to a particular matter by empowering the ACMA to make decisions of an administrative character.</w:t>
        </w:r>
      </w:ins>
    </w:p>
    <w:p w14:paraId="197926C0" w14:textId="77777777" w:rsidR="00D83B32" w:rsidRPr="00740349" w:rsidRDefault="00D83B32" w:rsidP="00740349">
      <w:pPr>
        <w:pStyle w:val="subsection"/>
        <w:rPr>
          <w:color w:val="000000" w:themeColor="text1"/>
        </w:rPr>
      </w:pPr>
      <w:ins w:id="2599" w:author="Author" w:date="2024-09-12T09:53:00Z" w16du:dateUtc="2024-09-11T23:53:00Z">
        <w:r w:rsidRPr="00740349">
          <w:rPr>
            <w:color w:val="000000" w:themeColor="text1"/>
          </w:rPr>
          <w:lastRenderedPageBreak/>
          <w:tab/>
          <w:t>(</w:t>
        </w:r>
        <w:r w:rsidR="00E675B8" w:rsidRPr="00740349">
          <w:rPr>
            <w:color w:val="000000" w:themeColor="text1"/>
          </w:rPr>
          <w:t>4</w:t>
        </w:r>
      </w:ins>
      <w:r w:rsidRPr="00740349">
        <w:rPr>
          <w:color w:val="000000" w:themeColor="text1"/>
        </w:rPr>
        <w:t>)</w:t>
      </w:r>
      <w:r w:rsidRPr="00740349">
        <w:rPr>
          <w:color w:val="000000" w:themeColor="text1"/>
        </w:rPr>
        <w:tab/>
        <w:t>Digital platform rules that are inconsistent with the regulations have no effect to the extent of the inconsistency, but digital platform rules are taken to be consistent with the regulations to the extent that the digital platform rules are capable of operating concurrently with the regulations</w:t>
      </w:r>
      <w:r w:rsidR="00A80961" w:rsidRPr="00740349">
        <w:rPr>
          <w:color w:val="000000" w:themeColor="text1"/>
        </w:rPr>
        <w:t>.</w:t>
      </w:r>
    </w:p>
    <w:p w14:paraId="57D056A9" w14:textId="77777777" w:rsidR="002F64A9" w:rsidRPr="00740349" w:rsidRDefault="00C71AE0" w:rsidP="00740349">
      <w:pPr>
        <w:pStyle w:val="ActHead6"/>
        <w:pageBreakBefore/>
      </w:pPr>
      <w:bookmarkStart w:id="2600" w:name="_Toc176247096"/>
      <w:bookmarkStart w:id="2601" w:name="_Toc136528217"/>
      <w:r w:rsidRPr="009C0505">
        <w:rPr>
          <w:rStyle w:val="CharAmSchNo"/>
        </w:rPr>
        <w:lastRenderedPageBreak/>
        <w:t>Schedule 2</w:t>
      </w:r>
      <w:r w:rsidR="002F64A9" w:rsidRPr="00740349">
        <w:t>—</w:t>
      </w:r>
      <w:r w:rsidR="002F64A9" w:rsidRPr="009C0505">
        <w:rPr>
          <w:rStyle w:val="CharAmSchText"/>
        </w:rPr>
        <w:t>Consequential amendments</w:t>
      </w:r>
      <w:r w:rsidR="003B7612" w:rsidRPr="009C0505">
        <w:rPr>
          <w:rStyle w:val="CharAmSchText"/>
        </w:rPr>
        <w:t xml:space="preserve"> and transitional provisions</w:t>
      </w:r>
      <w:bookmarkEnd w:id="2600"/>
      <w:bookmarkEnd w:id="2601"/>
    </w:p>
    <w:p w14:paraId="6E997319" w14:textId="77777777" w:rsidR="00B3643F" w:rsidRPr="00740349" w:rsidRDefault="00C02542" w:rsidP="00740349">
      <w:pPr>
        <w:pStyle w:val="ActHead7"/>
        <w:rPr>
          <w:ins w:id="2602" w:author="Author" w:date="2024-09-12T09:53:00Z" w16du:dateUtc="2024-09-11T23:53:00Z"/>
        </w:rPr>
      </w:pPr>
      <w:bookmarkStart w:id="2603" w:name="_Toc176247097"/>
      <w:ins w:id="2604" w:author="Author" w:date="2024-09-12T09:53:00Z" w16du:dateUtc="2024-09-11T23:53:00Z">
        <w:r w:rsidRPr="009C0505">
          <w:rPr>
            <w:rStyle w:val="CharAmPartNo"/>
          </w:rPr>
          <w:t>Part 1</w:t>
        </w:r>
        <w:r w:rsidR="00B3643F" w:rsidRPr="00740349">
          <w:t>—</w:t>
        </w:r>
        <w:r w:rsidR="00B3643F" w:rsidRPr="009C0505">
          <w:rPr>
            <w:rStyle w:val="CharAmPartText"/>
          </w:rPr>
          <w:t>Main amendments</w:t>
        </w:r>
        <w:r w:rsidR="00FD175D" w:rsidRPr="009C0505">
          <w:rPr>
            <w:rStyle w:val="CharAmPartText"/>
          </w:rPr>
          <w:t xml:space="preserve"> and transitional provisions</w:t>
        </w:r>
        <w:bookmarkEnd w:id="2603"/>
      </w:ins>
    </w:p>
    <w:p w14:paraId="0FE180E5" w14:textId="77777777" w:rsidR="00D83B32" w:rsidRPr="00740349" w:rsidRDefault="00D83B32" w:rsidP="00740349">
      <w:pPr>
        <w:pStyle w:val="ActHead9"/>
      </w:pPr>
      <w:bookmarkStart w:id="2605" w:name="_Toc176247098"/>
      <w:bookmarkStart w:id="2606" w:name="_Toc136528218"/>
      <w:r w:rsidRPr="00740349">
        <w:t>Australian Communications and Media Authority Act 2005</w:t>
      </w:r>
      <w:bookmarkEnd w:id="2605"/>
      <w:bookmarkEnd w:id="2606"/>
    </w:p>
    <w:p w14:paraId="591A7994" w14:textId="77777777" w:rsidR="00D83B32" w:rsidRPr="00740349" w:rsidRDefault="00E91B7E" w:rsidP="00740349">
      <w:pPr>
        <w:pStyle w:val="ItemHead"/>
      </w:pPr>
      <w:r w:rsidRPr="00740349">
        <w:t>1</w:t>
      </w:r>
      <w:r w:rsidR="00D83B32" w:rsidRPr="00740349">
        <w:t xml:space="preserve">  Section 3 (</w:t>
      </w:r>
      <w:r w:rsidR="00F84BCE" w:rsidRPr="00740349">
        <w:t>sub</w:t>
      </w:r>
      <w:r w:rsidR="00B83758" w:rsidRPr="00740349">
        <w:t>paragraph (</w:t>
      </w:r>
      <w:r w:rsidR="00D83B32" w:rsidRPr="00740349">
        <w:t xml:space="preserve">b)(i) of the definition of </w:t>
      </w:r>
      <w:r w:rsidR="00D83B32" w:rsidRPr="00740349">
        <w:rPr>
          <w:i/>
        </w:rPr>
        <w:t>authorised disclosure information</w:t>
      </w:r>
      <w:r w:rsidR="00D83B32" w:rsidRPr="00740349">
        <w:t>)</w:t>
      </w:r>
    </w:p>
    <w:p w14:paraId="67B6F8EE" w14:textId="77777777" w:rsidR="00D83B32" w:rsidRPr="00740349" w:rsidRDefault="00D83B32" w:rsidP="00740349">
      <w:pPr>
        <w:pStyle w:val="Item"/>
      </w:pPr>
      <w:r w:rsidRPr="00740349">
        <w:t xml:space="preserve">After “or 13 of”, insert “, or </w:t>
      </w:r>
      <w:r w:rsidR="0079367E" w:rsidRPr="00740349">
        <w:t>Schedule 9</w:t>
      </w:r>
      <w:r w:rsidRPr="00740349">
        <w:t xml:space="preserve"> to,”</w:t>
      </w:r>
      <w:r w:rsidR="00A80961" w:rsidRPr="00740349">
        <w:t>.</w:t>
      </w:r>
    </w:p>
    <w:p w14:paraId="7178BE51" w14:textId="77777777" w:rsidR="00D83B32" w:rsidRPr="00740349" w:rsidRDefault="00E91B7E" w:rsidP="00740349">
      <w:pPr>
        <w:pStyle w:val="ItemHead"/>
      </w:pPr>
      <w:r w:rsidRPr="00740349">
        <w:t>2</w:t>
      </w:r>
      <w:r w:rsidR="00D83B32" w:rsidRPr="00740349">
        <w:t xml:space="preserve">  After </w:t>
      </w:r>
      <w:r w:rsidR="00700160" w:rsidRPr="00740349">
        <w:t>paragraph 1</w:t>
      </w:r>
      <w:r w:rsidR="00D83B32" w:rsidRPr="00740349">
        <w:t>0(1)(ma)</w:t>
      </w:r>
    </w:p>
    <w:p w14:paraId="402A0CEE" w14:textId="77777777" w:rsidR="00D83B32" w:rsidRPr="00740349" w:rsidRDefault="00D83B32" w:rsidP="00740349">
      <w:pPr>
        <w:pStyle w:val="Item"/>
      </w:pPr>
      <w:r w:rsidRPr="00740349">
        <w:t>Insert:</w:t>
      </w:r>
    </w:p>
    <w:p w14:paraId="283EE8B2" w14:textId="7D634B7A" w:rsidR="00D83B32" w:rsidRPr="00740349" w:rsidRDefault="00393E4F" w:rsidP="00740349">
      <w:pPr>
        <w:pStyle w:val="paragraph"/>
      </w:pPr>
      <w:r w:rsidRPr="00740349">
        <w:tab/>
        <w:t>(m</w:t>
      </w:r>
      <w:r w:rsidR="00CF3A8D" w:rsidRPr="00740349">
        <w:t>b</w:t>
      </w:r>
      <w:r w:rsidRPr="00740349">
        <w:t>)</w:t>
      </w:r>
      <w:r w:rsidRPr="00740349">
        <w:tab/>
      </w:r>
      <w:r w:rsidR="00D83B32" w:rsidRPr="00740349">
        <w:t xml:space="preserve">to assist bodies or associations that the ACMA is satisfied represent sections of the digital platform industry to develop codes under </w:t>
      </w:r>
      <w:ins w:id="2607" w:author="Author" w:date="2024-09-12T09:53:00Z" w16du:dateUtc="2024-09-11T23:53:00Z">
        <w:r w:rsidR="00F84BCE" w:rsidRPr="00740349">
          <w:t>Division 4</w:t>
        </w:r>
        <w:r w:rsidR="00732E7E" w:rsidRPr="00740349">
          <w:t xml:space="preserve"> of </w:t>
        </w:r>
      </w:ins>
      <w:r w:rsidR="00A14CA8" w:rsidRPr="00740349">
        <w:t>Part </w:t>
      </w:r>
      <w:del w:id="2608" w:author="Author" w:date="2024-09-12T09:53:00Z" w16du:dateUtc="2024-09-11T23:53:00Z">
        <w:r w:rsidR="00D83B32" w:rsidRPr="00570B02">
          <w:delText>3</w:delText>
        </w:r>
      </w:del>
      <w:ins w:id="2609" w:author="Author" w:date="2024-09-12T09:53:00Z" w16du:dateUtc="2024-09-11T23:53:00Z">
        <w:r w:rsidR="00A14CA8" w:rsidRPr="00740349">
          <w:t>2</w:t>
        </w:r>
      </w:ins>
      <w:r w:rsidR="00732E7E" w:rsidRPr="00740349">
        <w:t xml:space="preserve"> </w:t>
      </w:r>
      <w:r w:rsidR="00D83B32" w:rsidRPr="00740349">
        <w:t xml:space="preserve">of </w:t>
      </w:r>
      <w:r w:rsidR="0079367E" w:rsidRPr="00740349">
        <w:t>Schedule 9</w:t>
      </w:r>
      <w:r w:rsidR="00D83B32" w:rsidRPr="00740349">
        <w:t xml:space="preserve"> to the </w:t>
      </w:r>
      <w:r w:rsidR="00D83B32" w:rsidRPr="00740349">
        <w:rPr>
          <w:i/>
        </w:rPr>
        <w:t>Broadcasting Services Act 1992</w:t>
      </w:r>
      <w:r w:rsidR="00D83B32" w:rsidRPr="00740349">
        <w:t>;</w:t>
      </w:r>
    </w:p>
    <w:p w14:paraId="1071AD2A" w14:textId="655370E4" w:rsidR="00D83B32" w:rsidRPr="00740349" w:rsidRDefault="00D83B32" w:rsidP="00740349">
      <w:pPr>
        <w:pStyle w:val="paragraph"/>
      </w:pPr>
      <w:r w:rsidRPr="00740349">
        <w:tab/>
        <w:t>(m</w:t>
      </w:r>
      <w:r w:rsidR="00CF3A8D" w:rsidRPr="00740349">
        <w:t>c</w:t>
      </w:r>
      <w:r w:rsidRPr="00740349">
        <w:t>)</w:t>
      </w:r>
      <w:r w:rsidRPr="00740349">
        <w:tab/>
        <w:t xml:space="preserve">to develop standards under </w:t>
      </w:r>
      <w:ins w:id="2610" w:author="Author" w:date="2024-09-12T09:53:00Z" w16du:dateUtc="2024-09-11T23:53:00Z">
        <w:r w:rsidR="00F84BCE" w:rsidRPr="00740349">
          <w:t>Division 4</w:t>
        </w:r>
        <w:r w:rsidR="00732E7E" w:rsidRPr="00740349">
          <w:t xml:space="preserve"> of </w:t>
        </w:r>
      </w:ins>
      <w:r w:rsidR="00A14CA8" w:rsidRPr="00740349">
        <w:t>Part </w:t>
      </w:r>
      <w:del w:id="2611" w:author="Author" w:date="2024-09-12T09:53:00Z" w16du:dateUtc="2024-09-11T23:53:00Z">
        <w:r w:rsidRPr="00570B02">
          <w:delText>3</w:delText>
        </w:r>
      </w:del>
      <w:ins w:id="2612" w:author="Author" w:date="2024-09-12T09:53:00Z" w16du:dateUtc="2024-09-11T23:53:00Z">
        <w:r w:rsidR="00A14CA8" w:rsidRPr="00740349">
          <w:t>2</w:t>
        </w:r>
      </w:ins>
      <w:r w:rsidR="00732E7E" w:rsidRPr="00740349">
        <w:t xml:space="preserve"> of </w:t>
      </w:r>
      <w:r w:rsidR="0079367E" w:rsidRPr="00740349">
        <w:t>Schedule 9</w:t>
      </w:r>
      <w:r w:rsidRPr="00740349">
        <w:t xml:space="preserve"> to the </w:t>
      </w:r>
      <w:r w:rsidRPr="00740349">
        <w:rPr>
          <w:i/>
        </w:rPr>
        <w:t>Broadcasting Services Act 1992</w:t>
      </w:r>
      <w:r w:rsidRPr="00740349">
        <w:t>;</w:t>
      </w:r>
    </w:p>
    <w:p w14:paraId="740CD615" w14:textId="3363D7FA" w:rsidR="00D83B32" w:rsidRPr="00740349" w:rsidRDefault="00D83B32" w:rsidP="00740349">
      <w:pPr>
        <w:pStyle w:val="paragraph"/>
      </w:pPr>
      <w:r w:rsidRPr="00740349">
        <w:tab/>
        <w:t>(m</w:t>
      </w:r>
      <w:r w:rsidR="00CF3A8D" w:rsidRPr="00740349">
        <w:t>d</w:t>
      </w:r>
      <w:r w:rsidRPr="00740349">
        <w:t>)</w:t>
      </w:r>
      <w:r w:rsidRPr="00740349">
        <w:tab/>
        <w:t>to monitor compliance with</w:t>
      </w:r>
      <w:r w:rsidR="000F3074" w:rsidRPr="00740349">
        <w:t xml:space="preserve"> </w:t>
      </w:r>
      <w:ins w:id="2613" w:author="Author" w:date="2024-09-12T09:53:00Z" w16du:dateUtc="2024-09-11T23:53:00Z">
        <w:r w:rsidR="0079367E" w:rsidRPr="00740349">
          <w:t>Schedule 9</w:t>
        </w:r>
        <w:r w:rsidR="000F3074" w:rsidRPr="00740349">
          <w:t xml:space="preserve"> to the </w:t>
        </w:r>
        <w:r w:rsidR="000F3074" w:rsidRPr="00740349">
          <w:rPr>
            <w:i/>
          </w:rPr>
          <w:t>Broadcasting Services Act 1992</w:t>
        </w:r>
        <w:r w:rsidR="000F3074" w:rsidRPr="00740349">
          <w:t>,</w:t>
        </w:r>
        <w:r w:rsidRPr="00740349">
          <w:t xml:space="preserve"> </w:t>
        </w:r>
        <w:r w:rsidR="00E36DD8" w:rsidRPr="00740349">
          <w:t xml:space="preserve">digital platform rules, </w:t>
        </w:r>
      </w:ins>
      <w:r w:rsidRPr="00740349">
        <w:t>misinformation codes</w:t>
      </w:r>
      <w:del w:id="2614" w:author="Author" w:date="2024-09-12T09:53:00Z" w16du:dateUtc="2024-09-11T23:53:00Z">
        <w:r w:rsidRPr="00570B02">
          <w:delText>,</w:delText>
        </w:r>
      </w:del>
      <w:ins w:id="2615" w:author="Author" w:date="2024-09-12T09:53:00Z" w16du:dateUtc="2024-09-11T23:53:00Z">
        <w:r w:rsidR="00E36DD8" w:rsidRPr="00740349">
          <w:t xml:space="preserve"> and</w:t>
        </w:r>
      </w:ins>
      <w:r w:rsidRPr="00740349">
        <w:t xml:space="preserve"> misinformation standards</w:t>
      </w:r>
      <w:del w:id="2616" w:author="Author" w:date="2024-09-12T09:53:00Z" w16du:dateUtc="2024-09-11T23:53:00Z">
        <w:r w:rsidRPr="00570B02">
          <w:delText xml:space="preserve"> and digital platform rules</w:delText>
        </w:r>
      </w:del>
      <w:r w:rsidRPr="00740349">
        <w:t>;</w:t>
      </w:r>
    </w:p>
    <w:p w14:paraId="2B7DDBD1" w14:textId="18615DE0" w:rsidR="00D83B32" w:rsidRPr="00740349" w:rsidRDefault="00D83B32" w:rsidP="00740349">
      <w:pPr>
        <w:pStyle w:val="paragraph"/>
      </w:pPr>
      <w:r w:rsidRPr="00740349">
        <w:tab/>
        <w:t>(m</w:t>
      </w:r>
      <w:r w:rsidR="00CF3A8D" w:rsidRPr="00740349">
        <w:t>e</w:t>
      </w:r>
      <w:r w:rsidRPr="00740349">
        <w:t>)</w:t>
      </w:r>
      <w:r w:rsidRPr="00740349">
        <w:tab/>
        <w:t xml:space="preserve">to conduct investigations relating to misinformation and disinformation on </w:t>
      </w:r>
      <w:r w:rsidR="001A7A76" w:rsidRPr="00740349">
        <w:t xml:space="preserve">digital </w:t>
      </w:r>
      <w:del w:id="2617" w:author="Author" w:date="2024-09-12T09:53:00Z" w16du:dateUtc="2024-09-11T23:53:00Z">
        <w:r w:rsidRPr="00570B02">
          <w:delText>platform services</w:delText>
        </w:r>
      </w:del>
      <w:ins w:id="2618" w:author="Author" w:date="2024-09-12T09:53:00Z" w16du:dateUtc="2024-09-11T23:53:00Z">
        <w:r w:rsidR="001A7A76" w:rsidRPr="00740349">
          <w:t>communications platform</w:t>
        </w:r>
        <w:r w:rsidRPr="00740349">
          <w:t>s</w:t>
        </w:r>
      </w:ins>
      <w:r w:rsidRPr="00740349">
        <w:t>;</w:t>
      </w:r>
    </w:p>
    <w:p w14:paraId="1666A1E4" w14:textId="6A5B1BDC" w:rsidR="00D83B32" w:rsidRPr="00740349" w:rsidRDefault="00D83B32" w:rsidP="00740349">
      <w:pPr>
        <w:pStyle w:val="paragraph"/>
      </w:pPr>
      <w:r w:rsidRPr="00740349">
        <w:tab/>
        <w:t>(m</w:t>
      </w:r>
      <w:r w:rsidR="00CF3A8D" w:rsidRPr="00740349">
        <w:t>f</w:t>
      </w:r>
      <w:r w:rsidRPr="00740349">
        <w:t>)</w:t>
      </w:r>
      <w:r w:rsidRPr="00740349">
        <w:tab/>
        <w:t xml:space="preserve">to inform itself and advise the Minister in relation to misinformation and disinformation on </w:t>
      </w:r>
      <w:r w:rsidR="001A7A76" w:rsidRPr="00740349">
        <w:t xml:space="preserve">digital </w:t>
      </w:r>
      <w:del w:id="2619" w:author="Author" w:date="2024-09-12T09:53:00Z" w16du:dateUtc="2024-09-11T23:53:00Z">
        <w:r w:rsidRPr="00570B02">
          <w:delText>platform services</w:delText>
        </w:r>
      </w:del>
      <w:ins w:id="2620" w:author="Author" w:date="2024-09-12T09:53:00Z" w16du:dateUtc="2024-09-11T23:53:00Z">
        <w:r w:rsidR="001A7A76" w:rsidRPr="00740349">
          <w:t>communications platform</w:t>
        </w:r>
        <w:r w:rsidRPr="00740349">
          <w:t>s</w:t>
        </w:r>
      </w:ins>
      <w:r w:rsidRPr="00740349">
        <w:t>;</w:t>
      </w:r>
    </w:p>
    <w:p w14:paraId="7A5D6DCF" w14:textId="4448BDAF" w:rsidR="00D83B32" w:rsidRPr="00740349" w:rsidRDefault="00D83B32" w:rsidP="00740349">
      <w:pPr>
        <w:pStyle w:val="paragraph"/>
      </w:pPr>
      <w:r w:rsidRPr="00740349">
        <w:tab/>
        <w:t>(m</w:t>
      </w:r>
      <w:r w:rsidR="00CF3A8D" w:rsidRPr="00740349">
        <w:t>g</w:t>
      </w:r>
      <w:r w:rsidRPr="00740349">
        <w:t>)</w:t>
      </w:r>
      <w:r w:rsidRPr="00740349">
        <w:tab/>
        <w:t xml:space="preserve">to make available to the public information about matters relating to misinformation and disinformation on </w:t>
      </w:r>
      <w:r w:rsidR="001A7A76" w:rsidRPr="00740349">
        <w:t xml:space="preserve">digital </w:t>
      </w:r>
      <w:del w:id="2621" w:author="Author" w:date="2024-09-12T09:53:00Z" w16du:dateUtc="2024-09-11T23:53:00Z">
        <w:r w:rsidRPr="00570B02">
          <w:delText>platform services</w:delText>
        </w:r>
      </w:del>
      <w:ins w:id="2622" w:author="Author" w:date="2024-09-12T09:53:00Z" w16du:dateUtc="2024-09-11T23:53:00Z">
        <w:r w:rsidR="001A7A76" w:rsidRPr="00740349">
          <w:t>communications platform</w:t>
        </w:r>
        <w:r w:rsidRPr="00740349">
          <w:t>s</w:t>
        </w:r>
      </w:ins>
      <w:r w:rsidRPr="00740349">
        <w:t>;</w:t>
      </w:r>
    </w:p>
    <w:p w14:paraId="6D4A9110" w14:textId="77777777" w:rsidR="00D83B32" w:rsidRPr="00740349" w:rsidRDefault="00E91B7E" w:rsidP="00740349">
      <w:pPr>
        <w:pStyle w:val="ItemHead"/>
      </w:pPr>
      <w:r w:rsidRPr="00740349">
        <w:t>3</w:t>
      </w:r>
      <w:r w:rsidR="00D83B32" w:rsidRPr="00740349">
        <w:t xml:space="preserve">  Paragraph 53(2)(k)</w:t>
      </w:r>
    </w:p>
    <w:p w14:paraId="60ABFE2F" w14:textId="77777777" w:rsidR="00D83B32" w:rsidRPr="00740349" w:rsidRDefault="00D83B32" w:rsidP="00740349">
      <w:pPr>
        <w:pStyle w:val="Item"/>
      </w:pPr>
      <w:r w:rsidRPr="00740349">
        <w:t>After “</w:t>
      </w:r>
      <w:r w:rsidR="00F84BCE" w:rsidRPr="00740349">
        <w:t>Schedule 8</w:t>
      </w:r>
      <w:r w:rsidRPr="00740349">
        <w:t>” (wherever occurring), insert “or 9”</w:t>
      </w:r>
      <w:r w:rsidR="00A80961" w:rsidRPr="00740349">
        <w:t>.</w:t>
      </w:r>
    </w:p>
    <w:p w14:paraId="41433627" w14:textId="77777777" w:rsidR="00D83B32" w:rsidRPr="00740349" w:rsidRDefault="00D83B32" w:rsidP="00740349">
      <w:pPr>
        <w:pStyle w:val="ActHead9"/>
      </w:pPr>
      <w:bookmarkStart w:id="2623" w:name="_Toc176247099"/>
      <w:bookmarkStart w:id="2624" w:name="_Toc136528219"/>
      <w:r w:rsidRPr="00740349">
        <w:lastRenderedPageBreak/>
        <w:t>Broadcasting Services Act 1992</w:t>
      </w:r>
      <w:bookmarkEnd w:id="2623"/>
      <w:bookmarkEnd w:id="2624"/>
    </w:p>
    <w:p w14:paraId="4A815148" w14:textId="77777777" w:rsidR="00D83B32" w:rsidRPr="00740349" w:rsidRDefault="00E91B7E" w:rsidP="00740349">
      <w:pPr>
        <w:pStyle w:val="ItemHead"/>
      </w:pPr>
      <w:r w:rsidRPr="00740349">
        <w:t>4</w:t>
      </w:r>
      <w:r w:rsidR="00D83B32" w:rsidRPr="00740349">
        <w:t xml:space="preserve">  Title</w:t>
      </w:r>
    </w:p>
    <w:p w14:paraId="5E180C33" w14:textId="35A1B898" w:rsidR="00D83B32" w:rsidRPr="00740349" w:rsidRDefault="00D83B32" w:rsidP="00740349">
      <w:pPr>
        <w:pStyle w:val="Item"/>
      </w:pPr>
      <w:r w:rsidRPr="00740349">
        <w:t>Omit “</w:t>
      </w:r>
      <w:r w:rsidRPr="00740349">
        <w:rPr>
          <w:b/>
        </w:rPr>
        <w:t>and content services</w:t>
      </w:r>
      <w:r w:rsidRPr="00740349">
        <w:t>”, substitute “</w:t>
      </w:r>
      <w:r w:rsidRPr="00740349">
        <w:rPr>
          <w:b/>
        </w:rPr>
        <w:t xml:space="preserve">, content services and </w:t>
      </w:r>
      <w:r w:rsidR="001A7A76" w:rsidRPr="00740349">
        <w:rPr>
          <w:b/>
        </w:rPr>
        <w:t xml:space="preserve">digital </w:t>
      </w:r>
      <w:del w:id="2625" w:author="Author" w:date="2024-09-12T09:53:00Z" w16du:dateUtc="2024-09-11T23:53:00Z">
        <w:r w:rsidRPr="00570B02">
          <w:rPr>
            <w:b/>
          </w:rPr>
          <w:delText>platform services</w:delText>
        </w:r>
      </w:del>
      <w:ins w:id="2626" w:author="Author" w:date="2024-09-12T09:53:00Z" w16du:dateUtc="2024-09-11T23:53:00Z">
        <w:r w:rsidR="001A7A76" w:rsidRPr="00740349">
          <w:rPr>
            <w:b/>
          </w:rPr>
          <w:t>communications platform</w:t>
        </w:r>
        <w:r w:rsidRPr="00740349">
          <w:rPr>
            <w:b/>
          </w:rPr>
          <w:t>s</w:t>
        </w:r>
      </w:ins>
      <w:r w:rsidRPr="00740349">
        <w:t>”</w:t>
      </w:r>
      <w:r w:rsidR="00A80961" w:rsidRPr="00740349">
        <w:t>.</w:t>
      </w:r>
    </w:p>
    <w:p w14:paraId="5B98E096" w14:textId="77777777" w:rsidR="00D83B32" w:rsidRPr="00740349" w:rsidRDefault="00E91B7E" w:rsidP="00740349">
      <w:pPr>
        <w:pStyle w:val="ItemHead"/>
      </w:pPr>
      <w:r w:rsidRPr="00740349">
        <w:t>5</w:t>
      </w:r>
      <w:r w:rsidR="00D83B32" w:rsidRPr="00740349">
        <w:t xml:space="preserve">  After </w:t>
      </w:r>
      <w:r w:rsidR="00F84BCE" w:rsidRPr="00740349">
        <w:t>paragraph 3</w:t>
      </w:r>
      <w:r w:rsidR="00D83B32" w:rsidRPr="00740349">
        <w:t>(1)(hb)</w:t>
      </w:r>
    </w:p>
    <w:p w14:paraId="12ECAF17" w14:textId="77777777" w:rsidR="00D83B32" w:rsidRPr="00740349" w:rsidRDefault="00D83B32" w:rsidP="00740349">
      <w:pPr>
        <w:pStyle w:val="Item"/>
      </w:pPr>
      <w:r w:rsidRPr="00740349">
        <w:t>Insert:</w:t>
      </w:r>
    </w:p>
    <w:p w14:paraId="1D05BB9B" w14:textId="58B2BF54" w:rsidR="00D83B32" w:rsidRPr="00740349" w:rsidRDefault="00D83B32" w:rsidP="00740349">
      <w:pPr>
        <w:pStyle w:val="paragraph"/>
        <w:rPr>
          <w:ins w:id="2627" w:author="Author" w:date="2024-09-12T09:53:00Z" w16du:dateUtc="2024-09-11T23:53:00Z"/>
        </w:rPr>
      </w:pPr>
      <w:r w:rsidRPr="00740349">
        <w:tab/>
        <w:t>(hc)</w:t>
      </w:r>
      <w:r w:rsidRPr="00740349">
        <w:tab/>
        <w:t xml:space="preserve">to encourage </w:t>
      </w:r>
      <w:r w:rsidR="006C2CDE" w:rsidRPr="00740349">
        <w:t xml:space="preserve">digital </w:t>
      </w:r>
      <w:ins w:id="2628" w:author="Author" w:date="2024-09-12T09:53:00Z" w16du:dateUtc="2024-09-11T23:53:00Z">
        <w:r w:rsidR="006C2CDE" w:rsidRPr="00740349">
          <w:t xml:space="preserve">communications </w:t>
        </w:r>
      </w:ins>
      <w:r w:rsidR="006C2CDE" w:rsidRPr="00740349">
        <w:t>platform provider</w:t>
      </w:r>
      <w:r w:rsidRPr="00740349">
        <w:t xml:space="preserve">s to protect the </w:t>
      </w:r>
      <w:ins w:id="2629" w:author="Author" w:date="2024-09-12T09:53:00Z" w16du:dateUtc="2024-09-11T23:53:00Z">
        <w:r w:rsidR="00F72D65" w:rsidRPr="00740349">
          <w:t xml:space="preserve">Australian </w:t>
        </w:r>
      </w:ins>
      <w:r w:rsidRPr="00740349">
        <w:t xml:space="preserve">community against </w:t>
      </w:r>
      <w:ins w:id="2630" w:author="Author" w:date="2024-09-12T09:53:00Z" w16du:dateUtc="2024-09-11T23:53:00Z">
        <w:r w:rsidR="002A18A2" w:rsidRPr="00740349">
          <w:t xml:space="preserve">certain kinds of </w:t>
        </w:r>
      </w:ins>
      <w:r w:rsidRPr="00740349">
        <w:t>harm</w:t>
      </w:r>
      <w:r w:rsidR="00CA092C" w:rsidRPr="00740349">
        <w:t xml:space="preserve"> </w:t>
      </w:r>
      <w:r w:rsidRPr="00740349">
        <w:t>caused</w:t>
      </w:r>
      <w:del w:id="2631" w:author="Author" w:date="2024-09-12T09:53:00Z" w16du:dateUtc="2024-09-11T23:53:00Z">
        <w:r w:rsidRPr="00570B02">
          <w:delText>,</w:delText>
        </w:r>
      </w:del>
      <w:r w:rsidRPr="00740349">
        <w:t xml:space="preserve"> or contributed to</w:t>
      </w:r>
      <w:del w:id="2632" w:author="Author" w:date="2024-09-12T09:53:00Z" w16du:dateUtc="2024-09-11T23:53:00Z">
        <w:r w:rsidRPr="00570B02">
          <w:delText>,</w:delText>
        </w:r>
      </w:del>
      <w:r w:rsidRPr="00740349">
        <w:t xml:space="preserve"> by misinformation </w:t>
      </w:r>
      <w:del w:id="2633" w:author="Author" w:date="2024-09-12T09:53:00Z" w16du:dateUtc="2024-09-11T23:53:00Z">
        <w:r w:rsidRPr="00570B02">
          <w:delText>and</w:delText>
        </w:r>
      </w:del>
      <w:ins w:id="2634" w:author="Author" w:date="2024-09-12T09:53:00Z" w16du:dateUtc="2024-09-11T23:53:00Z">
        <w:r w:rsidR="00CC369F" w:rsidRPr="00740349">
          <w:t>or</w:t>
        </w:r>
      </w:ins>
      <w:r w:rsidR="00CC369F" w:rsidRPr="00740349">
        <w:t xml:space="preserve"> </w:t>
      </w:r>
      <w:r w:rsidRPr="00740349">
        <w:t xml:space="preserve">disinformation on </w:t>
      </w:r>
      <w:r w:rsidR="001A7A76" w:rsidRPr="00740349">
        <w:t xml:space="preserve">digital </w:t>
      </w:r>
      <w:ins w:id="2635" w:author="Author" w:date="2024-09-12T09:53:00Z" w16du:dateUtc="2024-09-11T23:53:00Z">
        <w:r w:rsidR="001A7A76" w:rsidRPr="00740349">
          <w:t>communications platform</w:t>
        </w:r>
        <w:r w:rsidRPr="00740349">
          <w:t>s; and</w:t>
        </w:r>
      </w:ins>
    </w:p>
    <w:p w14:paraId="7FFAF043" w14:textId="5C62DF6B" w:rsidR="00BD08E0" w:rsidRPr="00740349" w:rsidRDefault="00352776" w:rsidP="00740349">
      <w:pPr>
        <w:pStyle w:val="paragraph"/>
      </w:pPr>
      <w:ins w:id="2636" w:author="Author" w:date="2024-09-12T09:53:00Z" w16du:dateUtc="2024-09-11T23:53:00Z">
        <w:r w:rsidRPr="00740349">
          <w:tab/>
          <w:t>(hd)</w:t>
        </w:r>
        <w:r w:rsidRPr="00740349">
          <w:tab/>
          <w:t xml:space="preserve">to provide </w:t>
        </w:r>
        <w:r w:rsidR="00725D4A" w:rsidRPr="00740349">
          <w:t>end</w:t>
        </w:r>
        <w:r w:rsidR="00740349">
          <w:noBreakHyphen/>
        </w:r>
        <w:r w:rsidR="00725D4A" w:rsidRPr="00740349">
          <w:t xml:space="preserve">users in </w:t>
        </w:r>
        <w:r w:rsidRPr="00740349">
          <w:t xml:space="preserve">Australia with visibility </w:t>
        </w:r>
        <w:r w:rsidR="00B017A8" w:rsidRPr="00740349">
          <w:t>in relation to</w:t>
        </w:r>
        <w:r w:rsidRPr="00740349">
          <w:t xml:space="preserve"> </w:t>
        </w:r>
        <w:r w:rsidR="007C2E47" w:rsidRPr="00740349">
          <w:t>decision</w:t>
        </w:r>
        <w:r w:rsidR="00740349">
          <w:noBreakHyphen/>
        </w:r>
        <w:r w:rsidR="007C2E47" w:rsidRPr="00740349">
          <w:t xml:space="preserve">making by </w:t>
        </w:r>
        <w:r w:rsidR="006C2CDE" w:rsidRPr="00740349">
          <w:t xml:space="preserve">digital communications </w:t>
        </w:r>
      </w:ins>
      <w:r w:rsidR="006C2CDE" w:rsidRPr="00740349">
        <w:t xml:space="preserve">platform </w:t>
      </w:r>
      <w:del w:id="2637" w:author="Author" w:date="2024-09-12T09:53:00Z" w16du:dateUtc="2024-09-11T23:53:00Z">
        <w:r w:rsidR="00D83B32" w:rsidRPr="00570B02">
          <w:delText>services;</w:delText>
        </w:r>
      </w:del>
      <w:ins w:id="2638" w:author="Author" w:date="2024-09-12T09:53:00Z" w16du:dateUtc="2024-09-11T23:53:00Z">
        <w:r w:rsidR="006C2CDE" w:rsidRPr="00740349">
          <w:t>provider</w:t>
        </w:r>
        <w:r w:rsidRPr="00740349">
          <w:t xml:space="preserve">s </w:t>
        </w:r>
        <w:r w:rsidR="00EC22C0" w:rsidRPr="00740349">
          <w:t>in</w:t>
        </w:r>
        <w:r w:rsidR="00B339EC" w:rsidRPr="00740349">
          <w:t xml:space="preserve"> managing </w:t>
        </w:r>
        <w:r w:rsidR="007C2E47" w:rsidRPr="00740349">
          <w:t>misinformation</w:t>
        </w:r>
      </w:ins>
      <w:r w:rsidR="007C2E47" w:rsidRPr="00740349">
        <w:t xml:space="preserve"> and</w:t>
      </w:r>
      <w:ins w:id="2639" w:author="Author" w:date="2024-09-12T09:53:00Z" w16du:dateUtc="2024-09-11T23:53:00Z">
        <w:r w:rsidR="007C2E47" w:rsidRPr="00740349">
          <w:t xml:space="preserve"> disinformation on </w:t>
        </w:r>
        <w:r w:rsidR="001A7A76" w:rsidRPr="00740349">
          <w:t>digital communications platform</w:t>
        </w:r>
        <w:r w:rsidR="007C2E47" w:rsidRPr="00740349">
          <w:t>s; and</w:t>
        </w:r>
      </w:ins>
    </w:p>
    <w:p w14:paraId="58E03B11" w14:textId="77777777" w:rsidR="00216D6A" w:rsidRPr="00740349" w:rsidRDefault="007C2E47" w:rsidP="00740349">
      <w:pPr>
        <w:pStyle w:val="paragraph"/>
        <w:rPr>
          <w:ins w:id="2640" w:author="Author" w:date="2024-09-12T09:53:00Z" w16du:dateUtc="2024-09-11T23:53:00Z"/>
        </w:rPr>
      </w:pPr>
      <w:ins w:id="2641" w:author="Author" w:date="2024-09-12T09:53:00Z" w16du:dateUtc="2024-09-11T23:53:00Z">
        <w:r w:rsidRPr="00740349">
          <w:tab/>
          <w:t>(he)</w:t>
        </w:r>
        <w:r w:rsidRPr="00740349">
          <w:tab/>
        </w:r>
        <w:r w:rsidR="00216D6A" w:rsidRPr="00740349">
          <w:t xml:space="preserve">to </w:t>
        </w:r>
        <w:r w:rsidR="00201D2D" w:rsidRPr="00740349">
          <w:t xml:space="preserve">strengthen </w:t>
        </w:r>
        <w:r w:rsidR="000A24A1" w:rsidRPr="00740349">
          <w:t xml:space="preserve">transparency and accountability requirements in relation to misinformation and disinformation on </w:t>
        </w:r>
        <w:r w:rsidR="001A7A76" w:rsidRPr="00740349">
          <w:t>digital communications platform</w:t>
        </w:r>
        <w:r w:rsidR="000A24A1" w:rsidRPr="00740349">
          <w:t>s</w:t>
        </w:r>
        <w:r w:rsidR="008D2BF2" w:rsidRPr="00740349">
          <w:t>;</w:t>
        </w:r>
      </w:ins>
    </w:p>
    <w:p w14:paraId="2D46D76A" w14:textId="77777777" w:rsidR="004B0F75" w:rsidRPr="00740349" w:rsidRDefault="00E91B7E" w:rsidP="00740349">
      <w:pPr>
        <w:pStyle w:val="ItemHead"/>
        <w:rPr>
          <w:ins w:id="2642" w:author="Author" w:date="2024-09-12T09:53:00Z" w16du:dateUtc="2024-09-11T23:53:00Z"/>
        </w:rPr>
      </w:pPr>
      <w:r w:rsidRPr="00740349">
        <w:t>6</w:t>
      </w:r>
      <w:r w:rsidR="004B0F75" w:rsidRPr="00740349">
        <w:t xml:space="preserve">  </w:t>
      </w:r>
      <w:ins w:id="2643" w:author="Author" w:date="2024-09-12T09:53:00Z" w16du:dateUtc="2024-09-11T23:53:00Z">
        <w:r w:rsidR="009648FE" w:rsidRPr="00740349">
          <w:t xml:space="preserve">At the end of </w:t>
        </w:r>
        <w:r w:rsidR="00C02542" w:rsidRPr="00740349">
          <w:t>sub</w:t>
        </w:r>
        <w:r w:rsidR="00FF032D" w:rsidRPr="00740349">
          <w:t>section 3</w:t>
        </w:r>
        <w:r w:rsidR="009648FE" w:rsidRPr="00740349">
          <w:t>(1)</w:t>
        </w:r>
      </w:ins>
    </w:p>
    <w:p w14:paraId="11C2C7FD" w14:textId="77777777" w:rsidR="009648FE" w:rsidRPr="00740349" w:rsidRDefault="009648FE" w:rsidP="00740349">
      <w:pPr>
        <w:pStyle w:val="Item"/>
        <w:rPr>
          <w:ins w:id="2644" w:author="Author" w:date="2024-09-12T09:53:00Z" w16du:dateUtc="2024-09-11T23:53:00Z"/>
        </w:rPr>
      </w:pPr>
      <w:ins w:id="2645" w:author="Author" w:date="2024-09-12T09:53:00Z" w16du:dateUtc="2024-09-11T23:53:00Z">
        <w:r w:rsidRPr="00740349">
          <w:t>Add:</w:t>
        </w:r>
      </w:ins>
    </w:p>
    <w:p w14:paraId="787EFD83" w14:textId="77777777" w:rsidR="009648FE" w:rsidRPr="00740349" w:rsidRDefault="009648FE" w:rsidP="00740349">
      <w:pPr>
        <w:pStyle w:val="notetext"/>
        <w:rPr>
          <w:ins w:id="2646" w:author="Author" w:date="2024-09-12T09:53:00Z" w16du:dateUtc="2024-09-11T23:53:00Z"/>
        </w:rPr>
      </w:pPr>
      <w:ins w:id="2647" w:author="Author" w:date="2024-09-12T09:53:00Z" w16du:dateUtc="2024-09-11T23:53:00Z">
        <w:r w:rsidRPr="00740349">
          <w:t>Note:</w:t>
        </w:r>
        <w:r w:rsidRPr="00740349">
          <w:tab/>
        </w:r>
        <w:r w:rsidR="00700160" w:rsidRPr="00740349">
          <w:t>Clause 1</w:t>
        </w:r>
        <w:r w:rsidR="00CD4CD9" w:rsidRPr="00740349">
          <w:t>1</w:t>
        </w:r>
        <w:r w:rsidRPr="00740349">
          <w:t xml:space="preserve"> of </w:t>
        </w:r>
        <w:r w:rsidR="0079367E" w:rsidRPr="00740349">
          <w:t>Schedule 9</w:t>
        </w:r>
        <w:r w:rsidRPr="00740349">
          <w:t xml:space="preserve"> sets out </w:t>
        </w:r>
        <w:r w:rsidR="000607C3" w:rsidRPr="00740349">
          <w:t>other</w:t>
        </w:r>
        <w:r w:rsidR="002A18A2" w:rsidRPr="00740349">
          <w:t xml:space="preserve"> </w:t>
        </w:r>
        <w:r w:rsidRPr="00740349">
          <w:t xml:space="preserve">objects </w:t>
        </w:r>
        <w:r w:rsidR="002A18A2" w:rsidRPr="00740349">
          <w:t xml:space="preserve">of </w:t>
        </w:r>
        <w:r w:rsidR="00A14CA8" w:rsidRPr="00740349">
          <w:t>Part 2</w:t>
        </w:r>
        <w:r w:rsidRPr="00740349">
          <w:t xml:space="preserve"> of that Schedule.</w:t>
        </w:r>
      </w:ins>
    </w:p>
    <w:p w14:paraId="3AD08B2B" w14:textId="77777777" w:rsidR="00D83B32" w:rsidRPr="00740349" w:rsidRDefault="00E91B7E" w:rsidP="00740349">
      <w:pPr>
        <w:pStyle w:val="ItemHead"/>
      </w:pPr>
      <w:ins w:id="2648" w:author="Author" w:date="2024-09-12T09:53:00Z" w16du:dateUtc="2024-09-11T23:53:00Z">
        <w:r w:rsidRPr="00740349">
          <w:t>7</w:t>
        </w:r>
        <w:r w:rsidR="00D83B32" w:rsidRPr="00740349">
          <w:t xml:space="preserve">  </w:t>
        </w:r>
      </w:ins>
      <w:r w:rsidR="00D83B32" w:rsidRPr="00740349">
        <w:t>Sub</w:t>
      </w:r>
      <w:r w:rsidR="00FF032D" w:rsidRPr="00740349">
        <w:t>section 3</w:t>
      </w:r>
      <w:r w:rsidR="00D83B32" w:rsidRPr="00740349">
        <w:t>(2)</w:t>
      </w:r>
    </w:p>
    <w:p w14:paraId="6D77BEC5" w14:textId="77777777" w:rsidR="00D83B32" w:rsidRPr="00740349" w:rsidRDefault="00D83B32" w:rsidP="00740349">
      <w:pPr>
        <w:pStyle w:val="Item"/>
      </w:pPr>
      <w:r w:rsidRPr="00740349">
        <w:t>Insert:</w:t>
      </w:r>
    </w:p>
    <w:p w14:paraId="25DE76B7" w14:textId="77777777" w:rsidR="00C35CFD" w:rsidRPr="00740349" w:rsidRDefault="00C35CFD" w:rsidP="00740349">
      <w:pPr>
        <w:pStyle w:val="Definition"/>
        <w:rPr>
          <w:ins w:id="2649" w:author="Author" w:date="2024-09-12T09:53:00Z" w16du:dateUtc="2024-09-11T23:53:00Z"/>
        </w:rPr>
      </w:pPr>
      <w:r w:rsidRPr="00740349">
        <w:rPr>
          <w:b/>
          <w:i/>
        </w:rPr>
        <w:t xml:space="preserve">digital </w:t>
      </w:r>
      <w:ins w:id="2650" w:author="Author" w:date="2024-09-12T09:53:00Z" w16du:dateUtc="2024-09-11T23:53:00Z">
        <w:r w:rsidRPr="00740349">
          <w:rPr>
            <w:b/>
            <w:i/>
          </w:rPr>
          <w:t>communications platform</w:t>
        </w:r>
        <w:r w:rsidRPr="00740349">
          <w:t xml:space="preserve"> has the same meaning as in </w:t>
        </w:r>
        <w:r w:rsidR="0079367E" w:rsidRPr="00740349">
          <w:t>Schedule 9</w:t>
        </w:r>
        <w:r w:rsidRPr="00740349">
          <w:t>.</w:t>
        </w:r>
      </w:ins>
    </w:p>
    <w:p w14:paraId="627D1ABA" w14:textId="77777777" w:rsidR="00D83B32" w:rsidRPr="00740349" w:rsidRDefault="006C2CDE" w:rsidP="00740349">
      <w:pPr>
        <w:pStyle w:val="Definition"/>
      </w:pPr>
      <w:ins w:id="2651" w:author="Author" w:date="2024-09-12T09:53:00Z" w16du:dateUtc="2024-09-11T23:53:00Z">
        <w:r w:rsidRPr="00740349">
          <w:rPr>
            <w:b/>
            <w:i/>
          </w:rPr>
          <w:t xml:space="preserve">digital communications </w:t>
        </w:r>
      </w:ins>
      <w:r w:rsidRPr="00740349">
        <w:rPr>
          <w:b/>
          <w:i/>
        </w:rPr>
        <w:t>platform provider</w:t>
      </w:r>
      <w:r w:rsidR="00D83B32" w:rsidRPr="00740349">
        <w:t xml:space="preserve"> has the same meaning as in </w:t>
      </w:r>
      <w:r w:rsidR="0079367E" w:rsidRPr="00740349">
        <w:t>Schedule 9</w:t>
      </w:r>
      <w:r w:rsidR="00A80961" w:rsidRPr="00740349">
        <w:t>.</w:t>
      </w:r>
    </w:p>
    <w:p w14:paraId="5821E6E8" w14:textId="77777777" w:rsidR="00D83B32" w:rsidRPr="00570B02" w:rsidRDefault="00D83B32" w:rsidP="00257574">
      <w:pPr>
        <w:pStyle w:val="Definition"/>
        <w:rPr>
          <w:del w:id="2652" w:author="Author" w:date="2024-09-12T09:53:00Z" w16du:dateUtc="2024-09-11T23:53:00Z"/>
        </w:rPr>
      </w:pPr>
      <w:del w:id="2653" w:author="Author" w:date="2024-09-12T09:53:00Z" w16du:dateUtc="2024-09-11T23:53:00Z">
        <w:r w:rsidRPr="00570B02">
          <w:rPr>
            <w:b/>
            <w:i/>
          </w:rPr>
          <w:delText>digital platform service</w:delText>
        </w:r>
        <w:r w:rsidRPr="00570B02">
          <w:delText xml:space="preserve"> has the same meaning as in </w:delText>
        </w:r>
        <w:r w:rsidR="006B020A" w:rsidRPr="00570B02">
          <w:delText>Schedule 9</w:delText>
        </w:r>
        <w:r w:rsidR="00A80961" w:rsidRPr="00570B02">
          <w:delText>.</w:delText>
        </w:r>
      </w:del>
    </w:p>
    <w:p w14:paraId="74774003" w14:textId="77777777" w:rsidR="00D83B32" w:rsidRPr="00740349" w:rsidRDefault="00D83B32" w:rsidP="00740349">
      <w:pPr>
        <w:pStyle w:val="Definition"/>
      </w:pPr>
      <w:r w:rsidRPr="00740349">
        <w:rPr>
          <w:b/>
          <w:i/>
        </w:rPr>
        <w:t>disinformation</w:t>
      </w:r>
      <w:r w:rsidRPr="00740349">
        <w:t xml:space="preserve"> has the same meaning as in </w:t>
      </w:r>
      <w:r w:rsidR="0079367E" w:rsidRPr="00740349">
        <w:t>Schedule 9</w:t>
      </w:r>
      <w:r w:rsidR="00A80961" w:rsidRPr="00740349">
        <w:t>.</w:t>
      </w:r>
    </w:p>
    <w:p w14:paraId="1DDFA941" w14:textId="77777777" w:rsidR="00D83B32" w:rsidRPr="00740349" w:rsidRDefault="00D83B32" w:rsidP="00740349">
      <w:pPr>
        <w:pStyle w:val="Definition"/>
        <w:rPr>
          <w:moveTo w:id="2654" w:author="Author" w:date="2024-09-12T09:53:00Z" w16du:dateUtc="2024-09-11T23:53:00Z"/>
        </w:rPr>
      </w:pPr>
      <w:moveToRangeStart w:id="2655" w:author="Author" w:date="2024-09-12T09:53:00Z" w:name="move177027257"/>
      <w:moveTo w:id="2656" w:author="Author" w:date="2024-09-12T09:53:00Z" w16du:dateUtc="2024-09-11T23:53:00Z">
        <w:r w:rsidRPr="00740349">
          <w:rPr>
            <w:b/>
            <w:i/>
          </w:rPr>
          <w:t>misinformation</w:t>
        </w:r>
        <w:r w:rsidRPr="00740349">
          <w:t xml:space="preserve"> has the same meaning as in </w:t>
        </w:r>
        <w:r w:rsidR="0079367E" w:rsidRPr="00740349">
          <w:t>Schedule 9</w:t>
        </w:r>
        <w:r w:rsidR="00A80961" w:rsidRPr="00740349">
          <w:t>.</w:t>
        </w:r>
      </w:moveTo>
    </w:p>
    <w:moveToRangeEnd w:id="2655"/>
    <w:p w14:paraId="27A446B9" w14:textId="77777777" w:rsidR="00D83B32" w:rsidRPr="00570B02" w:rsidRDefault="00D83B32" w:rsidP="00257574">
      <w:pPr>
        <w:pStyle w:val="Definition"/>
        <w:rPr>
          <w:del w:id="2657" w:author="Author" w:date="2024-09-12T09:53:00Z" w16du:dateUtc="2024-09-11T23:53:00Z"/>
        </w:rPr>
      </w:pPr>
      <w:del w:id="2658" w:author="Author" w:date="2024-09-12T09:53:00Z" w16du:dateUtc="2024-09-11T23:53:00Z">
        <w:r w:rsidRPr="00570B02">
          <w:rPr>
            <w:b/>
            <w:i/>
          </w:rPr>
          <w:lastRenderedPageBreak/>
          <w:delText>harm</w:delText>
        </w:r>
        <w:r w:rsidRPr="00570B02">
          <w:delText xml:space="preserve"> has the same meaning as in </w:delText>
        </w:r>
        <w:r w:rsidR="006B020A" w:rsidRPr="00570B02">
          <w:delText>Schedule 9</w:delText>
        </w:r>
        <w:r w:rsidR="00A80961" w:rsidRPr="00570B02">
          <w:delText>.</w:delText>
        </w:r>
      </w:del>
    </w:p>
    <w:p w14:paraId="6439E505" w14:textId="77777777" w:rsidR="00D83B32" w:rsidRPr="00570B02" w:rsidRDefault="00D83B32" w:rsidP="00257574">
      <w:pPr>
        <w:pStyle w:val="Definition"/>
        <w:rPr>
          <w:del w:id="2659" w:author="Author" w:date="2024-09-12T09:53:00Z" w16du:dateUtc="2024-09-11T23:53:00Z"/>
        </w:rPr>
      </w:pPr>
      <w:del w:id="2660" w:author="Author" w:date="2024-09-12T09:53:00Z" w16du:dateUtc="2024-09-11T23:53:00Z">
        <w:r w:rsidRPr="00570B02">
          <w:rPr>
            <w:b/>
            <w:i/>
          </w:rPr>
          <w:delText>misinformation</w:delText>
        </w:r>
        <w:r w:rsidRPr="00570B02">
          <w:delText xml:space="preserve"> has the same meaning as in </w:delText>
        </w:r>
        <w:r w:rsidR="006B020A" w:rsidRPr="00570B02">
          <w:delText>Schedule 9</w:delText>
        </w:r>
        <w:r w:rsidR="00A80961" w:rsidRPr="00570B02">
          <w:delText>.</w:delText>
        </w:r>
      </w:del>
    </w:p>
    <w:p w14:paraId="286CE753" w14:textId="1C13EB67" w:rsidR="00D83B32" w:rsidRPr="00740349" w:rsidRDefault="00511830" w:rsidP="00740349">
      <w:pPr>
        <w:pStyle w:val="ItemHead"/>
      </w:pPr>
      <w:del w:id="2661" w:author="Author" w:date="2024-09-12T09:53:00Z" w16du:dateUtc="2024-09-11T23:53:00Z">
        <w:r w:rsidRPr="00570B02">
          <w:delText>7</w:delText>
        </w:r>
      </w:del>
      <w:ins w:id="2662" w:author="Author" w:date="2024-09-12T09:53:00Z" w16du:dateUtc="2024-09-11T23:53:00Z">
        <w:r w:rsidR="00E91B7E" w:rsidRPr="00740349">
          <w:t>8</w:t>
        </w:r>
      </w:ins>
      <w:r w:rsidR="00D83B32" w:rsidRPr="00740349">
        <w:t xml:space="preserve">  After sub</w:t>
      </w:r>
      <w:r w:rsidR="00C02542" w:rsidRPr="00740349">
        <w:t>section 4</w:t>
      </w:r>
      <w:r w:rsidR="00D83B32" w:rsidRPr="00740349">
        <w:t>(3AB)</w:t>
      </w:r>
    </w:p>
    <w:p w14:paraId="74F32448" w14:textId="77777777" w:rsidR="00D83B32" w:rsidRPr="00740349" w:rsidRDefault="00D83B32" w:rsidP="00740349">
      <w:pPr>
        <w:pStyle w:val="Item"/>
        <w:rPr>
          <w:moveTo w:id="2663" w:author="Author" w:date="2024-09-12T09:53:00Z" w16du:dateUtc="2024-09-11T23:53:00Z"/>
        </w:rPr>
      </w:pPr>
      <w:moveToRangeStart w:id="2664" w:author="Author" w:date="2024-09-12T09:53:00Z" w:name="move177027258"/>
      <w:moveTo w:id="2665" w:author="Author" w:date="2024-09-12T09:53:00Z" w16du:dateUtc="2024-09-11T23:53:00Z">
        <w:r w:rsidRPr="00740349">
          <w:t>Insert:</w:t>
        </w:r>
      </w:moveTo>
    </w:p>
    <w:p w14:paraId="433A8830" w14:textId="77777777" w:rsidR="00D83B32" w:rsidRPr="00740349" w:rsidRDefault="00D83B32" w:rsidP="00740349">
      <w:pPr>
        <w:pStyle w:val="Item"/>
        <w:rPr>
          <w:moveFrom w:id="2666" w:author="Author" w:date="2024-09-12T09:53:00Z" w16du:dateUtc="2024-09-11T23:53:00Z"/>
        </w:rPr>
      </w:pPr>
      <w:moveFromRangeStart w:id="2667" w:author="Author" w:date="2024-09-12T09:53:00Z" w:name="move177027258"/>
      <w:moveToRangeEnd w:id="2664"/>
      <w:moveFrom w:id="2668" w:author="Author" w:date="2024-09-12T09:53:00Z" w16du:dateUtc="2024-09-11T23:53:00Z">
        <w:r w:rsidRPr="00740349">
          <w:t>Insert:</w:t>
        </w:r>
      </w:moveFrom>
    </w:p>
    <w:moveFromRangeEnd w:id="2667"/>
    <w:p w14:paraId="2EC3C2C9" w14:textId="62A0597D" w:rsidR="00D83B32" w:rsidRPr="00740349" w:rsidRDefault="00D83B32" w:rsidP="00740349">
      <w:pPr>
        <w:pStyle w:val="subsection"/>
      </w:pPr>
      <w:r w:rsidRPr="00740349">
        <w:tab/>
        <w:t>(3AC)</w:t>
      </w:r>
      <w:r w:rsidRPr="00740349">
        <w:tab/>
        <w:t xml:space="preserve">The Parliament also intends that </w:t>
      </w:r>
      <w:r w:rsidR="001A7A76" w:rsidRPr="00740349">
        <w:t xml:space="preserve">digital </w:t>
      </w:r>
      <w:del w:id="2669" w:author="Author" w:date="2024-09-12T09:53:00Z" w16du:dateUtc="2024-09-11T23:53:00Z">
        <w:r w:rsidRPr="00570B02">
          <w:delText>platform services</w:delText>
        </w:r>
      </w:del>
      <w:ins w:id="2670" w:author="Author" w:date="2024-09-12T09:53:00Z" w16du:dateUtc="2024-09-11T23:53:00Z">
        <w:r w:rsidR="001A7A76" w:rsidRPr="00740349">
          <w:t>communications platform</w:t>
        </w:r>
        <w:r w:rsidRPr="00740349">
          <w:t>s</w:t>
        </w:r>
      </w:ins>
      <w:r w:rsidRPr="00740349">
        <w:t xml:space="preserve"> be regulated, in order to prevent and respond to misinformation and disinformation on the </w:t>
      </w:r>
      <w:del w:id="2671" w:author="Author" w:date="2024-09-12T09:53:00Z" w16du:dateUtc="2024-09-11T23:53:00Z">
        <w:r w:rsidRPr="00570B02">
          <w:delText>services</w:delText>
        </w:r>
      </w:del>
      <w:ins w:id="2672" w:author="Author" w:date="2024-09-12T09:53:00Z" w16du:dateUtc="2024-09-11T23:53:00Z">
        <w:r w:rsidR="00A06EB9" w:rsidRPr="00740349">
          <w:t>platform</w:t>
        </w:r>
        <w:r w:rsidRPr="00740349">
          <w:t>s</w:t>
        </w:r>
      </w:ins>
      <w:r w:rsidRPr="00740349">
        <w:t>, in a manner that:</w:t>
      </w:r>
    </w:p>
    <w:p w14:paraId="3C95FE1B" w14:textId="77777777" w:rsidR="00D83B32" w:rsidRPr="00570B02" w:rsidRDefault="00D83B32" w:rsidP="00257574">
      <w:pPr>
        <w:pStyle w:val="paragraph"/>
        <w:rPr>
          <w:del w:id="2673" w:author="Author" w:date="2024-09-12T09:53:00Z" w16du:dateUtc="2024-09-11T23:53:00Z"/>
        </w:rPr>
      </w:pPr>
      <w:del w:id="2674" w:author="Author" w:date="2024-09-12T09:53:00Z" w16du:dateUtc="2024-09-11T23:53:00Z">
        <w:r w:rsidRPr="00570B02">
          <w:tab/>
          <w:delText>(a)</w:delText>
        </w:r>
        <w:r w:rsidRPr="00570B02">
          <w:tab/>
          <w:delText>has regard to freedom of expression; and</w:delText>
        </w:r>
      </w:del>
    </w:p>
    <w:p w14:paraId="614228A6" w14:textId="77777777" w:rsidR="00D83B32" w:rsidRPr="00570B02" w:rsidRDefault="00D83B32" w:rsidP="00257574">
      <w:pPr>
        <w:pStyle w:val="paragraph"/>
        <w:rPr>
          <w:del w:id="2675" w:author="Author" w:date="2024-09-12T09:53:00Z" w16du:dateUtc="2024-09-11T23:53:00Z"/>
        </w:rPr>
      </w:pPr>
      <w:del w:id="2676" w:author="Author" w:date="2024-09-12T09:53:00Z" w16du:dateUtc="2024-09-11T23:53:00Z">
        <w:r w:rsidRPr="00570B02">
          <w:tab/>
          <w:delText>(b)</w:delText>
        </w:r>
        <w:r w:rsidRPr="00570B02">
          <w:tab/>
          <w:delText>respects user privacy; and</w:delText>
        </w:r>
      </w:del>
    </w:p>
    <w:p w14:paraId="421E5626" w14:textId="77777777" w:rsidR="00D83B32" w:rsidRPr="00570B02" w:rsidRDefault="00D83B32" w:rsidP="00257574">
      <w:pPr>
        <w:pStyle w:val="paragraph"/>
        <w:rPr>
          <w:del w:id="2677" w:author="Author" w:date="2024-09-12T09:53:00Z" w16du:dateUtc="2024-09-11T23:53:00Z"/>
        </w:rPr>
      </w:pPr>
      <w:del w:id="2678" w:author="Author" w:date="2024-09-12T09:53:00Z" w16du:dateUtc="2024-09-11T23:53:00Z">
        <w:r w:rsidRPr="00570B02">
          <w:tab/>
          <w:delText>(c)</w:delText>
        </w:r>
        <w:r w:rsidRPr="00570B02">
          <w:tab/>
          <w:delText>protects the community and safeguards end</w:delText>
        </w:r>
        <w:r w:rsidR="00257574">
          <w:noBreakHyphen/>
        </w:r>
        <w:r w:rsidRPr="00570B02">
          <w:delText>users against harm caused, or contributed to, by misinformation and disinformation on digital platform services; and</w:delText>
        </w:r>
      </w:del>
    </w:p>
    <w:p w14:paraId="271470C3" w14:textId="2C773DBC" w:rsidR="00D83B32" w:rsidRPr="00740349" w:rsidRDefault="00D83B32" w:rsidP="00740349">
      <w:pPr>
        <w:pStyle w:val="paragraph"/>
      </w:pPr>
      <w:del w:id="2679" w:author="Author" w:date="2024-09-12T09:53:00Z" w16du:dateUtc="2024-09-11T23:53:00Z">
        <w:r w:rsidRPr="00570B02">
          <w:tab/>
          <w:delText>(d</w:delText>
        </w:r>
      </w:del>
      <w:ins w:id="2680" w:author="Author" w:date="2024-09-12T09:53:00Z" w16du:dateUtc="2024-09-11T23:53:00Z">
        <w:r w:rsidRPr="00740349">
          <w:tab/>
          <w:t>(</w:t>
        </w:r>
        <w:r w:rsidR="00FC55EE" w:rsidRPr="00740349">
          <w:t>a</w:t>
        </w:r>
      </w:ins>
      <w:r w:rsidRPr="00740349">
        <w:t>)</w:t>
      </w:r>
      <w:r w:rsidRPr="00740349">
        <w:tab/>
        <w:t xml:space="preserve">enables public interest considerations in relation to misinformation and disinformation on </w:t>
      </w:r>
      <w:r w:rsidR="001A7A76" w:rsidRPr="00740349">
        <w:t xml:space="preserve">digital </w:t>
      </w:r>
      <w:del w:id="2681" w:author="Author" w:date="2024-09-12T09:53:00Z" w16du:dateUtc="2024-09-11T23:53:00Z">
        <w:r w:rsidRPr="00570B02">
          <w:delText>platform services</w:delText>
        </w:r>
      </w:del>
      <w:ins w:id="2682" w:author="Author" w:date="2024-09-12T09:53:00Z" w16du:dateUtc="2024-09-11T23:53:00Z">
        <w:r w:rsidR="001A7A76" w:rsidRPr="00740349">
          <w:t>communications platform</w:t>
        </w:r>
        <w:r w:rsidRPr="00740349">
          <w:t>s</w:t>
        </w:r>
      </w:ins>
      <w:r w:rsidRPr="00740349">
        <w:t xml:space="preserve"> to be addressed in a way that does not impose unnecessary financial and administrative burdens on </w:t>
      </w:r>
      <w:r w:rsidR="006C2CDE" w:rsidRPr="00740349">
        <w:t xml:space="preserve">digital </w:t>
      </w:r>
      <w:ins w:id="2683" w:author="Author" w:date="2024-09-12T09:53:00Z" w16du:dateUtc="2024-09-11T23:53:00Z">
        <w:r w:rsidR="006C2CDE" w:rsidRPr="00740349">
          <w:t xml:space="preserve">communications </w:t>
        </w:r>
      </w:ins>
      <w:r w:rsidR="006C2CDE" w:rsidRPr="00740349">
        <w:t>platform provider</w:t>
      </w:r>
      <w:r w:rsidRPr="00740349">
        <w:t>s; and</w:t>
      </w:r>
    </w:p>
    <w:p w14:paraId="5636B737" w14:textId="75881475" w:rsidR="00D83B32" w:rsidRPr="00740349" w:rsidRDefault="00D83B32" w:rsidP="00740349">
      <w:pPr>
        <w:pStyle w:val="paragraph"/>
      </w:pPr>
      <w:r w:rsidRPr="00740349">
        <w:tab/>
        <w:t>(</w:t>
      </w:r>
      <w:del w:id="2684" w:author="Author" w:date="2024-09-12T09:53:00Z" w16du:dateUtc="2024-09-11T23:53:00Z">
        <w:r w:rsidRPr="00570B02">
          <w:delText>e</w:delText>
        </w:r>
      </w:del>
      <w:ins w:id="2685" w:author="Author" w:date="2024-09-12T09:53:00Z" w16du:dateUtc="2024-09-11T23:53:00Z">
        <w:r w:rsidR="00FC55EE" w:rsidRPr="00740349">
          <w:t>b</w:t>
        </w:r>
      </w:ins>
      <w:r w:rsidRPr="00740349">
        <w:t>)</w:t>
      </w:r>
      <w:r w:rsidRPr="00740349">
        <w:tab/>
        <w:t>will readily accommodate technological change; and</w:t>
      </w:r>
    </w:p>
    <w:p w14:paraId="0C1F92AC" w14:textId="28C02548" w:rsidR="00D83B32" w:rsidRPr="00740349" w:rsidRDefault="00D83B32" w:rsidP="00740349">
      <w:pPr>
        <w:pStyle w:val="paragraph"/>
      </w:pPr>
      <w:r w:rsidRPr="00740349">
        <w:tab/>
        <w:t>(</w:t>
      </w:r>
      <w:del w:id="2686" w:author="Author" w:date="2024-09-12T09:53:00Z" w16du:dateUtc="2024-09-11T23:53:00Z">
        <w:r w:rsidRPr="00570B02">
          <w:delText>f</w:delText>
        </w:r>
      </w:del>
      <w:ins w:id="2687" w:author="Author" w:date="2024-09-12T09:53:00Z" w16du:dateUtc="2024-09-11T23:53:00Z">
        <w:r w:rsidR="00FC55EE" w:rsidRPr="00740349">
          <w:t>c</w:t>
        </w:r>
      </w:ins>
      <w:r w:rsidRPr="00740349">
        <w:t>)</w:t>
      </w:r>
      <w:r w:rsidRPr="00740349">
        <w:tab/>
        <w:t xml:space="preserve">encourages the provision of </w:t>
      </w:r>
      <w:r w:rsidR="001A7A76" w:rsidRPr="00740349">
        <w:t xml:space="preserve">digital </w:t>
      </w:r>
      <w:del w:id="2688" w:author="Author" w:date="2024-09-12T09:53:00Z" w16du:dateUtc="2024-09-11T23:53:00Z">
        <w:r w:rsidRPr="00570B02">
          <w:delText>platform services</w:delText>
        </w:r>
      </w:del>
      <w:ins w:id="2689" w:author="Author" w:date="2024-09-12T09:53:00Z" w16du:dateUtc="2024-09-11T23:53:00Z">
        <w:r w:rsidR="001A7A76" w:rsidRPr="00740349">
          <w:t>communications platform</w:t>
        </w:r>
        <w:r w:rsidRPr="00740349">
          <w:t>s</w:t>
        </w:r>
      </w:ins>
      <w:r w:rsidRPr="00740349">
        <w:t xml:space="preserve"> to the Australian community; and</w:t>
      </w:r>
    </w:p>
    <w:p w14:paraId="324A9439" w14:textId="65AE6B69" w:rsidR="00D83B32" w:rsidRPr="00740349" w:rsidRDefault="00D83B32" w:rsidP="00740349">
      <w:pPr>
        <w:pStyle w:val="paragraph"/>
      </w:pPr>
      <w:r w:rsidRPr="00740349">
        <w:tab/>
        <w:t>(</w:t>
      </w:r>
      <w:del w:id="2690" w:author="Author" w:date="2024-09-12T09:53:00Z" w16du:dateUtc="2024-09-11T23:53:00Z">
        <w:r w:rsidRPr="00570B02">
          <w:delText>g</w:delText>
        </w:r>
      </w:del>
      <w:ins w:id="2691" w:author="Author" w:date="2024-09-12T09:53:00Z" w16du:dateUtc="2024-09-11T23:53:00Z">
        <w:r w:rsidR="00FC55EE" w:rsidRPr="00740349">
          <w:t>d</w:t>
        </w:r>
      </w:ins>
      <w:r w:rsidRPr="00740349">
        <w:t>)</w:t>
      </w:r>
      <w:r w:rsidRPr="00740349">
        <w:tab/>
        <w:t xml:space="preserve">encourages the development of technologies relating to </w:t>
      </w:r>
      <w:r w:rsidR="001A7A76" w:rsidRPr="00740349">
        <w:t xml:space="preserve">digital </w:t>
      </w:r>
      <w:del w:id="2692" w:author="Author" w:date="2024-09-12T09:53:00Z" w16du:dateUtc="2024-09-11T23:53:00Z">
        <w:r w:rsidRPr="00570B02">
          <w:delText>platform services</w:delText>
        </w:r>
      </w:del>
      <w:ins w:id="2693" w:author="Author" w:date="2024-09-12T09:53:00Z" w16du:dateUtc="2024-09-11T23:53:00Z">
        <w:r w:rsidR="001A7A76" w:rsidRPr="00740349">
          <w:t>communications platform</w:t>
        </w:r>
        <w:r w:rsidRPr="00740349">
          <w:t>s</w:t>
        </w:r>
      </w:ins>
      <w:r w:rsidR="00A80961" w:rsidRPr="00740349">
        <w:t>.</w:t>
      </w:r>
    </w:p>
    <w:p w14:paraId="722509F9" w14:textId="6F5B7DD3" w:rsidR="00D83B32" w:rsidRPr="00740349" w:rsidRDefault="00511830" w:rsidP="00740349">
      <w:pPr>
        <w:pStyle w:val="ItemHead"/>
      </w:pPr>
      <w:del w:id="2694" w:author="Author" w:date="2024-09-12T09:53:00Z" w16du:dateUtc="2024-09-11T23:53:00Z">
        <w:r w:rsidRPr="00570B02">
          <w:delText>8</w:delText>
        </w:r>
      </w:del>
      <w:ins w:id="2695" w:author="Author" w:date="2024-09-12T09:53:00Z" w16du:dateUtc="2024-09-11T23:53:00Z">
        <w:r w:rsidR="00E91B7E" w:rsidRPr="00740349">
          <w:t>9</w:t>
        </w:r>
      </w:ins>
      <w:r w:rsidR="00D83B32" w:rsidRPr="00740349">
        <w:t xml:space="preserve">  Sub</w:t>
      </w:r>
      <w:r w:rsidR="00C02542" w:rsidRPr="00740349">
        <w:t>section 4</w:t>
      </w:r>
      <w:r w:rsidR="00D83B32" w:rsidRPr="00740349">
        <w:t>(4)</w:t>
      </w:r>
    </w:p>
    <w:p w14:paraId="11FC894D" w14:textId="77777777" w:rsidR="00D83B32" w:rsidRPr="00740349" w:rsidRDefault="00D83B32" w:rsidP="00740349">
      <w:pPr>
        <w:pStyle w:val="Item"/>
      </w:pPr>
      <w:r w:rsidRPr="00740349">
        <w:t>Insert:</w:t>
      </w:r>
    </w:p>
    <w:p w14:paraId="202BFB8F" w14:textId="77777777" w:rsidR="00C35CFD" w:rsidRPr="00740349" w:rsidRDefault="00C35CFD" w:rsidP="00740349">
      <w:pPr>
        <w:pStyle w:val="Definition"/>
        <w:rPr>
          <w:ins w:id="2696" w:author="Author" w:date="2024-09-12T09:53:00Z" w16du:dateUtc="2024-09-11T23:53:00Z"/>
        </w:rPr>
      </w:pPr>
      <w:r w:rsidRPr="00740349">
        <w:rPr>
          <w:b/>
          <w:i/>
        </w:rPr>
        <w:t xml:space="preserve">digital </w:t>
      </w:r>
      <w:ins w:id="2697" w:author="Author" w:date="2024-09-12T09:53:00Z" w16du:dateUtc="2024-09-11T23:53:00Z">
        <w:r w:rsidRPr="00740349">
          <w:rPr>
            <w:b/>
            <w:i/>
          </w:rPr>
          <w:t>communications platform</w:t>
        </w:r>
        <w:r w:rsidRPr="00740349">
          <w:t xml:space="preserve"> has the same meaning as in </w:t>
        </w:r>
        <w:r w:rsidR="0079367E" w:rsidRPr="00740349">
          <w:t>Schedule 9</w:t>
        </w:r>
        <w:r w:rsidRPr="00740349">
          <w:t>.</w:t>
        </w:r>
      </w:ins>
    </w:p>
    <w:p w14:paraId="525E5359" w14:textId="77777777" w:rsidR="00D83B32" w:rsidRPr="00740349" w:rsidRDefault="006C2CDE" w:rsidP="00740349">
      <w:pPr>
        <w:pStyle w:val="Definition"/>
      </w:pPr>
      <w:ins w:id="2698" w:author="Author" w:date="2024-09-12T09:53:00Z" w16du:dateUtc="2024-09-11T23:53:00Z">
        <w:r w:rsidRPr="00740349">
          <w:rPr>
            <w:b/>
            <w:i/>
          </w:rPr>
          <w:t xml:space="preserve">digital communications </w:t>
        </w:r>
      </w:ins>
      <w:r w:rsidRPr="00740349">
        <w:rPr>
          <w:b/>
          <w:i/>
        </w:rPr>
        <w:t>platform provider</w:t>
      </w:r>
      <w:r w:rsidR="00D83B32" w:rsidRPr="00740349">
        <w:t xml:space="preserve"> has the same meaning as in </w:t>
      </w:r>
      <w:r w:rsidR="0079367E" w:rsidRPr="00740349">
        <w:t>Schedule 9</w:t>
      </w:r>
      <w:r w:rsidR="00A80961" w:rsidRPr="00740349">
        <w:t>.</w:t>
      </w:r>
    </w:p>
    <w:p w14:paraId="23F6E9F6" w14:textId="77777777" w:rsidR="00D83B32" w:rsidRPr="00570B02" w:rsidRDefault="00D83B32" w:rsidP="00257574">
      <w:pPr>
        <w:pStyle w:val="Definition"/>
        <w:rPr>
          <w:del w:id="2699" w:author="Author" w:date="2024-09-12T09:53:00Z" w16du:dateUtc="2024-09-11T23:53:00Z"/>
        </w:rPr>
      </w:pPr>
      <w:del w:id="2700" w:author="Author" w:date="2024-09-12T09:53:00Z" w16du:dateUtc="2024-09-11T23:53:00Z">
        <w:r w:rsidRPr="00570B02">
          <w:rPr>
            <w:b/>
            <w:i/>
          </w:rPr>
          <w:delText>digital platform service</w:delText>
        </w:r>
        <w:r w:rsidRPr="00570B02">
          <w:delText xml:space="preserve"> has the same meaning as in </w:delText>
        </w:r>
        <w:r w:rsidR="006B020A" w:rsidRPr="00570B02">
          <w:delText>Schedule 9</w:delText>
        </w:r>
        <w:r w:rsidR="00A80961" w:rsidRPr="00570B02">
          <w:delText>.</w:delText>
        </w:r>
      </w:del>
    </w:p>
    <w:p w14:paraId="07B0523B" w14:textId="77777777" w:rsidR="00D83B32" w:rsidRPr="00740349" w:rsidRDefault="00D83B32" w:rsidP="00740349">
      <w:pPr>
        <w:pStyle w:val="Definition"/>
      </w:pPr>
      <w:r w:rsidRPr="00740349">
        <w:rPr>
          <w:b/>
          <w:i/>
        </w:rPr>
        <w:lastRenderedPageBreak/>
        <w:t>disinformation</w:t>
      </w:r>
      <w:r w:rsidRPr="00740349">
        <w:t xml:space="preserve"> has the same meaning as in </w:t>
      </w:r>
      <w:r w:rsidR="0079367E" w:rsidRPr="00740349">
        <w:t>Schedule 9</w:t>
      </w:r>
      <w:r w:rsidR="00A80961" w:rsidRPr="00740349">
        <w:t>.</w:t>
      </w:r>
    </w:p>
    <w:p w14:paraId="124F4D32" w14:textId="527A41D5" w:rsidR="00D83B32" w:rsidRPr="00740349" w:rsidRDefault="00D83B32" w:rsidP="00740349">
      <w:pPr>
        <w:pStyle w:val="Definition"/>
      </w:pPr>
      <w:del w:id="2701" w:author="Author" w:date="2024-09-12T09:53:00Z" w16du:dateUtc="2024-09-11T23:53:00Z">
        <w:r w:rsidRPr="00570B02">
          <w:rPr>
            <w:b/>
            <w:i/>
          </w:rPr>
          <w:delText>harm</w:delText>
        </w:r>
      </w:del>
      <w:ins w:id="2702" w:author="Author" w:date="2024-09-12T09:53:00Z" w16du:dateUtc="2024-09-11T23:53:00Z">
        <w:r w:rsidRPr="00740349">
          <w:rPr>
            <w:b/>
            <w:i/>
          </w:rPr>
          <w:t>misinformation</w:t>
        </w:r>
      </w:ins>
      <w:r w:rsidRPr="00740349">
        <w:t xml:space="preserve"> has the same meaning as in </w:t>
      </w:r>
      <w:r w:rsidR="0079367E" w:rsidRPr="00740349">
        <w:t>Schedule 9</w:t>
      </w:r>
      <w:r w:rsidR="00A80961" w:rsidRPr="00740349">
        <w:t>.</w:t>
      </w:r>
    </w:p>
    <w:p w14:paraId="373C5C73" w14:textId="77777777" w:rsidR="00D83B32" w:rsidRPr="00740349" w:rsidRDefault="00D83B32" w:rsidP="00740349">
      <w:pPr>
        <w:pStyle w:val="Definition"/>
        <w:rPr>
          <w:moveFrom w:id="2703" w:author="Author" w:date="2024-09-12T09:53:00Z" w16du:dateUtc="2024-09-11T23:53:00Z"/>
        </w:rPr>
      </w:pPr>
      <w:moveFromRangeStart w:id="2704" w:author="Author" w:date="2024-09-12T09:53:00Z" w:name="move177027257"/>
      <w:moveFrom w:id="2705" w:author="Author" w:date="2024-09-12T09:53:00Z" w16du:dateUtc="2024-09-11T23:53:00Z">
        <w:r w:rsidRPr="00740349">
          <w:rPr>
            <w:b/>
            <w:i/>
          </w:rPr>
          <w:t>misinformation</w:t>
        </w:r>
        <w:r w:rsidRPr="00740349">
          <w:t xml:space="preserve"> has the same meaning as in </w:t>
        </w:r>
        <w:r w:rsidR="0079367E" w:rsidRPr="00740349">
          <w:t>Schedule 9</w:t>
        </w:r>
        <w:r w:rsidR="00A80961" w:rsidRPr="00740349">
          <w:t>.</w:t>
        </w:r>
      </w:moveFrom>
    </w:p>
    <w:moveFromRangeEnd w:id="2704"/>
    <w:p w14:paraId="07512DA4" w14:textId="21B379FA" w:rsidR="00D83B32" w:rsidRPr="00740349" w:rsidRDefault="00511830" w:rsidP="00740349">
      <w:pPr>
        <w:pStyle w:val="ItemHead"/>
      </w:pPr>
      <w:del w:id="2706" w:author="Author" w:date="2024-09-12T09:53:00Z" w16du:dateUtc="2024-09-11T23:53:00Z">
        <w:r w:rsidRPr="00570B02">
          <w:delText>9</w:delText>
        </w:r>
      </w:del>
      <w:ins w:id="2707" w:author="Author" w:date="2024-09-12T09:53:00Z" w16du:dateUtc="2024-09-11T23:53:00Z">
        <w:r w:rsidR="00E91B7E" w:rsidRPr="00740349">
          <w:t>10</w:t>
        </w:r>
      </w:ins>
      <w:r w:rsidR="00D83B32" w:rsidRPr="00740349">
        <w:t xml:space="preserve">  Paragraph 5(1)(a)</w:t>
      </w:r>
    </w:p>
    <w:p w14:paraId="5050A214" w14:textId="7D5B2942" w:rsidR="00D83B32" w:rsidRPr="00740349" w:rsidRDefault="00D83B32" w:rsidP="00740349">
      <w:pPr>
        <w:pStyle w:val="Item"/>
      </w:pPr>
      <w:r w:rsidRPr="00740349">
        <w:t xml:space="preserve">Omit “and the online content service industry”, substitute “, the online content service industry and the </w:t>
      </w:r>
      <w:r w:rsidR="001A7A76" w:rsidRPr="00740349">
        <w:t xml:space="preserve">digital </w:t>
      </w:r>
      <w:ins w:id="2708" w:author="Author" w:date="2024-09-12T09:53:00Z" w16du:dateUtc="2024-09-11T23:53:00Z">
        <w:r w:rsidR="001A7A76" w:rsidRPr="00740349">
          <w:t xml:space="preserve">communications </w:t>
        </w:r>
      </w:ins>
      <w:r w:rsidR="001A7A76" w:rsidRPr="00740349">
        <w:t>platform</w:t>
      </w:r>
      <w:del w:id="2709" w:author="Author" w:date="2024-09-12T09:53:00Z" w16du:dateUtc="2024-09-11T23:53:00Z">
        <w:r w:rsidRPr="00570B02">
          <w:delText xml:space="preserve"> service</w:delText>
        </w:r>
      </w:del>
      <w:r w:rsidRPr="00740349">
        <w:t xml:space="preserve"> industry”</w:t>
      </w:r>
      <w:r w:rsidR="00A80961" w:rsidRPr="00740349">
        <w:t>.</w:t>
      </w:r>
    </w:p>
    <w:p w14:paraId="4066A744" w14:textId="2D4AC715" w:rsidR="00D83B32" w:rsidRPr="00740349" w:rsidRDefault="00511830" w:rsidP="00740349">
      <w:pPr>
        <w:pStyle w:val="ItemHead"/>
      </w:pPr>
      <w:del w:id="2710" w:author="Author" w:date="2024-09-12T09:53:00Z" w16du:dateUtc="2024-09-11T23:53:00Z">
        <w:r w:rsidRPr="00570B02">
          <w:delText>10</w:delText>
        </w:r>
      </w:del>
      <w:ins w:id="2711" w:author="Author" w:date="2024-09-12T09:53:00Z" w16du:dateUtc="2024-09-11T23:53:00Z">
        <w:r w:rsidR="00E91B7E" w:rsidRPr="00740349">
          <w:t>11</w:t>
        </w:r>
      </w:ins>
      <w:r w:rsidR="00D83B32" w:rsidRPr="00740349">
        <w:t xml:space="preserve">  Sub</w:t>
      </w:r>
      <w:r w:rsidR="00C02542" w:rsidRPr="00740349">
        <w:t>section 5</w:t>
      </w:r>
      <w:r w:rsidR="00D83B32" w:rsidRPr="00740349">
        <w:t>(4)</w:t>
      </w:r>
    </w:p>
    <w:p w14:paraId="3D2BB8EA" w14:textId="77777777" w:rsidR="00D83B32" w:rsidRPr="00740349" w:rsidRDefault="00D83B32" w:rsidP="00740349">
      <w:pPr>
        <w:pStyle w:val="Item"/>
      </w:pPr>
      <w:r w:rsidRPr="00740349">
        <w:t>Insert:</w:t>
      </w:r>
    </w:p>
    <w:p w14:paraId="5161C159" w14:textId="28C43F15" w:rsidR="00D83B32" w:rsidRPr="00740349" w:rsidRDefault="001A7A76" w:rsidP="00740349">
      <w:pPr>
        <w:pStyle w:val="Definition"/>
      </w:pPr>
      <w:r w:rsidRPr="00740349">
        <w:rPr>
          <w:b/>
          <w:i/>
        </w:rPr>
        <w:t xml:space="preserve">digital </w:t>
      </w:r>
      <w:ins w:id="2712" w:author="Author" w:date="2024-09-12T09:53:00Z" w16du:dateUtc="2024-09-11T23:53:00Z">
        <w:r w:rsidRPr="00740349">
          <w:rPr>
            <w:b/>
            <w:i/>
          </w:rPr>
          <w:t xml:space="preserve">communications </w:t>
        </w:r>
      </w:ins>
      <w:r w:rsidRPr="00740349">
        <w:rPr>
          <w:b/>
          <w:i/>
        </w:rPr>
        <w:t>platform</w:t>
      </w:r>
      <w:r w:rsidR="00D83B32" w:rsidRPr="00740349">
        <w:t xml:space="preserve"> </w:t>
      </w:r>
      <w:del w:id="2713" w:author="Author" w:date="2024-09-12T09:53:00Z" w16du:dateUtc="2024-09-11T23:53:00Z">
        <w:r w:rsidR="00D83B32" w:rsidRPr="00570B02">
          <w:rPr>
            <w:b/>
            <w:i/>
          </w:rPr>
          <w:delText>service</w:delText>
        </w:r>
        <w:r w:rsidR="00D83B32" w:rsidRPr="00570B02">
          <w:delText xml:space="preserve"> </w:delText>
        </w:r>
      </w:del>
      <w:r w:rsidR="00D83B32" w:rsidRPr="00740349">
        <w:t xml:space="preserve">has the same meaning as in </w:t>
      </w:r>
      <w:r w:rsidR="0079367E" w:rsidRPr="00740349">
        <w:t>Schedule 9</w:t>
      </w:r>
      <w:r w:rsidR="00A80961" w:rsidRPr="00740349">
        <w:t>.</w:t>
      </w:r>
    </w:p>
    <w:p w14:paraId="2E435317" w14:textId="0BB4C2ED" w:rsidR="00D83B32" w:rsidRPr="00740349" w:rsidRDefault="00511830" w:rsidP="00740349">
      <w:pPr>
        <w:pStyle w:val="ItemHead"/>
      </w:pPr>
      <w:del w:id="2714" w:author="Author" w:date="2024-09-12T09:53:00Z" w16du:dateUtc="2024-09-11T23:53:00Z">
        <w:r w:rsidRPr="00570B02">
          <w:delText>11</w:delText>
        </w:r>
      </w:del>
      <w:ins w:id="2715" w:author="Author" w:date="2024-09-12T09:53:00Z" w16du:dateUtc="2024-09-11T23:53:00Z">
        <w:r w:rsidR="00E91B7E" w:rsidRPr="00740349">
          <w:t>12</w:t>
        </w:r>
      </w:ins>
      <w:r w:rsidR="00D83B32" w:rsidRPr="00740349">
        <w:t xml:space="preserve">  Subsection 6(1) (definition of </w:t>
      </w:r>
      <w:r w:rsidR="00D83B32" w:rsidRPr="00740349">
        <w:rPr>
          <w:i/>
        </w:rPr>
        <w:t>newspaper</w:t>
      </w:r>
      <w:r w:rsidR="00D83B32" w:rsidRPr="00740349">
        <w:t>)</w:t>
      </w:r>
    </w:p>
    <w:p w14:paraId="67D77870" w14:textId="77777777" w:rsidR="00D83B32" w:rsidRPr="00740349" w:rsidRDefault="00D83B32" w:rsidP="00740349">
      <w:pPr>
        <w:pStyle w:val="Item"/>
      </w:pPr>
      <w:r w:rsidRPr="00740349">
        <w:t xml:space="preserve">Before “means”, insert “, other than in </w:t>
      </w:r>
      <w:r w:rsidR="0079367E" w:rsidRPr="00740349">
        <w:t>Schedule 9</w:t>
      </w:r>
      <w:r w:rsidRPr="00740349">
        <w:t>,”</w:t>
      </w:r>
      <w:r w:rsidR="00A80961" w:rsidRPr="00740349">
        <w:t>.</w:t>
      </w:r>
    </w:p>
    <w:p w14:paraId="50344DC8" w14:textId="30A6BDB7" w:rsidR="00F1596D" w:rsidRPr="00740349" w:rsidRDefault="00511830" w:rsidP="00740349">
      <w:pPr>
        <w:pStyle w:val="ItemHead"/>
        <w:rPr>
          <w:ins w:id="2716" w:author="Author" w:date="2024-09-12T09:53:00Z" w16du:dateUtc="2024-09-11T23:53:00Z"/>
        </w:rPr>
      </w:pPr>
      <w:del w:id="2717" w:author="Author" w:date="2024-09-12T09:53:00Z" w16du:dateUtc="2024-09-11T23:53:00Z">
        <w:r w:rsidRPr="00570B02">
          <w:delText>12</w:delText>
        </w:r>
      </w:del>
      <w:ins w:id="2718" w:author="Author" w:date="2024-09-12T09:53:00Z" w16du:dateUtc="2024-09-11T23:53:00Z">
        <w:r w:rsidR="00E91B7E" w:rsidRPr="00740349">
          <w:t>13</w:t>
        </w:r>
        <w:r w:rsidR="00F1596D" w:rsidRPr="00740349">
          <w:t xml:space="preserve">  </w:t>
        </w:r>
        <w:r w:rsidR="007634DF" w:rsidRPr="00740349">
          <w:t>Subsection 9</w:t>
        </w:r>
        <w:r w:rsidR="00FB7A80" w:rsidRPr="00740349">
          <w:t>8D(2)</w:t>
        </w:r>
      </w:ins>
    </w:p>
    <w:p w14:paraId="0198DD7B" w14:textId="77777777" w:rsidR="00FB7A80" w:rsidRPr="00740349" w:rsidRDefault="00FB7A80" w:rsidP="00740349">
      <w:pPr>
        <w:pStyle w:val="Item"/>
        <w:rPr>
          <w:ins w:id="2719" w:author="Author" w:date="2024-09-12T09:53:00Z" w16du:dateUtc="2024-09-11T23:53:00Z"/>
        </w:rPr>
      </w:pPr>
      <w:ins w:id="2720" w:author="Author" w:date="2024-09-12T09:53:00Z" w16du:dateUtc="2024-09-11T23:53:00Z">
        <w:r w:rsidRPr="00740349">
          <w:t xml:space="preserve">Omit “or </w:t>
        </w:r>
        <w:r w:rsidR="00C02542" w:rsidRPr="00740349">
          <w:t>section 4</w:t>
        </w:r>
        <w:r w:rsidRPr="00740349">
          <w:t xml:space="preserve">3AC”, substitute “, </w:t>
        </w:r>
        <w:r w:rsidR="00C02542" w:rsidRPr="00740349">
          <w:t>section 4</w:t>
        </w:r>
        <w:r w:rsidRPr="00740349">
          <w:t xml:space="preserve">3AC or </w:t>
        </w:r>
        <w:r w:rsidR="0079367E" w:rsidRPr="00740349">
          <w:t>Schedule 9</w:t>
        </w:r>
        <w:r w:rsidRPr="00740349">
          <w:t>”.</w:t>
        </w:r>
      </w:ins>
    </w:p>
    <w:p w14:paraId="607579C5" w14:textId="77777777" w:rsidR="00D83B32" w:rsidRPr="00740349" w:rsidRDefault="00E91B7E" w:rsidP="00740349">
      <w:pPr>
        <w:pStyle w:val="ItemHead"/>
      </w:pPr>
      <w:ins w:id="2721" w:author="Author" w:date="2024-09-12T09:53:00Z" w16du:dateUtc="2024-09-11T23:53:00Z">
        <w:r w:rsidRPr="00740349">
          <w:t>14</w:t>
        </w:r>
      </w:ins>
      <w:r w:rsidR="00D83B32" w:rsidRPr="00740349">
        <w:t xml:space="preserve">  </w:t>
      </w:r>
      <w:r w:rsidR="00C71AE0" w:rsidRPr="00740349">
        <w:t>Subsection 2</w:t>
      </w:r>
      <w:r w:rsidR="00D83B32" w:rsidRPr="00740349">
        <w:t>04(1) (at the end of the table)</w:t>
      </w:r>
    </w:p>
    <w:p w14:paraId="15CD5C5A" w14:textId="77777777" w:rsidR="00D83B32" w:rsidRPr="00740349" w:rsidRDefault="00D83B32" w:rsidP="00740349">
      <w:pPr>
        <w:pStyle w:val="Item"/>
      </w:pPr>
      <w:r w:rsidRPr="00740349">
        <w:t>Add:</w:t>
      </w:r>
    </w:p>
    <w:p w14:paraId="025CA936" w14:textId="77777777" w:rsidR="003D3FB5" w:rsidRPr="00740349" w:rsidRDefault="003D3FB5" w:rsidP="00740349">
      <w:pPr>
        <w:pStyle w:val="Tabletext"/>
      </w:pPr>
    </w:p>
    <w:tbl>
      <w:tblPr>
        <w:tblW w:w="0" w:type="auto"/>
        <w:tblInd w:w="124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7" w:type="dxa"/>
          <w:right w:w="107" w:type="dxa"/>
        </w:tblCellMar>
        <w:tblLook w:val="0000" w:firstRow="0" w:lastRow="0" w:firstColumn="0" w:lastColumn="0" w:noHBand="0" w:noVBand="0"/>
      </w:tblPr>
      <w:tblGrid>
        <w:gridCol w:w="1985"/>
        <w:gridCol w:w="1985"/>
        <w:gridCol w:w="1985"/>
      </w:tblGrid>
      <w:tr w:rsidR="00D83B32" w:rsidRPr="00740349" w14:paraId="110A5D20" w14:textId="77777777" w:rsidTr="00C8652D">
        <w:tc>
          <w:tcPr>
            <w:tcW w:w="1985" w:type="dxa"/>
            <w:shd w:val="clear" w:color="auto" w:fill="auto"/>
          </w:tcPr>
          <w:p w14:paraId="37D43F28" w14:textId="77777777" w:rsidR="00D83B32" w:rsidRPr="00740349" w:rsidRDefault="00D83B32" w:rsidP="00740349">
            <w:pPr>
              <w:pStyle w:val="Tabletext"/>
            </w:pPr>
            <w:r w:rsidRPr="00740349">
              <w:t>To give a remedial direction</w:t>
            </w:r>
          </w:p>
        </w:tc>
        <w:tc>
          <w:tcPr>
            <w:tcW w:w="1985" w:type="dxa"/>
            <w:shd w:val="clear" w:color="auto" w:fill="auto"/>
          </w:tcPr>
          <w:p w14:paraId="6487A066" w14:textId="5A9D4C51" w:rsidR="00D83B32" w:rsidRPr="00740349" w:rsidRDefault="00D83B32" w:rsidP="00740349">
            <w:pPr>
              <w:pStyle w:val="Tabletext"/>
            </w:pPr>
            <w:r w:rsidRPr="00740349">
              <w:t>Sub</w:t>
            </w:r>
            <w:r w:rsidR="00700160" w:rsidRPr="00740349">
              <w:t>clause </w:t>
            </w:r>
            <w:del w:id="2722" w:author="Author" w:date="2024-09-12T09:53:00Z" w16du:dateUtc="2024-09-11T23:53:00Z">
              <w:r w:rsidR="00A80961" w:rsidRPr="00570B02">
                <w:delText>16</w:delText>
              </w:r>
            </w:del>
            <w:ins w:id="2723" w:author="Author" w:date="2024-09-12T09:53:00Z" w16du:dateUtc="2024-09-11T23:53:00Z">
              <w:r w:rsidR="00700160" w:rsidRPr="00740349">
                <w:t>1</w:t>
              </w:r>
              <w:r w:rsidR="00CD4CD9" w:rsidRPr="00740349">
                <w:t>8</w:t>
              </w:r>
            </w:ins>
            <w:r w:rsidR="002F0953" w:rsidRPr="00740349">
              <w:t>(2)</w:t>
            </w:r>
            <w:r w:rsidR="00533ADC" w:rsidRPr="00740349">
              <w:t xml:space="preserve">, </w:t>
            </w:r>
            <w:del w:id="2724" w:author="Author" w:date="2024-09-12T09:53:00Z" w16du:dateUtc="2024-09-11T23:53:00Z">
              <w:r w:rsidR="00A80961" w:rsidRPr="00570B02">
                <w:delText>44</w:delText>
              </w:r>
            </w:del>
            <w:ins w:id="2725" w:author="Author" w:date="2024-09-12T09:53:00Z" w16du:dateUtc="2024-09-11T23:53:00Z">
              <w:r w:rsidR="00CD4CD9" w:rsidRPr="00740349">
                <w:t>21</w:t>
              </w:r>
              <w:r w:rsidR="00533ADC" w:rsidRPr="00740349">
                <w:t>(2)</w:t>
              </w:r>
              <w:r w:rsidR="002F0953" w:rsidRPr="00740349">
                <w:t xml:space="preserve">, </w:t>
              </w:r>
              <w:r w:rsidR="00CD4CD9" w:rsidRPr="00740349">
                <w:t>24</w:t>
              </w:r>
              <w:r w:rsidR="00533ADC" w:rsidRPr="00740349">
                <w:t xml:space="preserve">(2), </w:t>
              </w:r>
              <w:r w:rsidR="00CD4CD9" w:rsidRPr="00740349">
                <w:t>27</w:t>
              </w:r>
              <w:r w:rsidR="002F0953" w:rsidRPr="00740349">
                <w:t>(2),</w:t>
              </w:r>
              <w:r w:rsidR="00533ADC" w:rsidRPr="00740349">
                <w:t xml:space="preserve"> </w:t>
              </w:r>
              <w:r w:rsidR="00CD4CD9" w:rsidRPr="00740349">
                <w:t>32</w:t>
              </w:r>
              <w:r w:rsidRPr="00740349">
                <w:t xml:space="preserve">(2), </w:t>
              </w:r>
              <w:r w:rsidR="00CD4CD9" w:rsidRPr="00740349">
                <w:t>53</w:t>
              </w:r>
            </w:ins>
            <w:r w:rsidRPr="00740349">
              <w:t xml:space="preserve">(2) or </w:t>
            </w:r>
            <w:del w:id="2726" w:author="Author" w:date="2024-09-12T09:53:00Z" w16du:dateUtc="2024-09-11T23:53:00Z">
              <w:r w:rsidR="00A80961" w:rsidRPr="00570B02">
                <w:delText>54</w:delText>
              </w:r>
            </w:del>
            <w:ins w:id="2727" w:author="Author" w:date="2024-09-12T09:53:00Z" w16du:dateUtc="2024-09-11T23:53:00Z">
              <w:r w:rsidR="00CD4CD9" w:rsidRPr="00740349">
                <w:t>63</w:t>
              </w:r>
            </w:ins>
            <w:r w:rsidRPr="00740349">
              <w:t xml:space="preserve">(2) of </w:t>
            </w:r>
            <w:r w:rsidR="0079367E" w:rsidRPr="00740349">
              <w:t>Schedule 9</w:t>
            </w:r>
          </w:p>
        </w:tc>
        <w:tc>
          <w:tcPr>
            <w:tcW w:w="1985" w:type="dxa"/>
            <w:shd w:val="clear" w:color="auto" w:fill="auto"/>
          </w:tcPr>
          <w:p w14:paraId="422142BE" w14:textId="77777777" w:rsidR="00D83B32" w:rsidRPr="00740349" w:rsidRDefault="00D83B32" w:rsidP="00740349">
            <w:pPr>
              <w:pStyle w:val="Tabletext"/>
            </w:pPr>
            <w:r w:rsidRPr="00740349">
              <w:t>The person to whom the direction was given</w:t>
            </w:r>
          </w:p>
        </w:tc>
      </w:tr>
      <w:tr w:rsidR="00D83B32" w:rsidRPr="00740349" w14:paraId="0F208946" w14:textId="77777777" w:rsidTr="00C8652D">
        <w:tc>
          <w:tcPr>
            <w:tcW w:w="1985" w:type="dxa"/>
            <w:shd w:val="clear" w:color="auto" w:fill="auto"/>
          </w:tcPr>
          <w:p w14:paraId="55A34FE4" w14:textId="77777777" w:rsidR="00D83B32" w:rsidRPr="00740349" w:rsidRDefault="00D83B32" w:rsidP="00740349">
            <w:pPr>
              <w:pStyle w:val="Tabletext"/>
            </w:pPr>
            <w:r w:rsidRPr="00740349">
              <w:t>Variation of a remedial direction</w:t>
            </w:r>
          </w:p>
        </w:tc>
        <w:tc>
          <w:tcPr>
            <w:tcW w:w="1985" w:type="dxa"/>
            <w:shd w:val="clear" w:color="auto" w:fill="auto"/>
          </w:tcPr>
          <w:p w14:paraId="753CD1AA" w14:textId="24E268A0" w:rsidR="00D83B32" w:rsidRPr="00740349" w:rsidRDefault="00533ADC" w:rsidP="00740349">
            <w:pPr>
              <w:pStyle w:val="Tabletext"/>
            </w:pPr>
            <w:r w:rsidRPr="00740349">
              <w:t>Sub</w:t>
            </w:r>
            <w:r w:rsidR="00700160" w:rsidRPr="00740349">
              <w:t>clause </w:t>
            </w:r>
            <w:del w:id="2728" w:author="Author" w:date="2024-09-12T09:53:00Z" w16du:dateUtc="2024-09-11T23:53:00Z">
              <w:r w:rsidR="00A80961" w:rsidRPr="00570B02">
                <w:delText>16</w:delText>
              </w:r>
            </w:del>
            <w:ins w:id="2729" w:author="Author" w:date="2024-09-12T09:53:00Z" w16du:dateUtc="2024-09-11T23:53:00Z">
              <w:r w:rsidR="00700160" w:rsidRPr="00740349">
                <w:t>1</w:t>
              </w:r>
              <w:r w:rsidR="00CD4CD9" w:rsidRPr="00740349">
                <w:t>8</w:t>
              </w:r>
            </w:ins>
            <w:r w:rsidRPr="00740349">
              <w:t xml:space="preserve">(2), </w:t>
            </w:r>
            <w:del w:id="2730" w:author="Author" w:date="2024-09-12T09:53:00Z" w16du:dateUtc="2024-09-11T23:53:00Z">
              <w:r w:rsidR="00A80961" w:rsidRPr="00570B02">
                <w:delText>44</w:delText>
              </w:r>
            </w:del>
            <w:ins w:id="2731" w:author="Author" w:date="2024-09-12T09:53:00Z" w16du:dateUtc="2024-09-11T23:53:00Z">
              <w:r w:rsidR="00CD4CD9" w:rsidRPr="00740349">
                <w:t>21</w:t>
              </w:r>
              <w:r w:rsidRPr="00740349">
                <w:t xml:space="preserve">(2), </w:t>
              </w:r>
              <w:r w:rsidR="00CD4CD9" w:rsidRPr="00740349">
                <w:t>24</w:t>
              </w:r>
              <w:r w:rsidRPr="00740349">
                <w:t xml:space="preserve">(2), </w:t>
              </w:r>
              <w:r w:rsidR="00CD4CD9" w:rsidRPr="00740349">
                <w:t>27</w:t>
              </w:r>
              <w:r w:rsidRPr="00740349">
                <w:t xml:space="preserve">(2), </w:t>
              </w:r>
              <w:r w:rsidR="00CD4CD9" w:rsidRPr="00740349">
                <w:t>32</w:t>
              </w:r>
              <w:r w:rsidRPr="00740349">
                <w:t xml:space="preserve">(2), </w:t>
              </w:r>
              <w:r w:rsidR="00CD4CD9" w:rsidRPr="00740349">
                <w:t>53</w:t>
              </w:r>
            </w:ins>
            <w:r w:rsidRPr="00740349">
              <w:t xml:space="preserve">(2) or </w:t>
            </w:r>
            <w:del w:id="2732" w:author="Author" w:date="2024-09-12T09:53:00Z" w16du:dateUtc="2024-09-11T23:53:00Z">
              <w:r w:rsidR="00A80961" w:rsidRPr="00570B02">
                <w:delText>54</w:delText>
              </w:r>
            </w:del>
            <w:ins w:id="2733" w:author="Author" w:date="2024-09-12T09:53:00Z" w16du:dateUtc="2024-09-11T23:53:00Z">
              <w:r w:rsidR="00CD4CD9" w:rsidRPr="00740349">
                <w:t>63</w:t>
              </w:r>
            </w:ins>
            <w:r w:rsidRPr="00740349">
              <w:t xml:space="preserve">(2) of </w:t>
            </w:r>
            <w:r w:rsidR="0079367E" w:rsidRPr="00740349">
              <w:t>Schedule 9</w:t>
            </w:r>
          </w:p>
        </w:tc>
        <w:tc>
          <w:tcPr>
            <w:tcW w:w="1985" w:type="dxa"/>
            <w:shd w:val="clear" w:color="auto" w:fill="auto"/>
          </w:tcPr>
          <w:p w14:paraId="39445FEB" w14:textId="77777777" w:rsidR="00D83B32" w:rsidRPr="00740349" w:rsidRDefault="00D83B32" w:rsidP="00740349">
            <w:pPr>
              <w:pStyle w:val="Tabletext"/>
            </w:pPr>
            <w:r w:rsidRPr="00740349">
              <w:t>The person to whom the direction was given</w:t>
            </w:r>
          </w:p>
        </w:tc>
      </w:tr>
      <w:tr w:rsidR="00D83B32" w:rsidRPr="00740349" w14:paraId="7F9714C8" w14:textId="77777777" w:rsidTr="00C8652D">
        <w:tc>
          <w:tcPr>
            <w:tcW w:w="1985" w:type="dxa"/>
            <w:shd w:val="clear" w:color="auto" w:fill="auto"/>
          </w:tcPr>
          <w:p w14:paraId="6E3F002B" w14:textId="77777777" w:rsidR="00D83B32" w:rsidRPr="00740349" w:rsidRDefault="00D83B32" w:rsidP="00740349">
            <w:pPr>
              <w:pStyle w:val="Tabletext"/>
            </w:pPr>
            <w:r w:rsidRPr="00740349">
              <w:t>Refusal to revoke a remedial direction</w:t>
            </w:r>
          </w:p>
        </w:tc>
        <w:tc>
          <w:tcPr>
            <w:tcW w:w="1985" w:type="dxa"/>
            <w:shd w:val="clear" w:color="auto" w:fill="auto"/>
          </w:tcPr>
          <w:p w14:paraId="01F6653D" w14:textId="249AB679" w:rsidR="00D83B32" w:rsidRPr="00740349" w:rsidRDefault="00533ADC" w:rsidP="00740349">
            <w:pPr>
              <w:pStyle w:val="Tabletext"/>
            </w:pPr>
            <w:r w:rsidRPr="00740349">
              <w:t>Sub</w:t>
            </w:r>
            <w:r w:rsidR="00700160" w:rsidRPr="00740349">
              <w:t>clause </w:t>
            </w:r>
            <w:del w:id="2734" w:author="Author" w:date="2024-09-12T09:53:00Z" w16du:dateUtc="2024-09-11T23:53:00Z">
              <w:r w:rsidR="00A80961" w:rsidRPr="00570B02">
                <w:delText>16</w:delText>
              </w:r>
            </w:del>
            <w:ins w:id="2735" w:author="Author" w:date="2024-09-12T09:53:00Z" w16du:dateUtc="2024-09-11T23:53:00Z">
              <w:r w:rsidR="00700160" w:rsidRPr="00740349">
                <w:t>1</w:t>
              </w:r>
              <w:r w:rsidR="00CD4CD9" w:rsidRPr="00740349">
                <w:t>8</w:t>
              </w:r>
            </w:ins>
            <w:r w:rsidRPr="00740349">
              <w:t xml:space="preserve">(2), </w:t>
            </w:r>
            <w:del w:id="2736" w:author="Author" w:date="2024-09-12T09:53:00Z" w16du:dateUtc="2024-09-11T23:53:00Z">
              <w:r w:rsidR="00A80961" w:rsidRPr="00570B02">
                <w:delText>44</w:delText>
              </w:r>
            </w:del>
            <w:ins w:id="2737" w:author="Author" w:date="2024-09-12T09:53:00Z" w16du:dateUtc="2024-09-11T23:53:00Z">
              <w:r w:rsidR="00CD4CD9" w:rsidRPr="00740349">
                <w:t>21</w:t>
              </w:r>
              <w:r w:rsidRPr="00740349">
                <w:t xml:space="preserve">(2), </w:t>
              </w:r>
              <w:r w:rsidR="00CD4CD9" w:rsidRPr="00740349">
                <w:t>24</w:t>
              </w:r>
              <w:r w:rsidRPr="00740349">
                <w:t xml:space="preserve">(2), </w:t>
              </w:r>
              <w:r w:rsidR="00CD4CD9" w:rsidRPr="00740349">
                <w:t>27</w:t>
              </w:r>
              <w:r w:rsidRPr="00740349">
                <w:t xml:space="preserve">(2), </w:t>
              </w:r>
              <w:r w:rsidR="00CD4CD9" w:rsidRPr="00740349">
                <w:t>32</w:t>
              </w:r>
              <w:r w:rsidRPr="00740349">
                <w:t xml:space="preserve">(2), </w:t>
              </w:r>
              <w:r w:rsidR="00CD4CD9" w:rsidRPr="00740349">
                <w:t>53</w:t>
              </w:r>
            </w:ins>
            <w:r w:rsidRPr="00740349">
              <w:t xml:space="preserve">(2) or </w:t>
            </w:r>
            <w:del w:id="2738" w:author="Author" w:date="2024-09-12T09:53:00Z" w16du:dateUtc="2024-09-11T23:53:00Z">
              <w:r w:rsidR="00A80961" w:rsidRPr="00570B02">
                <w:delText>54</w:delText>
              </w:r>
            </w:del>
            <w:ins w:id="2739" w:author="Author" w:date="2024-09-12T09:53:00Z" w16du:dateUtc="2024-09-11T23:53:00Z">
              <w:r w:rsidR="00CD4CD9" w:rsidRPr="00740349">
                <w:t>63</w:t>
              </w:r>
            </w:ins>
            <w:r w:rsidRPr="00740349">
              <w:t xml:space="preserve">(2) of </w:t>
            </w:r>
            <w:r w:rsidR="0079367E" w:rsidRPr="00740349">
              <w:lastRenderedPageBreak/>
              <w:t>Schedule 9</w:t>
            </w:r>
          </w:p>
        </w:tc>
        <w:tc>
          <w:tcPr>
            <w:tcW w:w="1985" w:type="dxa"/>
            <w:shd w:val="clear" w:color="auto" w:fill="auto"/>
          </w:tcPr>
          <w:p w14:paraId="64969320" w14:textId="77777777" w:rsidR="00D83B32" w:rsidRPr="00740349" w:rsidRDefault="00D83B32" w:rsidP="00740349">
            <w:pPr>
              <w:pStyle w:val="Tabletext"/>
            </w:pPr>
            <w:r w:rsidRPr="00740349">
              <w:lastRenderedPageBreak/>
              <w:t>The person to whom the direction was given</w:t>
            </w:r>
          </w:p>
        </w:tc>
      </w:tr>
      <w:tr w:rsidR="00D71015" w:rsidRPr="00740349" w14:paraId="574AED35" w14:textId="77777777" w:rsidTr="00C8652D">
        <w:trPr>
          <w:ins w:id="2740" w:author="Author" w:date="2024-09-12T09:53:00Z" w16du:dateUtc="2024-09-11T23:53:00Z"/>
        </w:trPr>
        <w:tc>
          <w:tcPr>
            <w:tcW w:w="1985" w:type="dxa"/>
            <w:shd w:val="clear" w:color="auto" w:fill="auto"/>
          </w:tcPr>
          <w:p w14:paraId="62052B8C" w14:textId="77777777" w:rsidR="00D71015" w:rsidRPr="00740349" w:rsidRDefault="00D71015" w:rsidP="00740349">
            <w:pPr>
              <w:pStyle w:val="Tabletext"/>
              <w:rPr>
                <w:ins w:id="2741" w:author="Author" w:date="2024-09-12T09:53:00Z" w16du:dateUtc="2024-09-11T23:53:00Z"/>
              </w:rPr>
            </w:pPr>
            <w:ins w:id="2742" w:author="Author" w:date="2024-09-12T09:53:00Z" w16du:dateUtc="2024-09-11T23:53:00Z">
              <w:r w:rsidRPr="00740349">
                <w:t xml:space="preserve">To publish information under </w:t>
              </w:r>
              <w:r w:rsidR="00700160" w:rsidRPr="00740349">
                <w:t>clause 3</w:t>
              </w:r>
              <w:r w:rsidR="00CD4CD9" w:rsidRPr="00740349">
                <w:t>8</w:t>
              </w:r>
              <w:r w:rsidRPr="00740349">
                <w:t xml:space="preserve"> </w:t>
              </w:r>
              <w:r w:rsidR="002A0D53" w:rsidRPr="00740349">
                <w:t xml:space="preserve">of </w:t>
              </w:r>
              <w:r w:rsidR="0079367E" w:rsidRPr="00740349">
                <w:t>Schedule 9</w:t>
              </w:r>
              <w:r w:rsidR="002A0D53" w:rsidRPr="00740349">
                <w:t xml:space="preserve"> after giving a </w:t>
              </w:r>
              <w:r w:rsidR="00E36DD8" w:rsidRPr="00740349">
                <w:t xml:space="preserve">person </w:t>
              </w:r>
              <w:r w:rsidR="002A0D53" w:rsidRPr="00740349">
                <w:t xml:space="preserve">notice under </w:t>
              </w:r>
              <w:r w:rsidR="00700160" w:rsidRPr="00740349">
                <w:t>subclause 4</w:t>
              </w:r>
              <w:r w:rsidR="00CD4CD9" w:rsidRPr="00740349">
                <w:t>0</w:t>
              </w:r>
              <w:r w:rsidR="002A0D53" w:rsidRPr="00740349">
                <w:t>(</w:t>
              </w:r>
              <w:r w:rsidR="009101F3" w:rsidRPr="00740349">
                <w:t>2</w:t>
              </w:r>
              <w:r w:rsidR="002A0D53" w:rsidRPr="00740349">
                <w:t xml:space="preserve">) of </w:t>
              </w:r>
              <w:r w:rsidR="0079367E" w:rsidRPr="00740349">
                <w:t>Schedule 9</w:t>
              </w:r>
            </w:ins>
          </w:p>
        </w:tc>
        <w:tc>
          <w:tcPr>
            <w:tcW w:w="1985" w:type="dxa"/>
            <w:shd w:val="clear" w:color="auto" w:fill="auto"/>
          </w:tcPr>
          <w:p w14:paraId="7B649377" w14:textId="77777777" w:rsidR="00D71015" w:rsidRPr="00740349" w:rsidRDefault="00700160" w:rsidP="00740349">
            <w:pPr>
              <w:pStyle w:val="Tabletext"/>
              <w:rPr>
                <w:ins w:id="2743" w:author="Author" w:date="2024-09-12T09:53:00Z" w16du:dateUtc="2024-09-11T23:53:00Z"/>
              </w:rPr>
            </w:pPr>
            <w:ins w:id="2744" w:author="Author" w:date="2024-09-12T09:53:00Z" w16du:dateUtc="2024-09-11T23:53:00Z">
              <w:r w:rsidRPr="00740349">
                <w:t>Subclause 4</w:t>
              </w:r>
              <w:r w:rsidR="00CD4CD9" w:rsidRPr="00740349">
                <w:t>0</w:t>
              </w:r>
              <w:r w:rsidR="00574EDA" w:rsidRPr="00740349">
                <w:t>(</w:t>
              </w:r>
              <w:r w:rsidR="00E36DD8" w:rsidRPr="00740349">
                <w:t>3</w:t>
              </w:r>
              <w:r w:rsidR="00574EDA" w:rsidRPr="00740349">
                <w:t>)</w:t>
              </w:r>
              <w:r w:rsidR="002A0D53" w:rsidRPr="00740349">
                <w:t xml:space="preserve"> of </w:t>
              </w:r>
              <w:r w:rsidR="0079367E" w:rsidRPr="00740349">
                <w:t>Schedule 9</w:t>
              </w:r>
            </w:ins>
          </w:p>
        </w:tc>
        <w:tc>
          <w:tcPr>
            <w:tcW w:w="1985" w:type="dxa"/>
            <w:shd w:val="clear" w:color="auto" w:fill="auto"/>
          </w:tcPr>
          <w:p w14:paraId="5C7A34DD" w14:textId="77777777" w:rsidR="00D71015" w:rsidRPr="00740349" w:rsidRDefault="00E36DD8" w:rsidP="00740349">
            <w:pPr>
              <w:pStyle w:val="Tabletext"/>
              <w:rPr>
                <w:ins w:id="2745" w:author="Author" w:date="2024-09-12T09:53:00Z" w16du:dateUtc="2024-09-11T23:53:00Z"/>
              </w:rPr>
            </w:pPr>
            <w:ins w:id="2746" w:author="Author" w:date="2024-09-12T09:53:00Z" w16du:dateUtc="2024-09-11T23:53:00Z">
              <w:r w:rsidRPr="00740349">
                <w:t>The person to whom the notice was given</w:t>
              </w:r>
            </w:ins>
          </w:p>
        </w:tc>
      </w:tr>
      <w:tr w:rsidR="00D83B32" w:rsidRPr="00740349" w14:paraId="7E4594D2" w14:textId="77777777" w:rsidTr="00C8652D">
        <w:tc>
          <w:tcPr>
            <w:tcW w:w="1985" w:type="dxa"/>
            <w:shd w:val="clear" w:color="auto" w:fill="auto"/>
          </w:tcPr>
          <w:p w14:paraId="707AEBCF" w14:textId="5E56FC1F" w:rsidR="00D83B32" w:rsidRPr="00740349" w:rsidRDefault="00D83B32" w:rsidP="00740349">
            <w:pPr>
              <w:pStyle w:val="Tabletext"/>
            </w:pPr>
            <w:r w:rsidRPr="00740349">
              <w:t xml:space="preserve">Refusal to </w:t>
            </w:r>
            <w:del w:id="2747" w:author="Author" w:date="2024-09-12T09:53:00Z" w16du:dateUtc="2024-09-11T23:53:00Z">
              <w:r w:rsidRPr="00570B02">
                <w:delText>register</w:delText>
              </w:r>
            </w:del>
            <w:ins w:id="2748" w:author="Author" w:date="2024-09-12T09:53:00Z" w16du:dateUtc="2024-09-11T23:53:00Z">
              <w:r w:rsidR="00E5427C" w:rsidRPr="00740349">
                <w:t>approve</w:t>
              </w:r>
            </w:ins>
            <w:r w:rsidRPr="00740349">
              <w:t xml:space="preserve"> a misinformation code or part of a misinformation code</w:t>
            </w:r>
          </w:p>
        </w:tc>
        <w:tc>
          <w:tcPr>
            <w:tcW w:w="1985" w:type="dxa"/>
            <w:shd w:val="clear" w:color="auto" w:fill="auto"/>
          </w:tcPr>
          <w:p w14:paraId="36B55112" w14:textId="4A132BFE" w:rsidR="00D83B32" w:rsidRPr="00740349" w:rsidRDefault="00700160" w:rsidP="00740349">
            <w:pPr>
              <w:pStyle w:val="Tabletext"/>
            </w:pPr>
            <w:r w:rsidRPr="00740349">
              <w:t>Subclause</w:t>
            </w:r>
            <w:del w:id="2749" w:author="Author" w:date="2024-09-12T09:53:00Z" w16du:dateUtc="2024-09-11T23:53:00Z">
              <w:r w:rsidR="00D83B32" w:rsidRPr="00570B02">
                <w:delText xml:space="preserve"> </w:delText>
              </w:r>
              <w:r w:rsidR="00A80961" w:rsidRPr="00570B02">
                <w:delText>37</w:delText>
              </w:r>
            </w:del>
            <w:ins w:id="2750" w:author="Author" w:date="2024-09-12T09:53:00Z" w16du:dateUtc="2024-09-11T23:53:00Z">
              <w:r w:rsidRPr="00740349">
                <w:t> 4</w:t>
              </w:r>
              <w:r w:rsidR="00CD4CD9" w:rsidRPr="00740349">
                <w:t>7</w:t>
              </w:r>
            </w:ins>
            <w:r w:rsidR="00D83B32" w:rsidRPr="00740349">
              <w:t xml:space="preserve">(3) of </w:t>
            </w:r>
            <w:r w:rsidR="0079367E" w:rsidRPr="00740349">
              <w:t>Schedule 9</w:t>
            </w:r>
          </w:p>
        </w:tc>
        <w:tc>
          <w:tcPr>
            <w:tcW w:w="1985" w:type="dxa"/>
            <w:shd w:val="clear" w:color="auto" w:fill="auto"/>
          </w:tcPr>
          <w:p w14:paraId="64F3F687" w14:textId="77777777" w:rsidR="00D83B32" w:rsidRPr="00740349" w:rsidRDefault="00D83B32" w:rsidP="00740349">
            <w:pPr>
              <w:pStyle w:val="Tabletext"/>
            </w:pPr>
            <w:r w:rsidRPr="00740349">
              <w:t>The body or association that developed the misinformation code</w:t>
            </w:r>
          </w:p>
        </w:tc>
      </w:tr>
      <w:tr w:rsidR="003D1DEB" w:rsidRPr="00740349" w14:paraId="4E638B40" w14:textId="77777777" w:rsidTr="00C8652D">
        <w:trPr>
          <w:ins w:id="2751" w:author="Author" w:date="2024-09-12T09:53:00Z" w16du:dateUtc="2024-09-11T23:53:00Z"/>
        </w:trPr>
        <w:tc>
          <w:tcPr>
            <w:tcW w:w="1985" w:type="dxa"/>
            <w:shd w:val="clear" w:color="auto" w:fill="auto"/>
          </w:tcPr>
          <w:p w14:paraId="4E6B3F30" w14:textId="77777777" w:rsidR="003D1DEB" w:rsidRPr="00740349" w:rsidRDefault="003D1DEB" w:rsidP="00740349">
            <w:pPr>
              <w:pStyle w:val="Tabletext"/>
              <w:rPr>
                <w:ins w:id="2752" w:author="Author" w:date="2024-09-12T09:53:00Z" w16du:dateUtc="2024-09-11T23:53:00Z"/>
              </w:rPr>
            </w:pPr>
            <w:ins w:id="2753" w:author="Author" w:date="2024-09-12T09:53:00Z" w16du:dateUtc="2024-09-11T23:53:00Z">
              <w:r w:rsidRPr="00740349">
                <w:t>Refusal to approve a draft variation of a misinformation code</w:t>
              </w:r>
            </w:ins>
          </w:p>
        </w:tc>
        <w:tc>
          <w:tcPr>
            <w:tcW w:w="1985" w:type="dxa"/>
            <w:shd w:val="clear" w:color="auto" w:fill="auto"/>
          </w:tcPr>
          <w:p w14:paraId="0363FADE" w14:textId="77777777" w:rsidR="003D1DEB" w:rsidRPr="00740349" w:rsidRDefault="00700160" w:rsidP="00740349">
            <w:pPr>
              <w:pStyle w:val="Tabletext"/>
              <w:rPr>
                <w:ins w:id="2754" w:author="Author" w:date="2024-09-12T09:53:00Z" w16du:dateUtc="2024-09-11T23:53:00Z"/>
              </w:rPr>
            </w:pPr>
            <w:ins w:id="2755" w:author="Author" w:date="2024-09-12T09:53:00Z" w16du:dateUtc="2024-09-11T23:53:00Z">
              <w:r w:rsidRPr="00740349">
                <w:t>Subclause 5</w:t>
              </w:r>
              <w:r w:rsidR="00CD4CD9" w:rsidRPr="00740349">
                <w:t>0</w:t>
              </w:r>
              <w:r w:rsidR="003D1DEB" w:rsidRPr="00740349">
                <w:t>(3)</w:t>
              </w:r>
              <w:r w:rsidR="009A06A3" w:rsidRPr="00740349">
                <w:t xml:space="preserve"> of </w:t>
              </w:r>
              <w:r w:rsidR="0079367E" w:rsidRPr="00740349">
                <w:t>Schedule 9</w:t>
              </w:r>
            </w:ins>
          </w:p>
        </w:tc>
        <w:tc>
          <w:tcPr>
            <w:tcW w:w="1985" w:type="dxa"/>
            <w:shd w:val="clear" w:color="auto" w:fill="auto"/>
          </w:tcPr>
          <w:p w14:paraId="2D9BD5BD" w14:textId="77777777" w:rsidR="003D1DEB" w:rsidRPr="00740349" w:rsidRDefault="009A06A3" w:rsidP="00740349">
            <w:pPr>
              <w:pStyle w:val="Tabletext"/>
              <w:rPr>
                <w:ins w:id="2756" w:author="Author" w:date="2024-09-12T09:53:00Z" w16du:dateUtc="2024-09-11T23:53:00Z"/>
              </w:rPr>
            </w:pPr>
            <w:ins w:id="2757" w:author="Author" w:date="2024-09-12T09:53:00Z" w16du:dateUtc="2024-09-11T23:53:00Z">
              <w:r w:rsidRPr="00740349">
                <w:t>The body or association that developed the draft variation</w:t>
              </w:r>
            </w:ins>
          </w:p>
        </w:tc>
      </w:tr>
    </w:tbl>
    <w:p w14:paraId="5BE1FD0D" w14:textId="5C8B9D57" w:rsidR="00D83B32" w:rsidRPr="00740349" w:rsidRDefault="00511830" w:rsidP="00740349">
      <w:pPr>
        <w:pStyle w:val="ItemHead"/>
      </w:pPr>
      <w:del w:id="2758" w:author="Author" w:date="2024-09-12T09:53:00Z" w16du:dateUtc="2024-09-11T23:53:00Z">
        <w:r w:rsidRPr="00570B02">
          <w:delText>13</w:delText>
        </w:r>
      </w:del>
      <w:ins w:id="2759" w:author="Author" w:date="2024-09-12T09:53:00Z" w16du:dateUtc="2024-09-11T23:53:00Z">
        <w:r w:rsidR="00E91B7E" w:rsidRPr="00740349">
          <w:t>15</w:t>
        </w:r>
      </w:ins>
      <w:r w:rsidR="00D83B32" w:rsidRPr="00740349">
        <w:t xml:space="preserve">  After </w:t>
      </w:r>
      <w:r w:rsidR="00C71AE0" w:rsidRPr="00740349">
        <w:t>subsection 2</w:t>
      </w:r>
      <w:r w:rsidR="00D83B32" w:rsidRPr="00740349">
        <w:t>04(4)</w:t>
      </w:r>
    </w:p>
    <w:p w14:paraId="07B5BDA8" w14:textId="77777777" w:rsidR="00D83B32" w:rsidRPr="00740349" w:rsidRDefault="00D83B32" w:rsidP="00740349">
      <w:pPr>
        <w:pStyle w:val="Item"/>
      </w:pPr>
      <w:r w:rsidRPr="00740349">
        <w:t>Insert:</w:t>
      </w:r>
    </w:p>
    <w:p w14:paraId="62399904" w14:textId="77777777" w:rsidR="00D83B32" w:rsidRPr="00740349" w:rsidRDefault="00D83B32" w:rsidP="00740349">
      <w:pPr>
        <w:pStyle w:val="SubsectionHead"/>
      </w:pPr>
      <w:r w:rsidRPr="00740349">
        <w:t>Decisions under the digital platform rules</w:t>
      </w:r>
    </w:p>
    <w:p w14:paraId="56B01720" w14:textId="77777777" w:rsidR="00D83B32" w:rsidRPr="00740349" w:rsidRDefault="00D83B32" w:rsidP="00740349">
      <w:pPr>
        <w:pStyle w:val="subsection"/>
      </w:pPr>
      <w:r w:rsidRPr="00740349">
        <w:tab/>
        <w:t>(4A)</w:t>
      </w:r>
      <w:r w:rsidRPr="00740349">
        <w:tab/>
        <w:t xml:space="preserve">Applications may be made to the Administrative </w:t>
      </w:r>
      <w:r w:rsidR="00D051F8" w:rsidRPr="00740349">
        <w:t>Appeals</w:t>
      </w:r>
      <w:r w:rsidR="00294236" w:rsidRPr="00740349">
        <w:t xml:space="preserve"> </w:t>
      </w:r>
      <w:r w:rsidRPr="00740349">
        <w:t>Tribunal for review of decisions of the ACMA under the digital platform rules, so long as those rules provide that the decision is a reviewable decision for the purposes of this section</w:t>
      </w:r>
      <w:r w:rsidR="00A80961" w:rsidRPr="00740349">
        <w:t>.</w:t>
      </w:r>
    </w:p>
    <w:p w14:paraId="3C741D50" w14:textId="73200C49" w:rsidR="00D83B32" w:rsidRPr="00740349" w:rsidRDefault="00511830" w:rsidP="00740349">
      <w:pPr>
        <w:pStyle w:val="ItemHead"/>
      </w:pPr>
      <w:del w:id="2760" w:author="Author" w:date="2024-09-12T09:53:00Z" w16du:dateUtc="2024-09-11T23:53:00Z">
        <w:r w:rsidRPr="00570B02">
          <w:delText>14</w:delText>
        </w:r>
      </w:del>
      <w:ins w:id="2761" w:author="Author" w:date="2024-09-12T09:53:00Z" w16du:dateUtc="2024-09-11T23:53:00Z">
        <w:r w:rsidR="00E91B7E" w:rsidRPr="00740349">
          <w:t>16</w:t>
        </w:r>
      </w:ins>
      <w:r w:rsidR="00D83B32" w:rsidRPr="00740349">
        <w:t xml:space="preserve">  </w:t>
      </w:r>
      <w:r w:rsidR="00C71AE0" w:rsidRPr="00740349">
        <w:t>Subsection 2</w:t>
      </w:r>
      <w:r w:rsidR="00D83B32" w:rsidRPr="00740349">
        <w:t>04(5) (heading)</w:t>
      </w:r>
    </w:p>
    <w:p w14:paraId="4D95551D" w14:textId="77777777" w:rsidR="00D83B32" w:rsidRPr="00740349" w:rsidRDefault="00D83B32" w:rsidP="00740349">
      <w:pPr>
        <w:pStyle w:val="Item"/>
      </w:pPr>
      <w:r w:rsidRPr="00740349">
        <w:t>Repeal the heading, substitute:</w:t>
      </w:r>
    </w:p>
    <w:p w14:paraId="74EF0536" w14:textId="77777777" w:rsidR="00D83B32" w:rsidRPr="00740349" w:rsidRDefault="00D83B32" w:rsidP="00740349">
      <w:pPr>
        <w:pStyle w:val="SubsectionHead"/>
      </w:pPr>
      <w:r w:rsidRPr="00740349">
        <w:t>Definitions</w:t>
      </w:r>
    </w:p>
    <w:p w14:paraId="10A7D3FE" w14:textId="2F844C20" w:rsidR="00D83B32" w:rsidRPr="00740349" w:rsidRDefault="00511830" w:rsidP="00740349">
      <w:pPr>
        <w:pStyle w:val="ItemHead"/>
      </w:pPr>
      <w:del w:id="2762" w:author="Author" w:date="2024-09-12T09:53:00Z" w16du:dateUtc="2024-09-11T23:53:00Z">
        <w:r w:rsidRPr="00570B02">
          <w:delText>15</w:delText>
        </w:r>
      </w:del>
      <w:ins w:id="2763" w:author="Author" w:date="2024-09-12T09:53:00Z" w16du:dateUtc="2024-09-11T23:53:00Z">
        <w:r w:rsidR="00E91B7E" w:rsidRPr="00740349">
          <w:t>17</w:t>
        </w:r>
      </w:ins>
      <w:r w:rsidR="00D83B32" w:rsidRPr="00740349">
        <w:t xml:space="preserve">  </w:t>
      </w:r>
      <w:r w:rsidR="00C71AE0" w:rsidRPr="00740349">
        <w:t>Subsection 2</w:t>
      </w:r>
      <w:r w:rsidR="00D83B32" w:rsidRPr="00740349">
        <w:t>04(5)</w:t>
      </w:r>
    </w:p>
    <w:p w14:paraId="117C75FE" w14:textId="77777777" w:rsidR="00D83B32" w:rsidRPr="00740349" w:rsidRDefault="00D83B32" w:rsidP="00740349">
      <w:pPr>
        <w:pStyle w:val="Item"/>
      </w:pPr>
      <w:r w:rsidRPr="00740349">
        <w:t>Insert:</w:t>
      </w:r>
    </w:p>
    <w:p w14:paraId="6EC74605" w14:textId="77777777" w:rsidR="00D83B32" w:rsidRPr="00740349" w:rsidRDefault="00D83B32" w:rsidP="00740349">
      <w:pPr>
        <w:pStyle w:val="Definition"/>
      </w:pPr>
      <w:r w:rsidRPr="00740349">
        <w:rPr>
          <w:b/>
          <w:i/>
        </w:rPr>
        <w:t>digital platform rules</w:t>
      </w:r>
      <w:r w:rsidRPr="00740349">
        <w:t xml:space="preserve"> has the same meaning as in </w:t>
      </w:r>
      <w:r w:rsidR="0079367E" w:rsidRPr="00740349">
        <w:t>Schedule 9</w:t>
      </w:r>
      <w:r w:rsidR="00A80961" w:rsidRPr="00740349">
        <w:t>.</w:t>
      </w:r>
    </w:p>
    <w:p w14:paraId="6DD62939" w14:textId="016927FE" w:rsidR="00A44482" w:rsidRPr="00740349" w:rsidRDefault="00511830" w:rsidP="00740349">
      <w:pPr>
        <w:pStyle w:val="ItemHead"/>
        <w:rPr>
          <w:ins w:id="2764" w:author="Author" w:date="2024-09-12T09:53:00Z" w16du:dateUtc="2024-09-11T23:53:00Z"/>
        </w:rPr>
      </w:pPr>
      <w:del w:id="2765" w:author="Author" w:date="2024-09-12T09:53:00Z" w16du:dateUtc="2024-09-11T23:53:00Z">
        <w:r w:rsidRPr="00570B02">
          <w:lastRenderedPageBreak/>
          <w:delText>16</w:delText>
        </w:r>
        <w:r w:rsidR="00D83B32" w:rsidRPr="00570B02">
          <w:delText xml:space="preserve">  Subsections</w:delText>
        </w:r>
      </w:del>
      <w:ins w:id="2766" w:author="Author" w:date="2024-09-12T09:53:00Z" w16du:dateUtc="2024-09-11T23:53:00Z">
        <w:r w:rsidR="00E91B7E" w:rsidRPr="00740349">
          <w:t>18</w:t>
        </w:r>
        <w:r w:rsidR="00A44482" w:rsidRPr="00740349">
          <w:t xml:space="preserve">  At the end of </w:t>
        </w:r>
        <w:r w:rsidR="00C71AE0" w:rsidRPr="00740349">
          <w:t>section 2</w:t>
        </w:r>
        <w:r w:rsidR="00A44482" w:rsidRPr="00740349">
          <w:t>05E</w:t>
        </w:r>
      </w:ins>
    </w:p>
    <w:p w14:paraId="4BF84FD7" w14:textId="77777777" w:rsidR="00A44482" w:rsidRPr="00740349" w:rsidRDefault="00A44482" w:rsidP="00740349">
      <w:pPr>
        <w:pStyle w:val="Item"/>
        <w:rPr>
          <w:ins w:id="2767" w:author="Author" w:date="2024-09-12T09:53:00Z" w16du:dateUtc="2024-09-11T23:53:00Z"/>
        </w:rPr>
      </w:pPr>
      <w:ins w:id="2768" w:author="Author" w:date="2024-09-12T09:53:00Z" w16du:dateUtc="2024-09-11T23:53:00Z">
        <w:r w:rsidRPr="00740349">
          <w:t>Add:</w:t>
        </w:r>
      </w:ins>
    </w:p>
    <w:p w14:paraId="101BC6BF" w14:textId="77777777" w:rsidR="00A44482" w:rsidRPr="00740349" w:rsidRDefault="00A44482" w:rsidP="00740349">
      <w:pPr>
        <w:pStyle w:val="notetext"/>
        <w:rPr>
          <w:ins w:id="2769" w:author="Author" w:date="2024-09-12T09:53:00Z" w16du:dateUtc="2024-09-11T23:53:00Z"/>
        </w:rPr>
      </w:pPr>
      <w:ins w:id="2770" w:author="Author" w:date="2024-09-12T09:53:00Z" w16du:dateUtc="2024-09-11T23:53:00Z">
        <w:r w:rsidRPr="00740349">
          <w:t>Note:</w:t>
        </w:r>
        <w:r w:rsidRPr="00740349">
          <w:tab/>
          <w:t xml:space="preserve">This section does not apply in relation to a civil penalty provision in </w:t>
        </w:r>
        <w:r w:rsidR="0079367E" w:rsidRPr="00740349">
          <w:t>Schedule 9</w:t>
        </w:r>
        <w:r w:rsidRPr="00740349">
          <w:t xml:space="preserve"> (see </w:t>
        </w:r>
        <w:r w:rsidR="00700160" w:rsidRPr="00740349">
          <w:t>clause 7</w:t>
        </w:r>
        <w:r w:rsidR="00CD4CD9" w:rsidRPr="00740349">
          <w:t>6</w:t>
        </w:r>
        <w:r w:rsidRPr="00740349">
          <w:t xml:space="preserve"> of </w:t>
        </w:r>
        <w:r w:rsidR="0079367E" w:rsidRPr="00740349">
          <w:t>Schedule 9</w:t>
        </w:r>
        <w:r w:rsidRPr="00740349">
          <w:t>).</w:t>
        </w:r>
      </w:ins>
    </w:p>
    <w:p w14:paraId="14A4467C" w14:textId="3A2FEFE0" w:rsidR="00D83B32" w:rsidRPr="00740349" w:rsidRDefault="00E91B7E" w:rsidP="00740349">
      <w:pPr>
        <w:pStyle w:val="ItemHead"/>
      </w:pPr>
      <w:ins w:id="2771" w:author="Author" w:date="2024-09-12T09:53:00Z" w16du:dateUtc="2024-09-11T23:53:00Z">
        <w:r w:rsidRPr="00740349">
          <w:t>19</w:t>
        </w:r>
        <w:r w:rsidR="00D83B32" w:rsidRPr="00740349">
          <w:t xml:space="preserve">  </w:t>
        </w:r>
        <w:r w:rsidR="00C71AE0" w:rsidRPr="00740349">
          <w:t>Subsection</w:t>
        </w:r>
      </w:ins>
      <w:r w:rsidR="00C71AE0" w:rsidRPr="00740349">
        <w:t> 2</w:t>
      </w:r>
      <w:r w:rsidR="00D83B32" w:rsidRPr="00740349">
        <w:t>05F(4)</w:t>
      </w:r>
      <w:del w:id="2772" w:author="Author" w:date="2024-09-12T09:53:00Z" w16du:dateUtc="2024-09-11T23:53:00Z">
        <w:r w:rsidR="00D83B32" w:rsidRPr="00570B02">
          <w:delText xml:space="preserve"> and (5)</w:delText>
        </w:r>
      </w:del>
    </w:p>
    <w:p w14:paraId="7D30C641" w14:textId="5C122B7B" w:rsidR="00D83B32" w:rsidRPr="00740349" w:rsidRDefault="00D83B32" w:rsidP="00740349">
      <w:pPr>
        <w:pStyle w:val="Item"/>
      </w:pPr>
      <w:r w:rsidRPr="00740349">
        <w:t xml:space="preserve">Omit “or </w:t>
      </w:r>
      <w:r w:rsidR="00700160" w:rsidRPr="00740349">
        <w:t>subclause 2</w:t>
      </w:r>
      <w:r w:rsidRPr="00740349">
        <w:t xml:space="preserve">5(1) or 26(4) of </w:t>
      </w:r>
      <w:r w:rsidR="00F84BCE" w:rsidRPr="00740349">
        <w:t>Schedule 8</w:t>
      </w:r>
      <w:r w:rsidRPr="00740349">
        <w:t xml:space="preserve">”, substitute “, </w:t>
      </w:r>
      <w:r w:rsidR="00700160" w:rsidRPr="00740349">
        <w:t>subclause 2</w:t>
      </w:r>
      <w:r w:rsidRPr="00740349">
        <w:t xml:space="preserve">5(1) or 26(4) of </w:t>
      </w:r>
      <w:r w:rsidR="00F84BCE" w:rsidRPr="00740349">
        <w:t>Schedule 8</w:t>
      </w:r>
      <w:r w:rsidRPr="00740349">
        <w:t xml:space="preserve"> or </w:t>
      </w:r>
      <w:del w:id="2773" w:author="Author" w:date="2024-09-12T09:53:00Z" w16du:dateUtc="2024-09-11T23:53:00Z">
        <w:r w:rsidRPr="00570B02">
          <w:delText xml:space="preserve">subclause </w:delText>
        </w:r>
        <w:r w:rsidR="00A80961" w:rsidRPr="00570B02">
          <w:delText>15</w:delText>
        </w:r>
        <w:r w:rsidRPr="00570B02">
          <w:delText xml:space="preserve">(1), </w:delText>
        </w:r>
        <w:r w:rsidR="00A80961" w:rsidRPr="00570B02">
          <w:delText>16</w:delText>
        </w:r>
        <w:r w:rsidRPr="00570B02">
          <w:delText xml:space="preserve">(3), </w:delText>
        </w:r>
        <w:r w:rsidR="00A80961" w:rsidRPr="00570B02">
          <w:delText>18</w:delText>
        </w:r>
        <w:r w:rsidRPr="00570B02">
          <w:delText xml:space="preserve">(5), </w:delText>
        </w:r>
        <w:r w:rsidR="00A80961" w:rsidRPr="00570B02">
          <w:delText>19</w:delText>
        </w:r>
        <w:r w:rsidRPr="00570B02">
          <w:delText xml:space="preserve">(5), </w:delText>
        </w:r>
        <w:r w:rsidR="00A80961" w:rsidRPr="00570B02">
          <w:delText>43</w:delText>
        </w:r>
        <w:r w:rsidRPr="00570B02">
          <w:delText xml:space="preserve">(1), </w:delText>
        </w:r>
        <w:r w:rsidR="00A80961" w:rsidRPr="00570B02">
          <w:delText>44</w:delText>
        </w:r>
        <w:r w:rsidRPr="00570B02">
          <w:delText xml:space="preserve">(3), </w:delText>
        </w:r>
        <w:r w:rsidR="00A80961" w:rsidRPr="00570B02">
          <w:delText>53</w:delText>
        </w:r>
        <w:r w:rsidRPr="00570B02">
          <w:delText xml:space="preserve">(1) or </w:delText>
        </w:r>
        <w:r w:rsidR="00A80961" w:rsidRPr="00570B02">
          <w:delText>54</w:delText>
        </w:r>
        <w:r w:rsidRPr="00570B02">
          <w:delText>(3) of</w:delText>
        </w:r>
      </w:del>
      <w:ins w:id="2774" w:author="Author" w:date="2024-09-12T09:53:00Z" w16du:dateUtc="2024-09-11T23:53:00Z">
        <w:r w:rsidR="00A90A8A" w:rsidRPr="00740349">
          <w:t xml:space="preserve">a provision </w:t>
        </w:r>
        <w:r w:rsidR="00220954" w:rsidRPr="00740349">
          <w:t>in</w:t>
        </w:r>
      </w:ins>
      <w:r w:rsidR="00A90A8A" w:rsidRPr="00740349">
        <w:t xml:space="preserve"> </w:t>
      </w:r>
      <w:r w:rsidR="0079367E" w:rsidRPr="00740349">
        <w:t>Schedule 9</w:t>
      </w:r>
      <w:r w:rsidRPr="00740349">
        <w:t>”</w:t>
      </w:r>
      <w:r w:rsidR="00A80961" w:rsidRPr="00740349">
        <w:t>.</w:t>
      </w:r>
    </w:p>
    <w:p w14:paraId="5332A931" w14:textId="401B0173" w:rsidR="00D83B32" w:rsidRPr="00740349" w:rsidRDefault="00511830" w:rsidP="00740349">
      <w:pPr>
        <w:pStyle w:val="ItemHead"/>
      </w:pPr>
      <w:del w:id="2775" w:author="Author" w:date="2024-09-12T09:53:00Z" w16du:dateUtc="2024-09-11T23:53:00Z">
        <w:r w:rsidRPr="00570B02">
          <w:delText>17</w:delText>
        </w:r>
      </w:del>
      <w:ins w:id="2776" w:author="Author" w:date="2024-09-12T09:53:00Z" w16du:dateUtc="2024-09-11T23:53:00Z">
        <w:r w:rsidR="00E91B7E" w:rsidRPr="00740349">
          <w:t>20</w:t>
        </w:r>
      </w:ins>
      <w:r w:rsidR="00D83B32" w:rsidRPr="00740349">
        <w:t xml:space="preserve">  After </w:t>
      </w:r>
      <w:r w:rsidR="00C71AE0" w:rsidRPr="00740349">
        <w:t>subsection 2</w:t>
      </w:r>
      <w:r w:rsidR="00D83B32" w:rsidRPr="00740349">
        <w:t>05F(5D)</w:t>
      </w:r>
    </w:p>
    <w:p w14:paraId="5991A71F" w14:textId="77777777" w:rsidR="00D83B32" w:rsidRPr="00740349" w:rsidRDefault="00D83B32" w:rsidP="00740349">
      <w:pPr>
        <w:pStyle w:val="Item"/>
      </w:pPr>
      <w:r w:rsidRPr="00740349">
        <w:t>Insert:</w:t>
      </w:r>
    </w:p>
    <w:p w14:paraId="6713649A" w14:textId="77777777" w:rsidR="00D83B32" w:rsidRPr="00570B02" w:rsidRDefault="00D83B32" w:rsidP="00257574">
      <w:pPr>
        <w:pStyle w:val="subsection"/>
        <w:rPr>
          <w:del w:id="2777" w:author="Author" w:date="2024-09-12T09:53:00Z" w16du:dateUtc="2024-09-11T23:53:00Z"/>
        </w:rPr>
      </w:pPr>
      <w:r w:rsidRPr="00740349">
        <w:tab/>
        <w:t>(5E)</w:t>
      </w:r>
      <w:r w:rsidRPr="00740349">
        <w:tab/>
        <w:t>The pecuniary penalty payable by a person in respect of</w:t>
      </w:r>
      <w:r w:rsidR="00F92C0B" w:rsidRPr="00740349">
        <w:t xml:space="preserve"> </w:t>
      </w:r>
      <w:del w:id="2778" w:author="Author" w:date="2024-09-12T09:53:00Z" w16du:dateUtc="2024-09-11T23:53:00Z">
        <w:r w:rsidRPr="00570B02">
          <w:delText>:</w:delText>
        </w:r>
      </w:del>
    </w:p>
    <w:p w14:paraId="359521B0" w14:textId="77777777" w:rsidR="00D83B32" w:rsidRPr="00570B02" w:rsidRDefault="00D83B32" w:rsidP="00257574">
      <w:pPr>
        <w:pStyle w:val="paragraph"/>
        <w:rPr>
          <w:del w:id="2779" w:author="Author" w:date="2024-09-12T09:53:00Z" w16du:dateUtc="2024-09-11T23:53:00Z"/>
        </w:rPr>
      </w:pPr>
      <w:del w:id="2780" w:author="Author" w:date="2024-09-12T09:53:00Z" w16du:dateUtc="2024-09-11T23:53:00Z">
        <w:r w:rsidRPr="00570B02">
          <w:tab/>
          <w:delText>(a)</w:delText>
        </w:r>
        <w:r w:rsidRPr="00570B02">
          <w:tab/>
        </w:r>
      </w:del>
      <w:r w:rsidRPr="00740349">
        <w:t xml:space="preserve">a contravention of </w:t>
      </w:r>
      <w:del w:id="2781" w:author="Author" w:date="2024-09-12T09:53:00Z" w16du:dateUtc="2024-09-11T23:53:00Z">
        <w:r w:rsidRPr="00570B02">
          <w:delText>subclause </w:delText>
        </w:r>
        <w:r w:rsidR="00A80961" w:rsidRPr="00570B02">
          <w:delText>15</w:delText>
        </w:r>
        <w:r w:rsidRPr="00570B02">
          <w:delText xml:space="preserve">(1) or </w:delText>
        </w:r>
        <w:r w:rsidR="00A80961" w:rsidRPr="00570B02">
          <w:delText>16</w:delText>
        </w:r>
        <w:r w:rsidRPr="00570B02">
          <w:delText>(3)</w:delText>
        </w:r>
      </w:del>
      <w:ins w:id="2782" w:author="Author" w:date="2024-09-12T09:53:00Z" w16du:dateUtc="2024-09-11T23:53:00Z">
        <w:r w:rsidR="00E0107F" w:rsidRPr="00740349">
          <w:t xml:space="preserve">a civil penalty provision in </w:t>
        </w:r>
        <w:r w:rsidR="00C41607" w:rsidRPr="00740349">
          <w:t>Division 2</w:t>
        </w:r>
        <w:r w:rsidR="00567BD3" w:rsidRPr="00740349">
          <w:t xml:space="preserve"> </w:t>
        </w:r>
        <w:r w:rsidR="00E36DD8" w:rsidRPr="00740349">
          <w:t xml:space="preserve">of </w:t>
        </w:r>
        <w:r w:rsidR="00A14CA8" w:rsidRPr="00740349">
          <w:t>Part 2</w:t>
        </w:r>
      </w:ins>
      <w:r w:rsidR="00E36DD8" w:rsidRPr="00740349">
        <w:t xml:space="preserve"> of </w:t>
      </w:r>
      <w:r w:rsidR="0079367E" w:rsidRPr="00740349">
        <w:t>Schedule 9</w:t>
      </w:r>
      <w:del w:id="2783" w:author="Author" w:date="2024-09-12T09:53:00Z" w16du:dateUtc="2024-09-11T23:53:00Z">
        <w:r w:rsidRPr="00570B02">
          <w:delText>;</w:delText>
        </w:r>
      </w:del>
      <w:r w:rsidR="00E36DD8" w:rsidRPr="00740349">
        <w:t xml:space="preserve"> </w:t>
      </w:r>
      <w:r w:rsidR="00567BD3" w:rsidRPr="00740349">
        <w:t>or</w:t>
      </w:r>
    </w:p>
    <w:p w14:paraId="1AE67E0C" w14:textId="77777777" w:rsidR="00D83B32" w:rsidRPr="00570B02" w:rsidRDefault="00D83B32" w:rsidP="00257574">
      <w:pPr>
        <w:pStyle w:val="paragraph"/>
        <w:rPr>
          <w:del w:id="2784" w:author="Author" w:date="2024-09-12T09:53:00Z" w16du:dateUtc="2024-09-11T23:53:00Z"/>
        </w:rPr>
      </w:pPr>
      <w:del w:id="2785" w:author="Author" w:date="2024-09-12T09:53:00Z" w16du:dateUtc="2024-09-11T23:53:00Z">
        <w:r w:rsidRPr="00570B02">
          <w:tab/>
          <w:delText>(b)</w:delText>
        </w:r>
        <w:r w:rsidRPr="00570B02">
          <w:tab/>
          <w:delText>a contravention of section 205E that relates to a contravention</w:delText>
        </w:r>
      </w:del>
      <w:ins w:id="2786" w:author="Author" w:date="2024-09-12T09:53:00Z" w16du:dateUtc="2024-09-11T23:53:00Z">
        <w:r w:rsidR="00567BD3" w:rsidRPr="00740349">
          <w:t xml:space="preserve"> Subdivision A</w:t>
        </w:r>
      </w:ins>
      <w:r w:rsidR="00567BD3" w:rsidRPr="00740349">
        <w:t xml:space="preserve"> of </w:t>
      </w:r>
      <w:del w:id="2787" w:author="Author" w:date="2024-09-12T09:53:00Z" w16du:dateUtc="2024-09-11T23:53:00Z">
        <w:r w:rsidRPr="00570B02">
          <w:delText>subclause </w:delText>
        </w:r>
        <w:r w:rsidR="00A80961" w:rsidRPr="00570B02">
          <w:delText>15</w:delText>
        </w:r>
        <w:r w:rsidRPr="00570B02">
          <w:delText xml:space="preserve">(1) or </w:delText>
        </w:r>
        <w:r w:rsidR="00A80961" w:rsidRPr="00570B02">
          <w:delText>16</w:delText>
        </w:r>
        <w:r w:rsidRPr="00570B02">
          <w:delText>(3)</w:delText>
        </w:r>
      </w:del>
      <w:ins w:id="2788" w:author="Author" w:date="2024-09-12T09:53:00Z" w16du:dateUtc="2024-09-11T23:53:00Z">
        <w:r w:rsidR="00C71AE0" w:rsidRPr="00740349">
          <w:t>Division 3</w:t>
        </w:r>
        <w:r w:rsidR="00567BD3" w:rsidRPr="00740349">
          <w:t xml:space="preserve"> of </w:t>
        </w:r>
        <w:r w:rsidR="00A14CA8" w:rsidRPr="00740349">
          <w:t>Part 2</w:t>
        </w:r>
      </w:ins>
      <w:r w:rsidR="00567BD3" w:rsidRPr="00740349">
        <w:t xml:space="preserve"> of </w:t>
      </w:r>
      <w:r w:rsidR="0079367E" w:rsidRPr="00740349">
        <w:t>Schedule 9</w:t>
      </w:r>
      <w:r w:rsidR="00394E52" w:rsidRPr="00740349">
        <w:t xml:space="preserve"> </w:t>
      </w:r>
      <w:del w:id="2789" w:author="Author" w:date="2024-09-12T09:53:00Z" w16du:dateUtc="2024-09-11T23:53:00Z">
        <w:r w:rsidRPr="00570B02">
          <w:delText>;</w:delText>
        </w:r>
      </w:del>
    </w:p>
    <w:p w14:paraId="43C546CC" w14:textId="177E4A09" w:rsidR="00D83B32" w:rsidRPr="00740349" w:rsidRDefault="00D83B32" w:rsidP="00740349">
      <w:pPr>
        <w:pStyle w:val="subsection"/>
      </w:pPr>
      <w:r w:rsidRPr="00740349">
        <w:t>must not exceed:</w:t>
      </w:r>
    </w:p>
    <w:p w14:paraId="0239E797" w14:textId="62EAED2C" w:rsidR="00D83B32" w:rsidRPr="00740349" w:rsidRDefault="00D83B32" w:rsidP="00740349">
      <w:pPr>
        <w:pStyle w:val="paragraph"/>
      </w:pPr>
      <w:r w:rsidRPr="00740349">
        <w:tab/>
        <w:t>(</w:t>
      </w:r>
      <w:del w:id="2790" w:author="Author" w:date="2024-09-12T09:53:00Z" w16du:dateUtc="2024-09-11T23:53:00Z">
        <w:r w:rsidRPr="00570B02">
          <w:delText>c</w:delText>
        </w:r>
      </w:del>
      <w:ins w:id="2791" w:author="Author" w:date="2024-09-12T09:53:00Z" w16du:dateUtc="2024-09-11T23:53:00Z">
        <w:r w:rsidR="00F92C0B" w:rsidRPr="00740349">
          <w:t>a</w:t>
        </w:r>
      </w:ins>
      <w:r w:rsidRPr="00740349">
        <w:t>)</w:t>
      </w:r>
      <w:r w:rsidRPr="00740349">
        <w:tab/>
        <w:t>if the person is a body corporate—5,000 penalty units; or</w:t>
      </w:r>
    </w:p>
    <w:p w14:paraId="0276396A" w14:textId="699989C6" w:rsidR="00D83B32" w:rsidRPr="00740349" w:rsidRDefault="00D83B32" w:rsidP="00740349">
      <w:pPr>
        <w:pStyle w:val="paragraph"/>
      </w:pPr>
      <w:r w:rsidRPr="00740349">
        <w:tab/>
        <w:t>(</w:t>
      </w:r>
      <w:del w:id="2792" w:author="Author" w:date="2024-09-12T09:53:00Z" w16du:dateUtc="2024-09-11T23:53:00Z">
        <w:r w:rsidRPr="00570B02">
          <w:delText>d</w:delText>
        </w:r>
      </w:del>
      <w:ins w:id="2793" w:author="Author" w:date="2024-09-12T09:53:00Z" w16du:dateUtc="2024-09-11T23:53:00Z">
        <w:r w:rsidR="00F92C0B" w:rsidRPr="00740349">
          <w:t>b</w:t>
        </w:r>
      </w:ins>
      <w:r w:rsidRPr="00740349">
        <w:t>)</w:t>
      </w:r>
      <w:r w:rsidRPr="00740349">
        <w:tab/>
        <w:t>if the person is not a body corporate—1,000 penalty units</w:t>
      </w:r>
      <w:r w:rsidR="00A80961" w:rsidRPr="00740349">
        <w:t>.</w:t>
      </w:r>
    </w:p>
    <w:p w14:paraId="0C855BC6" w14:textId="77777777" w:rsidR="00D83B32" w:rsidRPr="00740349" w:rsidRDefault="00D83B32" w:rsidP="00740349">
      <w:pPr>
        <w:pStyle w:val="subsection"/>
      </w:pPr>
      <w:r w:rsidRPr="00740349">
        <w:tab/>
        <w:t>(5F)</w:t>
      </w:r>
      <w:r w:rsidRPr="00740349">
        <w:tab/>
        <w:t>The pecuniary penalty payable by a person in respect of</w:t>
      </w:r>
      <w:ins w:id="2794" w:author="Author" w:date="2024-09-12T09:53:00Z" w16du:dateUtc="2024-09-11T23:53:00Z">
        <w:r w:rsidR="00377CDB" w:rsidRPr="00740349">
          <w:t xml:space="preserve"> </w:t>
        </w:r>
        <w:r w:rsidRPr="00740349">
          <w:t xml:space="preserve">a contravention of </w:t>
        </w:r>
        <w:r w:rsidR="00700160" w:rsidRPr="00740349">
          <w:t>subclause 3</w:t>
        </w:r>
        <w:r w:rsidR="00CD4CD9" w:rsidRPr="00740349">
          <w:t>3</w:t>
        </w:r>
        <w:r w:rsidRPr="00740349">
          <w:t>(</w:t>
        </w:r>
        <w:r w:rsidR="008231A9" w:rsidRPr="00740349">
          <w:t>4</w:t>
        </w:r>
        <w:r w:rsidRPr="00740349">
          <w:t xml:space="preserve">) or </w:t>
        </w:r>
        <w:r w:rsidR="00CD4CD9" w:rsidRPr="00740349">
          <w:t>34</w:t>
        </w:r>
        <w:r w:rsidRPr="00740349">
          <w:t>(</w:t>
        </w:r>
        <w:r w:rsidR="004C7C25" w:rsidRPr="00740349">
          <w:t>5</w:t>
        </w:r>
        <w:r w:rsidRPr="00740349">
          <w:t xml:space="preserve">) of </w:t>
        </w:r>
        <w:r w:rsidR="0079367E" w:rsidRPr="00740349">
          <w:t>Schedule 9</w:t>
        </w:r>
        <w:r w:rsidR="00377CDB" w:rsidRPr="00740349">
          <w:t xml:space="preserve"> </w:t>
        </w:r>
        <w:r w:rsidRPr="00740349">
          <w:t>must not exceed</w:t>
        </w:r>
      </w:ins>
      <w:r w:rsidRPr="00740349">
        <w:t>:</w:t>
      </w:r>
    </w:p>
    <w:p w14:paraId="42475423" w14:textId="77777777" w:rsidR="00D83B32" w:rsidRPr="00570B02" w:rsidRDefault="00D83B32" w:rsidP="00257574">
      <w:pPr>
        <w:pStyle w:val="paragraph"/>
        <w:rPr>
          <w:del w:id="2795" w:author="Author" w:date="2024-09-12T09:53:00Z" w16du:dateUtc="2024-09-11T23:53:00Z"/>
        </w:rPr>
      </w:pPr>
      <w:del w:id="2796" w:author="Author" w:date="2024-09-12T09:53:00Z" w16du:dateUtc="2024-09-11T23:53:00Z">
        <w:r w:rsidRPr="00570B02">
          <w:tab/>
          <w:delText>(a)</w:delText>
        </w:r>
        <w:r w:rsidRPr="00570B02">
          <w:tab/>
          <w:delText>a contravention of subclause </w:delText>
        </w:r>
        <w:r w:rsidR="00A80961" w:rsidRPr="00570B02">
          <w:delText>18</w:delText>
        </w:r>
        <w:r w:rsidRPr="00570B02">
          <w:delText xml:space="preserve">(5) or </w:delText>
        </w:r>
        <w:r w:rsidR="00A80961" w:rsidRPr="00570B02">
          <w:delText>19</w:delText>
        </w:r>
        <w:r w:rsidRPr="00570B02">
          <w:delText xml:space="preserve">(5) of </w:delText>
        </w:r>
        <w:r w:rsidR="006B020A" w:rsidRPr="00570B02">
          <w:delText>Schedule 9</w:delText>
        </w:r>
        <w:r w:rsidRPr="00570B02">
          <w:delText>; or</w:delText>
        </w:r>
      </w:del>
    </w:p>
    <w:p w14:paraId="45738913" w14:textId="77777777" w:rsidR="00D83B32" w:rsidRPr="00570B02" w:rsidRDefault="00D83B32" w:rsidP="00257574">
      <w:pPr>
        <w:pStyle w:val="paragraph"/>
        <w:rPr>
          <w:del w:id="2797" w:author="Author" w:date="2024-09-12T09:53:00Z" w16du:dateUtc="2024-09-11T23:53:00Z"/>
        </w:rPr>
      </w:pPr>
      <w:del w:id="2798" w:author="Author" w:date="2024-09-12T09:53:00Z" w16du:dateUtc="2024-09-11T23:53:00Z">
        <w:r w:rsidRPr="00570B02">
          <w:tab/>
          <w:delText>(b)</w:delText>
        </w:r>
        <w:r w:rsidRPr="00570B02">
          <w:tab/>
          <w:delText>a contravention of section 205E that relates to a contravention of subclause </w:delText>
        </w:r>
        <w:r w:rsidR="00A80961" w:rsidRPr="00570B02">
          <w:delText>18</w:delText>
        </w:r>
        <w:r w:rsidRPr="00570B02">
          <w:delText xml:space="preserve">(5) or </w:delText>
        </w:r>
        <w:r w:rsidR="00A80961" w:rsidRPr="00570B02">
          <w:delText>19</w:delText>
        </w:r>
        <w:r w:rsidRPr="00570B02">
          <w:delText xml:space="preserve">(5) of </w:delText>
        </w:r>
        <w:r w:rsidR="006B020A" w:rsidRPr="00570B02">
          <w:delText>Schedule 9</w:delText>
        </w:r>
        <w:r w:rsidRPr="00570B02">
          <w:delText>;</w:delText>
        </w:r>
      </w:del>
    </w:p>
    <w:p w14:paraId="7C5E66E1" w14:textId="77777777" w:rsidR="00D83B32" w:rsidRPr="00570B02" w:rsidRDefault="00D83B32" w:rsidP="00257574">
      <w:pPr>
        <w:pStyle w:val="subsection2"/>
        <w:rPr>
          <w:del w:id="2799" w:author="Author" w:date="2024-09-12T09:53:00Z" w16du:dateUtc="2024-09-11T23:53:00Z"/>
        </w:rPr>
      </w:pPr>
      <w:del w:id="2800" w:author="Author" w:date="2024-09-12T09:53:00Z" w16du:dateUtc="2024-09-11T23:53:00Z">
        <w:r w:rsidRPr="00570B02">
          <w:delText>must not exceed:</w:delText>
        </w:r>
      </w:del>
    </w:p>
    <w:p w14:paraId="731E713F" w14:textId="4C9DC2CB" w:rsidR="00D83B32" w:rsidRPr="00740349" w:rsidRDefault="00D83B32" w:rsidP="00740349">
      <w:pPr>
        <w:pStyle w:val="paragraph"/>
      </w:pPr>
      <w:del w:id="2801" w:author="Author" w:date="2024-09-12T09:53:00Z" w16du:dateUtc="2024-09-11T23:53:00Z">
        <w:r w:rsidRPr="00570B02">
          <w:tab/>
          <w:delText>(c</w:delText>
        </w:r>
      </w:del>
      <w:ins w:id="2802" w:author="Author" w:date="2024-09-12T09:53:00Z" w16du:dateUtc="2024-09-11T23:53:00Z">
        <w:r w:rsidRPr="00740349">
          <w:tab/>
          <w:t>(</w:t>
        </w:r>
        <w:r w:rsidR="00377CDB" w:rsidRPr="00740349">
          <w:t>a</w:t>
        </w:r>
      </w:ins>
      <w:r w:rsidRPr="00740349">
        <w:t>)</w:t>
      </w:r>
      <w:r w:rsidRPr="00740349">
        <w:tab/>
        <w:t>if the person is a body corporate—40 penalty units; or</w:t>
      </w:r>
    </w:p>
    <w:p w14:paraId="71EB6A8C" w14:textId="5B46C5BA" w:rsidR="00D83B32" w:rsidRPr="00740349" w:rsidRDefault="00D83B32" w:rsidP="00740349">
      <w:pPr>
        <w:pStyle w:val="paragraph"/>
      </w:pPr>
      <w:r w:rsidRPr="00740349">
        <w:tab/>
        <w:t>(</w:t>
      </w:r>
      <w:del w:id="2803" w:author="Author" w:date="2024-09-12T09:53:00Z" w16du:dateUtc="2024-09-11T23:53:00Z">
        <w:r w:rsidRPr="00570B02">
          <w:delText>d</w:delText>
        </w:r>
      </w:del>
      <w:ins w:id="2804" w:author="Author" w:date="2024-09-12T09:53:00Z" w16du:dateUtc="2024-09-11T23:53:00Z">
        <w:r w:rsidR="00377CDB" w:rsidRPr="00740349">
          <w:t>b</w:t>
        </w:r>
      </w:ins>
      <w:r w:rsidRPr="00740349">
        <w:t>)</w:t>
      </w:r>
      <w:r w:rsidRPr="00740349">
        <w:tab/>
        <w:t>if the person is not a body corporate—30 penalty units</w:t>
      </w:r>
      <w:r w:rsidR="00A80961" w:rsidRPr="00740349">
        <w:t>.</w:t>
      </w:r>
    </w:p>
    <w:p w14:paraId="6F6383CD" w14:textId="77777777" w:rsidR="00D83B32" w:rsidRPr="00740349" w:rsidRDefault="00D83B32" w:rsidP="00740349">
      <w:pPr>
        <w:pStyle w:val="subsection"/>
      </w:pPr>
      <w:r w:rsidRPr="00740349">
        <w:tab/>
        <w:t>(5G)</w:t>
      </w:r>
      <w:r w:rsidRPr="00740349">
        <w:tab/>
        <w:t>The pecuniary penalty payable by a person in respect of</w:t>
      </w:r>
      <w:ins w:id="2805" w:author="Author" w:date="2024-09-12T09:53:00Z" w16du:dateUtc="2024-09-11T23:53:00Z">
        <w:r w:rsidR="00377CDB" w:rsidRPr="00740349">
          <w:t xml:space="preserve"> </w:t>
        </w:r>
        <w:r w:rsidRPr="00740349">
          <w:t xml:space="preserve">a contravention of </w:t>
        </w:r>
        <w:r w:rsidR="00700160" w:rsidRPr="00740349">
          <w:t>subclause 5</w:t>
        </w:r>
        <w:r w:rsidR="00CD4CD9" w:rsidRPr="00740349">
          <w:t>2</w:t>
        </w:r>
        <w:r w:rsidR="0078407F" w:rsidRPr="00740349">
          <w:t xml:space="preserve">(1) or </w:t>
        </w:r>
        <w:r w:rsidR="00CD4CD9" w:rsidRPr="00740349">
          <w:t>53</w:t>
        </w:r>
        <w:r w:rsidRPr="00740349">
          <w:t xml:space="preserve">(3) of </w:t>
        </w:r>
        <w:r w:rsidR="0079367E" w:rsidRPr="00740349">
          <w:t>Schedule 9</w:t>
        </w:r>
        <w:r w:rsidR="00377CDB" w:rsidRPr="00740349">
          <w:t xml:space="preserve"> </w:t>
        </w:r>
        <w:r w:rsidRPr="00740349">
          <w:t>must not exceed</w:t>
        </w:r>
      </w:ins>
      <w:r w:rsidRPr="00740349">
        <w:t>:</w:t>
      </w:r>
    </w:p>
    <w:p w14:paraId="451C648F" w14:textId="77777777" w:rsidR="00D83B32" w:rsidRPr="00570B02" w:rsidRDefault="00D83B32" w:rsidP="00257574">
      <w:pPr>
        <w:pStyle w:val="paragraph"/>
        <w:rPr>
          <w:del w:id="2806" w:author="Author" w:date="2024-09-12T09:53:00Z" w16du:dateUtc="2024-09-11T23:53:00Z"/>
        </w:rPr>
      </w:pPr>
      <w:del w:id="2807" w:author="Author" w:date="2024-09-12T09:53:00Z" w16du:dateUtc="2024-09-11T23:53:00Z">
        <w:r w:rsidRPr="00570B02">
          <w:tab/>
          <w:delText>(a)</w:delText>
        </w:r>
        <w:r w:rsidRPr="00570B02">
          <w:tab/>
          <w:delText>a contravention of subclause </w:delText>
        </w:r>
        <w:r w:rsidR="00A80961" w:rsidRPr="00570B02">
          <w:delText>43</w:delText>
        </w:r>
        <w:r w:rsidRPr="00570B02">
          <w:delText xml:space="preserve">(1) or </w:delText>
        </w:r>
        <w:r w:rsidR="00A80961" w:rsidRPr="00570B02">
          <w:delText>44</w:delText>
        </w:r>
        <w:r w:rsidRPr="00570B02">
          <w:delText xml:space="preserve">(3) of </w:delText>
        </w:r>
        <w:r w:rsidR="006B020A" w:rsidRPr="00570B02">
          <w:delText>Schedule 9</w:delText>
        </w:r>
        <w:r w:rsidRPr="00570B02">
          <w:delText>; or</w:delText>
        </w:r>
      </w:del>
    </w:p>
    <w:p w14:paraId="6D4AA2AE" w14:textId="77777777" w:rsidR="00D83B32" w:rsidRPr="00570B02" w:rsidRDefault="00D83B32" w:rsidP="00257574">
      <w:pPr>
        <w:pStyle w:val="paragraph"/>
        <w:rPr>
          <w:del w:id="2808" w:author="Author" w:date="2024-09-12T09:53:00Z" w16du:dateUtc="2024-09-11T23:53:00Z"/>
        </w:rPr>
      </w:pPr>
      <w:del w:id="2809" w:author="Author" w:date="2024-09-12T09:53:00Z" w16du:dateUtc="2024-09-11T23:53:00Z">
        <w:r w:rsidRPr="00570B02">
          <w:lastRenderedPageBreak/>
          <w:tab/>
          <w:delText>(b)</w:delText>
        </w:r>
        <w:r w:rsidRPr="00570B02">
          <w:tab/>
          <w:delText>a contravention of section 205E that relates to a contravention of subclause </w:delText>
        </w:r>
        <w:r w:rsidR="00A80961" w:rsidRPr="00570B02">
          <w:delText>43</w:delText>
        </w:r>
        <w:r w:rsidRPr="00570B02">
          <w:delText xml:space="preserve">(1) or </w:delText>
        </w:r>
        <w:r w:rsidR="00A80961" w:rsidRPr="00570B02">
          <w:delText>44</w:delText>
        </w:r>
        <w:r w:rsidRPr="00570B02">
          <w:delText xml:space="preserve">(3) of </w:delText>
        </w:r>
        <w:r w:rsidR="006B020A" w:rsidRPr="00570B02">
          <w:delText>Schedule 9</w:delText>
        </w:r>
        <w:r w:rsidRPr="00570B02">
          <w:delText>;</w:delText>
        </w:r>
      </w:del>
    </w:p>
    <w:p w14:paraId="634FDA28" w14:textId="77777777" w:rsidR="00D83B32" w:rsidRPr="00570B02" w:rsidRDefault="00D83B32" w:rsidP="00257574">
      <w:pPr>
        <w:pStyle w:val="subsection2"/>
        <w:rPr>
          <w:del w:id="2810" w:author="Author" w:date="2024-09-12T09:53:00Z" w16du:dateUtc="2024-09-11T23:53:00Z"/>
        </w:rPr>
      </w:pPr>
      <w:del w:id="2811" w:author="Author" w:date="2024-09-12T09:53:00Z" w16du:dateUtc="2024-09-11T23:53:00Z">
        <w:r w:rsidRPr="00570B02">
          <w:delText>must not exceed:</w:delText>
        </w:r>
      </w:del>
    </w:p>
    <w:p w14:paraId="57C454EB" w14:textId="09710E6C" w:rsidR="00D83B32" w:rsidRPr="00740349" w:rsidRDefault="00D83B32" w:rsidP="00740349">
      <w:pPr>
        <w:pStyle w:val="paragraph"/>
      </w:pPr>
      <w:del w:id="2812" w:author="Author" w:date="2024-09-12T09:53:00Z" w16du:dateUtc="2024-09-11T23:53:00Z">
        <w:r w:rsidRPr="00570B02">
          <w:tab/>
          <w:delText>(c</w:delText>
        </w:r>
      </w:del>
      <w:ins w:id="2813" w:author="Author" w:date="2024-09-12T09:53:00Z" w16du:dateUtc="2024-09-11T23:53:00Z">
        <w:r w:rsidRPr="00740349">
          <w:tab/>
          <w:t>(</w:t>
        </w:r>
        <w:r w:rsidR="00377CDB" w:rsidRPr="00740349">
          <w:t>a</w:t>
        </w:r>
      </w:ins>
      <w:r w:rsidRPr="00740349">
        <w:t>)</w:t>
      </w:r>
      <w:r w:rsidRPr="00740349">
        <w:tab/>
        <w:t>if the person is a body corporate—the greater of:</w:t>
      </w:r>
    </w:p>
    <w:p w14:paraId="21FAA88B" w14:textId="77777777" w:rsidR="00D83B32" w:rsidRPr="00740349" w:rsidRDefault="00D83B32" w:rsidP="00740349">
      <w:pPr>
        <w:pStyle w:val="paragraphsub"/>
      </w:pPr>
      <w:r w:rsidRPr="00740349">
        <w:tab/>
        <w:t>(i)</w:t>
      </w:r>
      <w:r w:rsidRPr="00740349">
        <w:tab/>
        <w:t>10,000 penalty units; and</w:t>
      </w:r>
    </w:p>
    <w:p w14:paraId="2820A8ED" w14:textId="77777777" w:rsidR="00D83B32" w:rsidRPr="00740349" w:rsidRDefault="00D83B32" w:rsidP="00740349">
      <w:pPr>
        <w:pStyle w:val="paragraphsub"/>
      </w:pPr>
      <w:r w:rsidRPr="00740349">
        <w:tab/>
        <w:t>(ii)</w:t>
      </w:r>
      <w:r w:rsidRPr="00740349">
        <w:tab/>
        <w:t xml:space="preserve">2% of the annual turnover of the body corporate during the period (the </w:t>
      </w:r>
      <w:r w:rsidRPr="00740349">
        <w:rPr>
          <w:b/>
          <w:i/>
        </w:rPr>
        <w:t>turnover period</w:t>
      </w:r>
      <w:r w:rsidRPr="00740349">
        <w:t>) of 12 months ending at the end of the month in which the conduct constituting the contravention occurred; or</w:t>
      </w:r>
    </w:p>
    <w:p w14:paraId="07FD4A11" w14:textId="5142E933" w:rsidR="00D83B32" w:rsidRPr="00740349" w:rsidRDefault="00D83B32" w:rsidP="00740349">
      <w:pPr>
        <w:pStyle w:val="paragraph"/>
      </w:pPr>
      <w:r w:rsidRPr="00740349">
        <w:tab/>
        <w:t>(</w:t>
      </w:r>
      <w:del w:id="2814" w:author="Author" w:date="2024-09-12T09:53:00Z" w16du:dateUtc="2024-09-11T23:53:00Z">
        <w:r w:rsidRPr="00570B02">
          <w:delText>d</w:delText>
        </w:r>
      </w:del>
      <w:ins w:id="2815" w:author="Author" w:date="2024-09-12T09:53:00Z" w16du:dateUtc="2024-09-11T23:53:00Z">
        <w:r w:rsidR="00377CDB" w:rsidRPr="00740349">
          <w:t>b</w:t>
        </w:r>
      </w:ins>
      <w:r w:rsidRPr="00740349">
        <w:t>)</w:t>
      </w:r>
      <w:r w:rsidRPr="00740349">
        <w:tab/>
        <w:t>if the person is not a body corporate—2,000 penalty units</w:t>
      </w:r>
      <w:r w:rsidR="00A80961" w:rsidRPr="00740349">
        <w:t>.</w:t>
      </w:r>
    </w:p>
    <w:p w14:paraId="1B0F29F9" w14:textId="77777777" w:rsidR="00D83B32" w:rsidRPr="00740349" w:rsidRDefault="00D83B32" w:rsidP="00740349">
      <w:pPr>
        <w:pStyle w:val="subsection"/>
      </w:pPr>
      <w:r w:rsidRPr="00740349">
        <w:tab/>
        <w:t>(5H)</w:t>
      </w:r>
      <w:r w:rsidRPr="00740349">
        <w:tab/>
        <w:t>The pecuniary penalty payable by a person in respect of</w:t>
      </w:r>
      <w:ins w:id="2816" w:author="Author" w:date="2024-09-12T09:53:00Z" w16du:dateUtc="2024-09-11T23:53:00Z">
        <w:r w:rsidR="00D331B8" w:rsidRPr="00740349">
          <w:t xml:space="preserve"> </w:t>
        </w:r>
        <w:r w:rsidRPr="00740349">
          <w:t xml:space="preserve">a contravention of </w:t>
        </w:r>
        <w:r w:rsidR="00700160" w:rsidRPr="00740349">
          <w:t>subclause 6</w:t>
        </w:r>
        <w:r w:rsidR="00CD4CD9" w:rsidRPr="00740349">
          <w:t>2</w:t>
        </w:r>
        <w:r w:rsidRPr="00740349">
          <w:t xml:space="preserve">(1) or </w:t>
        </w:r>
        <w:r w:rsidR="00CD4CD9" w:rsidRPr="00740349">
          <w:t>63</w:t>
        </w:r>
        <w:r w:rsidRPr="00740349">
          <w:t xml:space="preserve">(3) of </w:t>
        </w:r>
        <w:r w:rsidR="0079367E" w:rsidRPr="00740349">
          <w:t>Schedule 9</w:t>
        </w:r>
        <w:r w:rsidR="00D331B8" w:rsidRPr="00740349">
          <w:t xml:space="preserve"> </w:t>
        </w:r>
        <w:r w:rsidRPr="00740349">
          <w:t>must not exceed</w:t>
        </w:r>
      </w:ins>
      <w:r w:rsidRPr="00740349">
        <w:t>:</w:t>
      </w:r>
    </w:p>
    <w:p w14:paraId="0EF92A90" w14:textId="77777777" w:rsidR="00D83B32" w:rsidRPr="00570B02" w:rsidRDefault="00D83B32" w:rsidP="00257574">
      <w:pPr>
        <w:pStyle w:val="paragraph"/>
        <w:rPr>
          <w:del w:id="2817" w:author="Author" w:date="2024-09-12T09:53:00Z" w16du:dateUtc="2024-09-11T23:53:00Z"/>
        </w:rPr>
      </w:pPr>
      <w:del w:id="2818" w:author="Author" w:date="2024-09-12T09:53:00Z" w16du:dateUtc="2024-09-11T23:53:00Z">
        <w:r w:rsidRPr="00570B02">
          <w:tab/>
          <w:delText>(a)</w:delText>
        </w:r>
        <w:r w:rsidRPr="00570B02">
          <w:tab/>
          <w:delText>a contravention of subclause </w:delText>
        </w:r>
        <w:r w:rsidR="00A80961" w:rsidRPr="00570B02">
          <w:delText>53</w:delText>
        </w:r>
        <w:r w:rsidRPr="00570B02">
          <w:delText xml:space="preserve">(1) or </w:delText>
        </w:r>
        <w:r w:rsidR="00A80961" w:rsidRPr="00570B02">
          <w:delText>54</w:delText>
        </w:r>
        <w:r w:rsidRPr="00570B02">
          <w:delText xml:space="preserve">(3) of </w:delText>
        </w:r>
        <w:r w:rsidR="006B020A" w:rsidRPr="00570B02">
          <w:delText>Schedule 9</w:delText>
        </w:r>
        <w:r w:rsidRPr="00570B02">
          <w:delText>; or</w:delText>
        </w:r>
      </w:del>
    </w:p>
    <w:p w14:paraId="07E29269" w14:textId="77777777" w:rsidR="00D83B32" w:rsidRPr="00570B02" w:rsidRDefault="00D83B32" w:rsidP="00257574">
      <w:pPr>
        <w:pStyle w:val="paragraph"/>
        <w:rPr>
          <w:del w:id="2819" w:author="Author" w:date="2024-09-12T09:53:00Z" w16du:dateUtc="2024-09-11T23:53:00Z"/>
        </w:rPr>
      </w:pPr>
      <w:del w:id="2820" w:author="Author" w:date="2024-09-12T09:53:00Z" w16du:dateUtc="2024-09-11T23:53:00Z">
        <w:r w:rsidRPr="00570B02">
          <w:tab/>
          <w:delText>(b)</w:delText>
        </w:r>
        <w:r w:rsidRPr="00570B02">
          <w:tab/>
          <w:delText>a contravention of section 205E that relates to a contravention of subclause </w:delText>
        </w:r>
        <w:r w:rsidR="00A80961" w:rsidRPr="00570B02">
          <w:delText>53</w:delText>
        </w:r>
        <w:r w:rsidRPr="00570B02">
          <w:delText xml:space="preserve">(1) or </w:delText>
        </w:r>
        <w:r w:rsidR="00A80961" w:rsidRPr="00570B02">
          <w:delText>54</w:delText>
        </w:r>
        <w:r w:rsidRPr="00570B02">
          <w:delText xml:space="preserve">(3) of </w:delText>
        </w:r>
        <w:r w:rsidR="006B020A" w:rsidRPr="00570B02">
          <w:delText>Schedule 9</w:delText>
        </w:r>
        <w:r w:rsidRPr="00570B02">
          <w:delText>;</w:delText>
        </w:r>
      </w:del>
    </w:p>
    <w:p w14:paraId="1A176D2F" w14:textId="77777777" w:rsidR="00D83B32" w:rsidRPr="00570B02" w:rsidRDefault="00D83B32" w:rsidP="00257574">
      <w:pPr>
        <w:pStyle w:val="subsection2"/>
        <w:rPr>
          <w:del w:id="2821" w:author="Author" w:date="2024-09-12T09:53:00Z" w16du:dateUtc="2024-09-11T23:53:00Z"/>
        </w:rPr>
      </w:pPr>
      <w:del w:id="2822" w:author="Author" w:date="2024-09-12T09:53:00Z" w16du:dateUtc="2024-09-11T23:53:00Z">
        <w:r w:rsidRPr="00570B02">
          <w:delText>must not exceed:</w:delText>
        </w:r>
      </w:del>
    </w:p>
    <w:p w14:paraId="2FC9E6FC" w14:textId="0FC46FE8" w:rsidR="00D83B32" w:rsidRPr="00740349" w:rsidRDefault="00D83B32" w:rsidP="00740349">
      <w:pPr>
        <w:pStyle w:val="paragraph"/>
      </w:pPr>
      <w:del w:id="2823" w:author="Author" w:date="2024-09-12T09:53:00Z" w16du:dateUtc="2024-09-11T23:53:00Z">
        <w:r w:rsidRPr="00570B02">
          <w:tab/>
          <w:delText>(c</w:delText>
        </w:r>
      </w:del>
      <w:ins w:id="2824" w:author="Author" w:date="2024-09-12T09:53:00Z" w16du:dateUtc="2024-09-11T23:53:00Z">
        <w:r w:rsidRPr="00740349">
          <w:tab/>
          <w:t>(</w:t>
        </w:r>
        <w:r w:rsidR="005D6177" w:rsidRPr="00740349">
          <w:t>a</w:t>
        </w:r>
      </w:ins>
      <w:r w:rsidRPr="00740349">
        <w:t>)</w:t>
      </w:r>
      <w:r w:rsidRPr="00740349">
        <w:tab/>
        <w:t>if the person is a body corporate—the greater of:</w:t>
      </w:r>
    </w:p>
    <w:p w14:paraId="6FAF2DDB" w14:textId="77777777" w:rsidR="00D83B32" w:rsidRPr="00740349" w:rsidRDefault="00D83B32" w:rsidP="00740349">
      <w:pPr>
        <w:pStyle w:val="paragraphsub"/>
      </w:pPr>
      <w:r w:rsidRPr="00740349">
        <w:tab/>
        <w:t>(i)</w:t>
      </w:r>
      <w:r w:rsidRPr="00740349">
        <w:tab/>
        <w:t>25,000 penalty units; and</w:t>
      </w:r>
    </w:p>
    <w:p w14:paraId="2E7F225F" w14:textId="77777777" w:rsidR="00D83B32" w:rsidRPr="00740349" w:rsidRDefault="00D83B32" w:rsidP="00740349">
      <w:pPr>
        <w:pStyle w:val="paragraphsub"/>
      </w:pPr>
      <w:r w:rsidRPr="00740349">
        <w:tab/>
        <w:t>(ii)</w:t>
      </w:r>
      <w:r w:rsidRPr="00740349">
        <w:tab/>
        <w:t xml:space="preserve">5% of the annual turnover of the body corporate during the period (the </w:t>
      </w:r>
      <w:r w:rsidRPr="00740349">
        <w:rPr>
          <w:b/>
          <w:i/>
        </w:rPr>
        <w:t>turnover period</w:t>
      </w:r>
      <w:r w:rsidRPr="00740349">
        <w:t>) of 12 months ending at the end of the month in which the conduct constituting the contravention occurred; or</w:t>
      </w:r>
    </w:p>
    <w:p w14:paraId="5E565B12" w14:textId="7E05C3DC" w:rsidR="00D83B32" w:rsidRPr="00740349" w:rsidRDefault="00D83B32" w:rsidP="00740349">
      <w:pPr>
        <w:pStyle w:val="paragraph"/>
      </w:pPr>
      <w:r w:rsidRPr="00740349">
        <w:tab/>
        <w:t>(</w:t>
      </w:r>
      <w:del w:id="2825" w:author="Author" w:date="2024-09-12T09:53:00Z" w16du:dateUtc="2024-09-11T23:53:00Z">
        <w:r w:rsidRPr="00570B02">
          <w:delText>d</w:delText>
        </w:r>
      </w:del>
      <w:ins w:id="2826" w:author="Author" w:date="2024-09-12T09:53:00Z" w16du:dateUtc="2024-09-11T23:53:00Z">
        <w:r w:rsidR="005D6177" w:rsidRPr="00740349">
          <w:t>b</w:t>
        </w:r>
      </w:ins>
      <w:r w:rsidRPr="00740349">
        <w:t>)</w:t>
      </w:r>
      <w:r w:rsidRPr="00740349">
        <w:tab/>
        <w:t>if the person is not a body corporate—5,000 penalty units</w:t>
      </w:r>
      <w:r w:rsidR="00A80961" w:rsidRPr="00740349">
        <w:t>.</w:t>
      </w:r>
    </w:p>
    <w:p w14:paraId="3E37D20C" w14:textId="77777777" w:rsidR="00D83B32" w:rsidRPr="00570B02" w:rsidRDefault="00D83B32" w:rsidP="00257574">
      <w:pPr>
        <w:pStyle w:val="subsection"/>
        <w:rPr>
          <w:del w:id="2827" w:author="Author" w:date="2024-09-12T09:53:00Z" w16du:dateUtc="2024-09-11T23:53:00Z"/>
        </w:rPr>
      </w:pPr>
      <w:del w:id="2828" w:author="Author" w:date="2024-09-12T09:53:00Z" w16du:dateUtc="2024-09-11T23:53:00Z">
        <w:r w:rsidRPr="00570B02">
          <w:tab/>
          <w:delText>(5J)</w:delText>
        </w:r>
        <w:r w:rsidRPr="00570B02">
          <w:tab/>
          <w:delText xml:space="preserve">For the purposes of this section, the </w:delText>
        </w:r>
        <w:r w:rsidRPr="00570B02">
          <w:rPr>
            <w:b/>
            <w:i/>
          </w:rPr>
          <w:delText>annual turnover</w:delText>
        </w:r>
        <w:r w:rsidRPr="00570B02">
          <w:delText xml:space="preserve"> of a body corporate, during the turnover period, is the sum of the values of all the supplies that the body corporate, and any body corporate related to the body corporate, have made, or are likely to make, during that period, other than the following supplies:</w:delText>
        </w:r>
      </w:del>
    </w:p>
    <w:p w14:paraId="7E81EB40" w14:textId="77777777" w:rsidR="00D83B32" w:rsidRPr="00570B02" w:rsidRDefault="00D83B32" w:rsidP="00257574">
      <w:pPr>
        <w:pStyle w:val="paragraph"/>
        <w:rPr>
          <w:del w:id="2829" w:author="Author" w:date="2024-09-12T09:53:00Z" w16du:dateUtc="2024-09-11T23:53:00Z"/>
        </w:rPr>
      </w:pPr>
      <w:del w:id="2830" w:author="Author" w:date="2024-09-12T09:53:00Z" w16du:dateUtc="2024-09-11T23:53:00Z">
        <w:r w:rsidRPr="00570B02">
          <w:tab/>
          <w:delText>(a)</w:delText>
        </w:r>
        <w:r w:rsidRPr="00570B02">
          <w:tab/>
          <w:delText>supplies made from any of those bodies corporate to any other of those bodies corporate;</w:delText>
        </w:r>
      </w:del>
    </w:p>
    <w:p w14:paraId="592AEEBC" w14:textId="77777777" w:rsidR="00D83B32" w:rsidRPr="00570B02" w:rsidRDefault="00D83B32" w:rsidP="00257574">
      <w:pPr>
        <w:pStyle w:val="paragraph"/>
        <w:rPr>
          <w:del w:id="2831" w:author="Author" w:date="2024-09-12T09:53:00Z" w16du:dateUtc="2024-09-11T23:53:00Z"/>
        </w:rPr>
      </w:pPr>
      <w:del w:id="2832" w:author="Author" w:date="2024-09-12T09:53:00Z" w16du:dateUtc="2024-09-11T23:53:00Z">
        <w:r w:rsidRPr="00570B02">
          <w:tab/>
          <w:delText>(b)</w:delText>
        </w:r>
        <w:r w:rsidRPr="00570B02">
          <w:tab/>
          <w:delText>supplies that are input taxed;</w:delText>
        </w:r>
      </w:del>
    </w:p>
    <w:p w14:paraId="5F157F22" w14:textId="77777777" w:rsidR="00D83B32" w:rsidRPr="00570B02" w:rsidRDefault="00D83B32" w:rsidP="00257574">
      <w:pPr>
        <w:pStyle w:val="paragraph"/>
        <w:rPr>
          <w:del w:id="2833" w:author="Author" w:date="2024-09-12T09:53:00Z" w16du:dateUtc="2024-09-11T23:53:00Z"/>
        </w:rPr>
      </w:pPr>
      <w:del w:id="2834" w:author="Author" w:date="2024-09-12T09:53:00Z" w16du:dateUtc="2024-09-11T23:53:00Z">
        <w:r w:rsidRPr="00570B02">
          <w:tab/>
          <w:delText>(c)</w:delText>
        </w:r>
        <w:r w:rsidRPr="00570B02">
          <w:tab/>
          <w:delText>supplies that are not for consideration (and are not taxable supplies under section 72</w:delText>
        </w:r>
        <w:r w:rsidR="00257574">
          <w:noBreakHyphen/>
        </w:r>
        <w:r w:rsidRPr="00570B02">
          <w:delText xml:space="preserve">5 of the </w:delText>
        </w:r>
        <w:r w:rsidRPr="00570B02">
          <w:rPr>
            <w:i/>
          </w:rPr>
          <w:delText>A New Tax System (Goods and Services Tax) Act 1999</w:delText>
        </w:r>
        <w:r w:rsidRPr="00570B02">
          <w:delText>);</w:delText>
        </w:r>
      </w:del>
    </w:p>
    <w:p w14:paraId="56BB1736" w14:textId="77777777" w:rsidR="00D83B32" w:rsidRPr="00570B02" w:rsidRDefault="00D83B32" w:rsidP="00257574">
      <w:pPr>
        <w:pStyle w:val="paragraph"/>
        <w:rPr>
          <w:del w:id="2835" w:author="Author" w:date="2024-09-12T09:53:00Z" w16du:dateUtc="2024-09-11T23:53:00Z"/>
        </w:rPr>
      </w:pPr>
      <w:del w:id="2836" w:author="Author" w:date="2024-09-12T09:53:00Z" w16du:dateUtc="2024-09-11T23:53:00Z">
        <w:r w:rsidRPr="00570B02">
          <w:tab/>
          <w:delText>(d)</w:delText>
        </w:r>
        <w:r w:rsidRPr="00570B02">
          <w:tab/>
          <w:delText>supplies that are not made in connection with an enterprise that the body corporate carries on</w:delText>
        </w:r>
        <w:r w:rsidR="00A80961" w:rsidRPr="00570B02">
          <w:delText>.</w:delText>
        </w:r>
      </w:del>
    </w:p>
    <w:p w14:paraId="627666FB" w14:textId="77777777" w:rsidR="00D83B32" w:rsidRPr="00570B02" w:rsidRDefault="00D83B32" w:rsidP="00257574">
      <w:pPr>
        <w:pStyle w:val="subsection"/>
        <w:rPr>
          <w:del w:id="2837" w:author="Author" w:date="2024-09-12T09:53:00Z" w16du:dateUtc="2024-09-11T23:53:00Z"/>
        </w:rPr>
      </w:pPr>
      <w:del w:id="2838" w:author="Author" w:date="2024-09-12T09:53:00Z" w16du:dateUtc="2024-09-11T23:53:00Z">
        <w:r w:rsidRPr="00570B02">
          <w:lastRenderedPageBreak/>
          <w:tab/>
          <w:delText>(5K)</w:delText>
        </w:r>
        <w:r w:rsidRPr="00570B02">
          <w:tab/>
          <w:delText>For the purposes of subsection (5J), it is immaterial whether the supplies were made, or are likely to be made, within or outside Australia</w:delText>
        </w:r>
        <w:r w:rsidR="00A80961" w:rsidRPr="00570B02">
          <w:delText>.</w:delText>
        </w:r>
      </w:del>
    </w:p>
    <w:p w14:paraId="73598864" w14:textId="77777777" w:rsidR="00D83B32" w:rsidRPr="00570B02" w:rsidRDefault="00D83B32" w:rsidP="00257574">
      <w:pPr>
        <w:pStyle w:val="subsection"/>
        <w:rPr>
          <w:del w:id="2839" w:author="Author" w:date="2024-09-12T09:53:00Z" w16du:dateUtc="2024-09-11T23:53:00Z"/>
        </w:rPr>
      </w:pPr>
      <w:del w:id="2840" w:author="Author" w:date="2024-09-12T09:53:00Z" w16du:dateUtc="2024-09-11T23:53:00Z">
        <w:r w:rsidRPr="00570B02">
          <w:tab/>
          <w:delText>(5L)</w:delText>
        </w:r>
        <w:r w:rsidRPr="00570B02">
          <w:tab/>
          <w:delText xml:space="preserve">Expressions used in subsections (5J) and (5K) that are also used in the </w:delText>
        </w:r>
        <w:r w:rsidRPr="00570B02">
          <w:rPr>
            <w:i/>
          </w:rPr>
          <w:delText>A New Tax System (Goods and Services Tax) Act 1999</w:delText>
        </w:r>
        <w:r w:rsidRPr="00570B02">
          <w:delText xml:space="preserve"> have the same meaning in those subsections as they have in that Act</w:delText>
        </w:r>
        <w:r w:rsidR="00A80961" w:rsidRPr="00570B02">
          <w:delText>.</w:delText>
        </w:r>
      </w:del>
    </w:p>
    <w:p w14:paraId="4CD26308" w14:textId="77777777" w:rsidR="00D83B32" w:rsidRPr="00570B02" w:rsidRDefault="00D83B32" w:rsidP="00257574">
      <w:pPr>
        <w:pStyle w:val="subsection"/>
        <w:rPr>
          <w:del w:id="2841" w:author="Author" w:date="2024-09-12T09:53:00Z" w16du:dateUtc="2024-09-11T23:53:00Z"/>
        </w:rPr>
      </w:pPr>
      <w:del w:id="2842" w:author="Author" w:date="2024-09-12T09:53:00Z" w16du:dateUtc="2024-09-11T23:53:00Z">
        <w:r w:rsidRPr="00570B02">
          <w:tab/>
          <w:delText>(5M)</w:delText>
        </w:r>
        <w:r w:rsidRPr="00570B02">
          <w:tab/>
          <w:delText xml:space="preserve">The question whether 2 bodies corporate are related to each other is to be determined for the purposes of subsection (5J) in the same way as for the purposes of the </w:delText>
        </w:r>
        <w:r w:rsidRPr="00570B02">
          <w:rPr>
            <w:i/>
          </w:rPr>
          <w:delText>Corporations Act 2001</w:delText>
        </w:r>
        <w:r w:rsidR="00A80961" w:rsidRPr="00570B02">
          <w:delText>.</w:delText>
        </w:r>
      </w:del>
    </w:p>
    <w:p w14:paraId="31F0A319" w14:textId="3E2E09BD" w:rsidR="006121D3" w:rsidRPr="00740349" w:rsidRDefault="00511830" w:rsidP="00740349">
      <w:pPr>
        <w:pStyle w:val="ItemHead"/>
      </w:pPr>
      <w:del w:id="2843" w:author="Author" w:date="2024-09-12T09:53:00Z" w16du:dateUtc="2024-09-11T23:53:00Z">
        <w:r w:rsidRPr="00570B02">
          <w:delText>18</w:delText>
        </w:r>
      </w:del>
      <w:ins w:id="2844" w:author="Author" w:date="2024-09-12T09:53:00Z" w16du:dateUtc="2024-09-11T23:53:00Z">
        <w:r w:rsidR="00E91B7E" w:rsidRPr="00740349">
          <w:t>21</w:t>
        </w:r>
      </w:ins>
      <w:r w:rsidR="006121D3" w:rsidRPr="00740349">
        <w:t xml:space="preserve">  At the end of </w:t>
      </w:r>
      <w:r w:rsidR="00C71AE0" w:rsidRPr="00740349">
        <w:t>section 2</w:t>
      </w:r>
      <w:r w:rsidR="006121D3" w:rsidRPr="00740349">
        <w:t>05PA</w:t>
      </w:r>
    </w:p>
    <w:p w14:paraId="77ADBC96" w14:textId="77777777" w:rsidR="006121D3" w:rsidRPr="00740349" w:rsidRDefault="006121D3" w:rsidP="00740349">
      <w:pPr>
        <w:pStyle w:val="Item"/>
      </w:pPr>
      <w:r w:rsidRPr="00740349">
        <w:t>Add:</w:t>
      </w:r>
    </w:p>
    <w:p w14:paraId="5F28C3C5" w14:textId="1D3B9818" w:rsidR="006121D3" w:rsidRPr="00740349" w:rsidRDefault="006121D3" w:rsidP="00740349">
      <w:pPr>
        <w:pStyle w:val="SOBullet"/>
      </w:pPr>
      <w:r w:rsidRPr="00740349">
        <w:t>•</w:t>
      </w:r>
      <w:r w:rsidRPr="00740349">
        <w:tab/>
        <w:t xml:space="preserve">The Federal Court may also grant injunctions in relation to contraventions of </w:t>
      </w:r>
      <w:del w:id="2845" w:author="Author" w:date="2024-09-12T09:53:00Z" w16du:dateUtc="2024-09-11T23:53:00Z">
        <w:r w:rsidR="00D83B32" w:rsidRPr="00570B02">
          <w:delText>certain</w:delText>
        </w:r>
      </w:del>
      <w:ins w:id="2846" w:author="Author" w:date="2024-09-12T09:53:00Z" w16du:dateUtc="2024-09-11T23:53:00Z">
        <w:r w:rsidR="00847338" w:rsidRPr="00740349">
          <w:t>civil penalty</w:t>
        </w:r>
      </w:ins>
      <w:r w:rsidR="00847338" w:rsidRPr="00740349">
        <w:t xml:space="preserve"> </w:t>
      </w:r>
      <w:r w:rsidRPr="00740349">
        <w:t xml:space="preserve">provisions </w:t>
      </w:r>
      <w:del w:id="2847" w:author="Author" w:date="2024-09-12T09:53:00Z" w16du:dateUtc="2024-09-11T23:53:00Z">
        <w:r w:rsidR="00D83B32" w:rsidRPr="00570B02">
          <w:delText>of</w:delText>
        </w:r>
      </w:del>
      <w:ins w:id="2848" w:author="Author" w:date="2024-09-12T09:53:00Z" w16du:dateUtc="2024-09-11T23:53:00Z">
        <w:r w:rsidR="00847338" w:rsidRPr="00740349">
          <w:t>in</w:t>
        </w:r>
      </w:ins>
      <w:r w:rsidR="00847338" w:rsidRPr="00740349">
        <w:t xml:space="preserve"> </w:t>
      </w:r>
      <w:r w:rsidR="0079367E" w:rsidRPr="00740349">
        <w:t>Schedule 9</w:t>
      </w:r>
      <w:r w:rsidRPr="00740349">
        <w:t xml:space="preserve"> (which deals with digital</w:t>
      </w:r>
      <w:ins w:id="2849" w:author="Author" w:date="2024-09-12T09:53:00Z" w16du:dateUtc="2024-09-11T23:53:00Z">
        <w:r w:rsidRPr="00740349">
          <w:t xml:space="preserve"> </w:t>
        </w:r>
        <w:r w:rsidR="00000AFE" w:rsidRPr="00740349">
          <w:t>communications</w:t>
        </w:r>
      </w:ins>
      <w:r w:rsidR="00000AFE" w:rsidRPr="00740349">
        <w:t xml:space="preserve"> </w:t>
      </w:r>
      <w:r w:rsidRPr="00740349">
        <w:t>platform services).</w:t>
      </w:r>
    </w:p>
    <w:p w14:paraId="39EB5161" w14:textId="1246968E" w:rsidR="006121D3" w:rsidRPr="00740349" w:rsidRDefault="00511830" w:rsidP="00740349">
      <w:pPr>
        <w:pStyle w:val="ItemHead"/>
      </w:pPr>
      <w:del w:id="2850" w:author="Author" w:date="2024-09-12T09:53:00Z" w16du:dateUtc="2024-09-11T23:53:00Z">
        <w:r w:rsidRPr="00570B02">
          <w:delText>19</w:delText>
        </w:r>
      </w:del>
      <w:ins w:id="2851" w:author="Author" w:date="2024-09-12T09:53:00Z" w16du:dateUtc="2024-09-11T23:53:00Z">
        <w:r w:rsidR="00E91B7E" w:rsidRPr="00740349">
          <w:t>22</w:t>
        </w:r>
      </w:ins>
      <w:r w:rsidR="006121D3" w:rsidRPr="00740349">
        <w:t xml:space="preserve">  </w:t>
      </w:r>
      <w:r w:rsidR="00C71AE0" w:rsidRPr="00740349">
        <w:t>Section 2</w:t>
      </w:r>
      <w:r w:rsidR="006121D3" w:rsidRPr="00740349">
        <w:t>05Q</w:t>
      </w:r>
    </w:p>
    <w:p w14:paraId="139DD6E6" w14:textId="390A8427" w:rsidR="006121D3" w:rsidRPr="00740349" w:rsidRDefault="006121D3" w:rsidP="00740349">
      <w:pPr>
        <w:pStyle w:val="Item"/>
      </w:pPr>
      <w:r w:rsidRPr="00740349">
        <w:t xml:space="preserve">Omit “or </w:t>
      </w:r>
      <w:r w:rsidR="00B83758" w:rsidRPr="00740349">
        <w:t>subsection 1</w:t>
      </w:r>
      <w:r w:rsidRPr="00740349">
        <w:t xml:space="preserve">21FG(3) or </w:t>
      </w:r>
      <w:r w:rsidR="00B83758" w:rsidRPr="00740349">
        <w:t>section 1</w:t>
      </w:r>
      <w:r w:rsidRPr="00740349">
        <w:t xml:space="preserve">36A, 136B, 136C, 136D or 136E or </w:t>
      </w:r>
      <w:r w:rsidR="00700160" w:rsidRPr="00740349">
        <w:t>subclause 4</w:t>
      </w:r>
      <w:r w:rsidRPr="00740349">
        <w:t xml:space="preserve">9(3) of Schedule 6”, substitute “, </w:t>
      </w:r>
      <w:r w:rsidR="00B83758" w:rsidRPr="00740349">
        <w:t>subsection 1</w:t>
      </w:r>
      <w:r w:rsidRPr="00740349">
        <w:t xml:space="preserve">21FG(3), </w:t>
      </w:r>
      <w:r w:rsidR="00B83758" w:rsidRPr="00740349">
        <w:t>section 1</w:t>
      </w:r>
      <w:r w:rsidRPr="00740349">
        <w:t xml:space="preserve">36A, 136B, 136C, 136D or 136E, </w:t>
      </w:r>
      <w:r w:rsidR="00700160" w:rsidRPr="00740349">
        <w:t>subclause 4</w:t>
      </w:r>
      <w:r w:rsidRPr="00740349">
        <w:t>9(3) of Schedule 6 or</w:t>
      </w:r>
      <w:r w:rsidR="00847338" w:rsidRPr="00740349">
        <w:t xml:space="preserve"> </w:t>
      </w:r>
      <w:del w:id="2852" w:author="Author" w:date="2024-09-12T09:53:00Z" w16du:dateUtc="2024-09-11T23:53:00Z">
        <w:r w:rsidR="00D83B32" w:rsidRPr="00570B02">
          <w:delText xml:space="preserve">subclause </w:delText>
        </w:r>
        <w:r w:rsidR="00A80961" w:rsidRPr="00570B02">
          <w:delText>15</w:delText>
        </w:r>
        <w:r w:rsidR="00D83B32" w:rsidRPr="00570B02">
          <w:delText xml:space="preserve">(1), </w:delText>
        </w:r>
        <w:r w:rsidR="00A80961" w:rsidRPr="00570B02">
          <w:delText>43</w:delText>
        </w:r>
        <w:r w:rsidR="00D83B32" w:rsidRPr="00570B02">
          <w:delText xml:space="preserve">(1) or </w:delText>
        </w:r>
        <w:r w:rsidR="00A80961" w:rsidRPr="00570B02">
          <w:delText>53</w:delText>
        </w:r>
        <w:r w:rsidR="00D83B32" w:rsidRPr="00570B02">
          <w:delText>(1) of</w:delText>
        </w:r>
      </w:del>
      <w:ins w:id="2853" w:author="Author" w:date="2024-09-12T09:53:00Z" w16du:dateUtc="2024-09-11T23:53:00Z">
        <w:r w:rsidR="00847338" w:rsidRPr="00740349">
          <w:t>a civil penalty provision in</w:t>
        </w:r>
      </w:ins>
      <w:r w:rsidR="00847338" w:rsidRPr="00740349">
        <w:t xml:space="preserve"> </w:t>
      </w:r>
      <w:r w:rsidR="0079367E" w:rsidRPr="00740349">
        <w:t>Schedule 9</w:t>
      </w:r>
      <w:r w:rsidRPr="00740349">
        <w:t>”.</w:t>
      </w:r>
    </w:p>
    <w:p w14:paraId="2949F52C" w14:textId="637C9958" w:rsidR="00175E78" w:rsidRPr="00740349" w:rsidRDefault="00511830" w:rsidP="00740349">
      <w:pPr>
        <w:pStyle w:val="ItemHead"/>
      </w:pPr>
      <w:del w:id="2854" w:author="Author" w:date="2024-09-12T09:53:00Z" w16du:dateUtc="2024-09-11T23:53:00Z">
        <w:r w:rsidRPr="00570B02">
          <w:delText>20</w:delText>
        </w:r>
      </w:del>
      <w:ins w:id="2855" w:author="Author" w:date="2024-09-12T09:53:00Z" w16du:dateUtc="2024-09-11T23:53:00Z">
        <w:r w:rsidR="00E91B7E" w:rsidRPr="00740349">
          <w:t>23</w:t>
        </w:r>
      </w:ins>
      <w:r w:rsidR="00175E78" w:rsidRPr="00740349">
        <w:t xml:space="preserve">  </w:t>
      </w:r>
      <w:r w:rsidR="00C71AE0" w:rsidRPr="00740349">
        <w:t>Section 2</w:t>
      </w:r>
      <w:r w:rsidR="00175E78" w:rsidRPr="00740349">
        <w:t>05XA</w:t>
      </w:r>
    </w:p>
    <w:p w14:paraId="154F54A1" w14:textId="6793175F" w:rsidR="00175E78" w:rsidRPr="00740349" w:rsidRDefault="00175E78" w:rsidP="00740349">
      <w:pPr>
        <w:pStyle w:val="Item"/>
      </w:pPr>
      <w:r w:rsidRPr="00740349">
        <w:t>After “</w:t>
      </w:r>
      <w:del w:id="2856" w:author="Author" w:date="2024-09-12T09:53:00Z" w16du:dateUtc="2024-09-11T23:53:00Z">
        <w:r w:rsidR="00D83B32" w:rsidRPr="00570B02">
          <w:delText>designated infringement notice provision</w:delText>
        </w:r>
      </w:del>
      <w:ins w:id="2857" w:author="Author" w:date="2024-09-12T09:53:00Z" w16du:dateUtc="2024-09-11T23:53:00Z">
        <w:r w:rsidR="00C71AE0" w:rsidRPr="00740349">
          <w:t>Part 9</w:t>
        </w:r>
        <w:r w:rsidRPr="00740349">
          <w:t>E</w:t>
        </w:r>
      </w:ins>
      <w:r w:rsidRPr="00740349">
        <w:t xml:space="preserve">”, insert </w:t>
      </w:r>
      <w:del w:id="2858" w:author="Author" w:date="2024-09-12T09:53:00Z" w16du:dateUtc="2024-09-11T23:53:00Z">
        <w:r w:rsidR="00D83B32" w:rsidRPr="00570B02">
          <w:delText>“(other than a designated infringement notice provision in</w:delText>
        </w:r>
      </w:del>
      <w:ins w:id="2859" w:author="Author" w:date="2024-09-12T09:53:00Z" w16du:dateUtc="2024-09-11T23:53:00Z">
        <w:r w:rsidRPr="00740349">
          <w:t>“or</w:t>
        </w:r>
      </w:ins>
      <w:r w:rsidRPr="00740349">
        <w:t xml:space="preserve"> </w:t>
      </w:r>
      <w:r w:rsidR="0079367E" w:rsidRPr="00740349">
        <w:t>Schedule 9</w:t>
      </w:r>
      <w:del w:id="2860" w:author="Author" w:date="2024-09-12T09:53:00Z" w16du:dateUtc="2024-09-11T23:53:00Z">
        <w:r w:rsidR="00D83B32" w:rsidRPr="00570B02">
          <w:delText>)”</w:delText>
        </w:r>
        <w:r w:rsidR="00A80961" w:rsidRPr="00570B02">
          <w:delText>.</w:delText>
        </w:r>
      </w:del>
      <w:ins w:id="2861" w:author="Author" w:date="2024-09-12T09:53:00Z" w16du:dateUtc="2024-09-11T23:53:00Z">
        <w:r w:rsidRPr="00740349">
          <w:t>”.</w:t>
        </w:r>
      </w:ins>
    </w:p>
    <w:p w14:paraId="10F476F9" w14:textId="77777777" w:rsidR="00D83B32" w:rsidRPr="00570B02" w:rsidRDefault="00511830" w:rsidP="00257574">
      <w:pPr>
        <w:pStyle w:val="ItemHead"/>
        <w:rPr>
          <w:del w:id="2862" w:author="Author" w:date="2024-09-12T09:53:00Z" w16du:dateUtc="2024-09-11T23:53:00Z"/>
        </w:rPr>
      </w:pPr>
      <w:del w:id="2863" w:author="Author" w:date="2024-09-12T09:53:00Z" w16du:dateUtc="2024-09-11T23:53:00Z">
        <w:r w:rsidRPr="00570B02">
          <w:delText>21</w:delText>
        </w:r>
        <w:r w:rsidR="00D83B32" w:rsidRPr="00570B02">
          <w:delText xml:space="preserve">  Subsection 205Y(3)</w:delText>
        </w:r>
      </w:del>
    </w:p>
    <w:p w14:paraId="0D84F1AC" w14:textId="77777777" w:rsidR="00D83B32" w:rsidRPr="00570B02" w:rsidRDefault="00D83B32" w:rsidP="00257574">
      <w:pPr>
        <w:pStyle w:val="Item"/>
        <w:rPr>
          <w:del w:id="2864" w:author="Author" w:date="2024-09-12T09:53:00Z" w16du:dateUtc="2024-09-11T23:53:00Z"/>
        </w:rPr>
      </w:pPr>
      <w:del w:id="2865" w:author="Author" w:date="2024-09-12T09:53:00Z" w16du:dateUtc="2024-09-11T23:53:00Z">
        <w:r w:rsidRPr="00570B02">
          <w:delText>Omit “subsection (4)”, substitute “subsections (4) and (5)”</w:delText>
        </w:r>
        <w:r w:rsidR="00A80961" w:rsidRPr="00570B02">
          <w:delText>.</w:delText>
        </w:r>
      </w:del>
    </w:p>
    <w:p w14:paraId="1F6E6E72" w14:textId="400B4191" w:rsidR="00AB548A" w:rsidRPr="00740349" w:rsidRDefault="00511830" w:rsidP="00740349">
      <w:pPr>
        <w:pStyle w:val="ItemHead"/>
      </w:pPr>
      <w:del w:id="2866" w:author="Author" w:date="2024-09-12T09:53:00Z" w16du:dateUtc="2024-09-11T23:53:00Z">
        <w:r w:rsidRPr="00570B02">
          <w:delText>22</w:delText>
        </w:r>
      </w:del>
      <w:ins w:id="2867" w:author="Author" w:date="2024-09-12T09:53:00Z" w16du:dateUtc="2024-09-11T23:53:00Z">
        <w:r w:rsidR="00E91B7E" w:rsidRPr="00740349">
          <w:t>24</w:t>
        </w:r>
      </w:ins>
      <w:r w:rsidR="00AB548A" w:rsidRPr="00740349">
        <w:t xml:space="preserve">  </w:t>
      </w:r>
      <w:r w:rsidR="00821097" w:rsidRPr="00740349">
        <w:t xml:space="preserve">At the end of </w:t>
      </w:r>
      <w:del w:id="2868" w:author="Author" w:date="2024-09-12T09:53:00Z" w16du:dateUtc="2024-09-11T23:53:00Z">
        <w:r w:rsidR="00D83B32" w:rsidRPr="00570B02">
          <w:delText>section</w:delText>
        </w:r>
      </w:del>
      <w:ins w:id="2869" w:author="Author" w:date="2024-09-12T09:53:00Z" w16du:dateUtc="2024-09-11T23:53:00Z">
        <w:r w:rsidR="00C71AE0" w:rsidRPr="00740349">
          <w:t>subsection</w:t>
        </w:r>
      </w:ins>
      <w:r w:rsidR="00C71AE0" w:rsidRPr="00740349">
        <w:t> 2</w:t>
      </w:r>
      <w:r w:rsidR="00821097" w:rsidRPr="00740349">
        <w:t>05Y</w:t>
      </w:r>
      <w:ins w:id="2870" w:author="Author" w:date="2024-09-12T09:53:00Z" w16du:dateUtc="2024-09-11T23:53:00Z">
        <w:r w:rsidR="00821097" w:rsidRPr="00740349">
          <w:t>(5)</w:t>
        </w:r>
      </w:ins>
    </w:p>
    <w:p w14:paraId="0ADF27DA" w14:textId="77777777" w:rsidR="00D83B32" w:rsidRPr="00570B02" w:rsidRDefault="00821097" w:rsidP="00257574">
      <w:pPr>
        <w:pStyle w:val="Item"/>
        <w:rPr>
          <w:del w:id="2871" w:author="Author" w:date="2024-09-12T09:53:00Z" w16du:dateUtc="2024-09-11T23:53:00Z"/>
        </w:rPr>
      </w:pPr>
      <w:r w:rsidRPr="00740349">
        <w:t>Add</w:t>
      </w:r>
      <w:del w:id="2872" w:author="Author" w:date="2024-09-12T09:53:00Z" w16du:dateUtc="2024-09-11T23:53:00Z">
        <w:r w:rsidR="00D83B32" w:rsidRPr="00570B02">
          <w:delText>:</w:delText>
        </w:r>
      </w:del>
    </w:p>
    <w:p w14:paraId="6A8FC99A" w14:textId="1AA1859F" w:rsidR="00821097" w:rsidRPr="00740349" w:rsidRDefault="00D83B32" w:rsidP="00740349">
      <w:pPr>
        <w:pStyle w:val="Item"/>
      </w:pPr>
      <w:del w:id="2873" w:author="Author" w:date="2024-09-12T09:53:00Z" w16du:dateUtc="2024-09-11T23:53:00Z">
        <w:r w:rsidRPr="00570B02">
          <w:tab/>
          <w:delText>(5)</w:delText>
        </w:r>
        <w:r w:rsidRPr="00570B02">
          <w:tab/>
          <w:delText>Subsection (4) does not apply in relation to a contravention of a designated infringement notice provision in</w:delText>
        </w:r>
      </w:del>
      <w:ins w:id="2874" w:author="Author" w:date="2024-09-12T09:53:00Z" w16du:dateUtc="2024-09-11T23:53:00Z">
        <w:r w:rsidR="00821097" w:rsidRPr="00740349">
          <w:t xml:space="preserve"> “or</w:t>
        </w:r>
      </w:ins>
      <w:r w:rsidR="00821097" w:rsidRPr="00740349">
        <w:t xml:space="preserve"> </w:t>
      </w:r>
      <w:r w:rsidR="0079367E" w:rsidRPr="00740349">
        <w:t>Schedule 9</w:t>
      </w:r>
      <w:del w:id="2875" w:author="Author" w:date="2024-09-12T09:53:00Z" w16du:dateUtc="2024-09-11T23:53:00Z">
        <w:r w:rsidR="00A80961" w:rsidRPr="00570B02">
          <w:delText>.</w:delText>
        </w:r>
      </w:del>
      <w:ins w:id="2876" w:author="Author" w:date="2024-09-12T09:53:00Z" w16du:dateUtc="2024-09-11T23:53:00Z">
        <w:r w:rsidR="00821097" w:rsidRPr="00740349">
          <w:t>”.</w:t>
        </w:r>
      </w:ins>
    </w:p>
    <w:p w14:paraId="29361002" w14:textId="418FE906" w:rsidR="00D83B32" w:rsidRPr="00740349" w:rsidRDefault="00511830" w:rsidP="00740349">
      <w:pPr>
        <w:pStyle w:val="ItemHead"/>
      </w:pPr>
      <w:del w:id="2877" w:author="Author" w:date="2024-09-12T09:53:00Z" w16du:dateUtc="2024-09-11T23:53:00Z">
        <w:r w:rsidRPr="00570B02">
          <w:lastRenderedPageBreak/>
          <w:delText>23</w:delText>
        </w:r>
      </w:del>
      <w:ins w:id="2878" w:author="Author" w:date="2024-09-12T09:53:00Z" w16du:dateUtc="2024-09-11T23:53:00Z">
        <w:r w:rsidR="00E91B7E" w:rsidRPr="00740349">
          <w:t>25</w:t>
        </w:r>
      </w:ins>
      <w:r w:rsidR="00D83B32" w:rsidRPr="00740349">
        <w:t xml:space="preserve">  After </w:t>
      </w:r>
      <w:r w:rsidR="00C71AE0" w:rsidRPr="00740349">
        <w:t>paragraph 2</w:t>
      </w:r>
      <w:r w:rsidR="00D83B32" w:rsidRPr="00740349">
        <w:t>05ZA(1)(aa)</w:t>
      </w:r>
    </w:p>
    <w:p w14:paraId="1A10E842" w14:textId="77777777" w:rsidR="00D83B32" w:rsidRPr="00740349" w:rsidRDefault="00D83B32" w:rsidP="00740349">
      <w:pPr>
        <w:pStyle w:val="Item"/>
      </w:pPr>
      <w:r w:rsidRPr="00740349">
        <w:t>Insert:</w:t>
      </w:r>
    </w:p>
    <w:p w14:paraId="068A0548" w14:textId="77777777" w:rsidR="00D83B32" w:rsidRPr="00570B02" w:rsidRDefault="00D83B32" w:rsidP="00257574">
      <w:pPr>
        <w:pStyle w:val="paragraph"/>
        <w:rPr>
          <w:del w:id="2879" w:author="Author" w:date="2024-09-12T09:53:00Z" w16du:dateUtc="2024-09-11T23:53:00Z"/>
        </w:rPr>
      </w:pPr>
      <w:bookmarkStart w:id="2880" w:name="_Hlk173327106"/>
      <w:r w:rsidRPr="00740349">
        <w:tab/>
        <w:t>(a</w:t>
      </w:r>
      <w:r w:rsidR="00B13DC9" w:rsidRPr="00740349">
        <w:t>b</w:t>
      </w:r>
      <w:r w:rsidRPr="00740349">
        <w:t>)</w:t>
      </w:r>
      <w:r w:rsidRPr="00740349">
        <w:tab/>
        <w:t xml:space="preserve">if the infringement notice relates to </w:t>
      </w:r>
      <w:r w:rsidR="00700160" w:rsidRPr="00740349">
        <w:t>subclause</w:t>
      </w:r>
      <w:del w:id="2881" w:author="Author" w:date="2024-09-12T09:53:00Z" w16du:dateUtc="2024-09-11T23:53:00Z">
        <w:r w:rsidRPr="00570B02">
          <w:delText xml:space="preserve"> </w:delText>
        </w:r>
        <w:r w:rsidR="00A80961" w:rsidRPr="00570B02">
          <w:delText>15</w:delText>
        </w:r>
        <w:r w:rsidRPr="00570B02">
          <w:delText xml:space="preserve">(1), </w:delText>
        </w:r>
        <w:r w:rsidR="00A80961" w:rsidRPr="00570B02">
          <w:delText>16</w:delText>
        </w:r>
        <w:r w:rsidRPr="00570B02">
          <w:delText xml:space="preserve">(3), </w:delText>
        </w:r>
        <w:r w:rsidR="00A80961" w:rsidRPr="00570B02">
          <w:delText>43</w:delText>
        </w:r>
        <w:r w:rsidRPr="00570B02">
          <w:delText xml:space="preserve">(1), </w:delText>
        </w:r>
        <w:r w:rsidR="00A80961" w:rsidRPr="00570B02">
          <w:delText>44</w:delText>
        </w:r>
        <w:r w:rsidRPr="00570B02">
          <w:delText xml:space="preserve">(3), </w:delText>
        </w:r>
        <w:r w:rsidR="00A80961" w:rsidRPr="00570B02">
          <w:delText>53</w:delText>
        </w:r>
        <w:r w:rsidRPr="00570B02">
          <w:delText>(1</w:delText>
        </w:r>
      </w:del>
      <w:ins w:id="2882" w:author="Author" w:date="2024-09-12T09:53:00Z" w16du:dateUtc="2024-09-11T23:53:00Z">
        <w:r w:rsidR="00700160" w:rsidRPr="00740349">
          <w:t> 3</w:t>
        </w:r>
        <w:r w:rsidR="00CD4CD9" w:rsidRPr="00740349">
          <w:t>3</w:t>
        </w:r>
        <w:r w:rsidRPr="00740349">
          <w:t>(</w:t>
        </w:r>
        <w:r w:rsidR="008231A9" w:rsidRPr="00740349">
          <w:t>4</w:t>
        </w:r>
      </w:ins>
      <w:r w:rsidRPr="00740349">
        <w:t xml:space="preserve">) or </w:t>
      </w:r>
      <w:del w:id="2883" w:author="Author" w:date="2024-09-12T09:53:00Z" w16du:dateUtc="2024-09-11T23:53:00Z">
        <w:r w:rsidR="00A80961" w:rsidRPr="00570B02">
          <w:delText>54</w:delText>
        </w:r>
        <w:r w:rsidRPr="00570B02">
          <w:delText xml:space="preserve">(3) of </w:delText>
        </w:r>
        <w:r w:rsidR="006B020A" w:rsidRPr="00570B02">
          <w:delText>Schedule 9</w:delText>
        </w:r>
        <w:r w:rsidRPr="00570B02">
          <w:delText xml:space="preserve"> and the person is a body corporate—60 penalty units; or</w:delText>
        </w:r>
      </w:del>
    </w:p>
    <w:p w14:paraId="15AAE30D" w14:textId="77F94A35" w:rsidR="00D83B32" w:rsidRPr="00740349" w:rsidRDefault="00D83B32" w:rsidP="00740349">
      <w:pPr>
        <w:pStyle w:val="paragraph"/>
      </w:pPr>
      <w:del w:id="2884" w:author="Author" w:date="2024-09-12T09:53:00Z" w16du:dateUtc="2024-09-11T23:53:00Z">
        <w:r w:rsidRPr="00570B02">
          <w:tab/>
          <w:delText>(ac)</w:delText>
        </w:r>
        <w:r w:rsidRPr="00570B02">
          <w:tab/>
          <w:delText xml:space="preserve">if the infringement notice relates to subclause </w:delText>
        </w:r>
        <w:r w:rsidR="00A80961" w:rsidRPr="00570B02">
          <w:delText>18</w:delText>
        </w:r>
        <w:r w:rsidRPr="00570B02">
          <w:delText xml:space="preserve">(5) or </w:delText>
        </w:r>
        <w:r w:rsidR="00A80961" w:rsidRPr="00570B02">
          <w:delText>19</w:delText>
        </w:r>
      </w:del>
      <w:ins w:id="2885" w:author="Author" w:date="2024-09-12T09:53:00Z" w16du:dateUtc="2024-09-11T23:53:00Z">
        <w:r w:rsidR="00CD4CD9" w:rsidRPr="00740349">
          <w:t>34</w:t>
        </w:r>
      </w:ins>
      <w:r w:rsidRPr="00740349">
        <w:t>(</w:t>
      </w:r>
      <w:r w:rsidR="004C7C25" w:rsidRPr="00740349">
        <w:t>5</w:t>
      </w:r>
      <w:r w:rsidRPr="00740349">
        <w:t>)</w:t>
      </w:r>
      <w:r w:rsidR="00EF63CF" w:rsidRPr="00740349">
        <w:t xml:space="preserve"> of </w:t>
      </w:r>
      <w:r w:rsidR="0079367E" w:rsidRPr="00740349">
        <w:t>Schedule 9</w:t>
      </w:r>
      <w:r w:rsidR="00EF63CF" w:rsidRPr="00740349">
        <w:t xml:space="preserve"> </w:t>
      </w:r>
      <w:r w:rsidRPr="00740349">
        <w:t>and the person is a body corporate—8 penalty units; or</w:t>
      </w:r>
    </w:p>
    <w:p w14:paraId="57D5309B" w14:textId="186CB8AD" w:rsidR="00D83B32" w:rsidRPr="00740349" w:rsidRDefault="00D83B32" w:rsidP="00740349">
      <w:pPr>
        <w:pStyle w:val="paragraph"/>
      </w:pPr>
      <w:r w:rsidRPr="00740349">
        <w:tab/>
        <w:t>(</w:t>
      </w:r>
      <w:del w:id="2886" w:author="Author" w:date="2024-09-12T09:53:00Z" w16du:dateUtc="2024-09-11T23:53:00Z">
        <w:r w:rsidRPr="00570B02">
          <w:delText>ad</w:delText>
        </w:r>
      </w:del>
      <w:ins w:id="2887" w:author="Author" w:date="2024-09-12T09:53:00Z" w16du:dateUtc="2024-09-11T23:53:00Z">
        <w:r w:rsidRPr="00740349">
          <w:t>a</w:t>
        </w:r>
        <w:r w:rsidR="00B13DC9" w:rsidRPr="00740349">
          <w:t>c</w:t>
        </w:r>
      </w:ins>
      <w:r w:rsidRPr="00740349">
        <w:t>)</w:t>
      </w:r>
      <w:r w:rsidRPr="00740349">
        <w:tab/>
        <w:t xml:space="preserve">if the infringement notice relates to </w:t>
      </w:r>
      <w:r w:rsidR="00700160" w:rsidRPr="00740349">
        <w:t>subclause</w:t>
      </w:r>
      <w:del w:id="2888" w:author="Author" w:date="2024-09-12T09:53:00Z" w16du:dateUtc="2024-09-11T23:53:00Z">
        <w:r w:rsidRPr="00570B02">
          <w:delText xml:space="preserve"> </w:delText>
        </w:r>
        <w:r w:rsidR="00A80961" w:rsidRPr="00570B02">
          <w:delText>18</w:delText>
        </w:r>
        <w:r w:rsidRPr="00570B02">
          <w:delText>(5</w:delText>
        </w:r>
      </w:del>
      <w:ins w:id="2889" w:author="Author" w:date="2024-09-12T09:53:00Z" w16du:dateUtc="2024-09-11T23:53:00Z">
        <w:r w:rsidR="00700160" w:rsidRPr="00740349">
          <w:t> 3</w:t>
        </w:r>
        <w:r w:rsidR="00CD4CD9" w:rsidRPr="00740349">
          <w:t>3</w:t>
        </w:r>
        <w:r w:rsidRPr="00740349">
          <w:t>(</w:t>
        </w:r>
        <w:r w:rsidR="008231A9" w:rsidRPr="00740349">
          <w:t>4</w:t>
        </w:r>
      </w:ins>
      <w:r w:rsidRPr="00740349">
        <w:t xml:space="preserve">) or </w:t>
      </w:r>
      <w:del w:id="2890" w:author="Author" w:date="2024-09-12T09:53:00Z" w16du:dateUtc="2024-09-11T23:53:00Z">
        <w:r w:rsidR="00A80961" w:rsidRPr="00570B02">
          <w:delText>19</w:delText>
        </w:r>
      </w:del>
      <w:ins w:id="2891" w:author="Author" w:date="2024-09-12T09:53:00Z" w16du:dateUtc="2024-09-11T23:53:00Z">
        <w:r w:rsidR="00CD4CD9" w:rsidRPr="00740349">
          <w:t>34</w:t>
        </w:r>
      </w:ins>
      <w:r w:rsidRPr="00740349">
        <w:t>(</w:t>
      </w:r>
      <w:r w:rsidR="004C7C25" w:rsidRPr="00740349">
        <w:t>5</w:t>
      </w:r>
      <w:r w:rsidRPr="00740349">
        <w:t xml:space="preserve">) </w:t>
      </w:r>
      <w:r w:rsidR="00EF63CF" w:rsidRPr="00740349">
        <w:t xml:space="preserve">of </w:t>
      </w:r>
      <w:r w:rsidR="0079367E" w:rsidRPr="00740349">
        <w:t>Schedule 9</w:t>
      </w:r>
      <w:r w:rsidR="00EF63CF" w:rsidRPr="00740349">
        <w:t xml:space="preserve"> </w:t>
      </w:r>
      <w:r w:rsidRPr="00740349">
        <w:t>and the person is not a body corporate—6 penalty units; or</w:t>
      </w:r>
    </w:p>
    <w:p w14:paraId="28B67DB5" w14:textId="1DF57615" w:rsidR="00B13DC9" w:rsidRPr="00740349" w:rsidRDefault="00511830" w:rsidP="00740349">
      <w:pPr>
        <w:pStyle w:val="paragraph"/>
        <w:rPr>
          <w:ins w:id="2892" w:author="Author" w:date="2024-09-12T09:53:00Z" w16du:dateUtc="2024-09-11T23:53:00Z"/>
        </w:rPr>
      </w:pPr>
      <w:del w:id="2893" w:author="Author" w:date="2024-09-12T09:53:00Z" w16du:dateUtc="2024-09-11T23:53:00Z">
        <w:r w:rsidRPr="00570B02">
          <w:delText>24</w:delText>
        </w:r>
      </w:del>
      <w:ins w:id="2894" w:author="Author" w:date="2024-09-12T09:53:00Z" w16du:dateUtc="2024-09-11T23:53:00Z">
        <w:r w:rsidR="00B13DC9" w:rsidRPr="00740349">
          <w:tab/>
          <w:t>(ad)</w:t>
        </w:r>
        <w:r w:rsidR="00B13DC9" w:rsidRPr="00740349">
          <w:tab/>
          <w:t xml:space="preserve">if the infringement notice relates to a provision of </w:t>
        </w:r>
        <w:r w:rsidR="0079367E" w:rsidRPr="00740349">
          <w:t>Schedule 9</w:t>
        </w:r>
        <w:r w:rsidR="00B13DC9" w:rsidRPr="00740349">
          <w:t xml:space="preserve"> other than </w:t>
        </w:r>
        <w:r w:rsidR="00700160" w:rsidRPr="00740349">
          <w:t>subclause 3</w:t>
        </w:r>
        <w:r w:rsidR="00CD4CD9" w:rsidRPr="00740349">
          <w:t>3</w:t>
        </w:r>
        <w:r w:rsidR="00B13DC9" w:rsidRPr="00740349">
          <w:t xml:space="preserve">(4) or </w:t>
        </w:r>
        <w:r w:rsidR="00CD4CD9" w:rsidRPr="00740349">
          <w:t>34</w:t>
        </w:r>
        <w:r w:rsidR="00B13DC9" w:rsidRPr="00740349">
          <w:t xml:space="preserve">(5) of </w:t>
        </w:r>
        <w:r w:rsidR="0079367E" w:rsidRPr="00740349">
          <w:t>Schedule 9</w:t>
        </w:r>
        <w:r w:rsidR="00B13DC9" w:rsidRPr="00740349">
          <w:t xml:space="preserve"> and the person is a body corporate—60 penalty units; or</w:t>
        </w:r>
      </w:ins>
    </w:p>
    <w:bookmarkEnd w:id="2880"/>
    <w:p w14:paraId="7C014298" w14:textId="77777777" w:rsidR="00D35983" w:rsidRPr="00740349" w:rsidRDefault="00E91B7E" w:rsidP="00740349">
      <w:pPr>
        <w:pStyle w:val="ItemHead"/>
      </w:pPr>
      <w:ins w:id="2895" w:author="Author" w:date="2024-09-12T09:53:00Z" w16du:dateUtc="2024-09-11T23:53:00Z">
        <w:r w:rsidRPr="00740349">
          <w:t>26</w:t>
        </w:r>
      </w:ins>
      <w:r w:rsidR="00D35983" w:rsidRPr="00740349">
        <w:t xml:space="preserve">  </w:t>
      </w:r>
      <w:r w:rsidR="00C71AE0" w:rsidRPr="00740349">
        <w:t>Paragraph 2</w:t>
      </w:r>
      <w:r w:rsidR="006427A0" w:rsidRPr="00740349">
        <w:t>05ZA(1)(a)</w:t>
      </w:r>
    </w:p>
    <w:p w14:paraId="5764CA1D" w14:textId="1DE20393" w:rsidR="006427A0" w:rsidRPr="00740349" w:rsidRDefault="00D83B32" w:rsidP="00740349">
      <w:pPr>
        <w:pStyle w:val="Item"/>
      </w:pPr>
      <w:del w:id="2896" w:author="Author" w:date="2024-09-12T09:53:00Z" w16du:dateUtc="2024-09-11T23:53:00Z">
        <w:r w:rsidRPr="00570B02">
          <w:delText>Omit “subclause 25(1) of Schedule 8”, substitute “</w:delText>
        </w:r>
      </w:del>
      <w:ins w:id="2897" w:author="Author" w:date="2024-09-12T09:53:00Z" w16du:dateUtc="2024-09-11T23:53:00Z">
        <w:r w:rsidR="006427A0" w:rsidRPr="00740349">
          <w:t>Before “and the person”, insert “</w:t>
        </w:r>
        <w:bookmarkStart w:id="2898" w:name="_Hlk173330551"/>
        <w:r w:rsidR="006427A0" w:rsidRPr="00740349">
          <w:t xml:space="preserve">, or </w:t>
        </w:r>
      </w:ins>
      <w:r w:rsidR="00A41A91" w:rsidRPr="00740349">
        <w:t xml:space="preserve">a provision mentioned in </w:t>
      </w:r>
      <w:r w:rsidR="00B83758" w:rsidRPr="00740349">
        <w:t>paragraph (</w:t>
      </w:r>
      <w:del w:id="2899" w:author="Author" w:date="2024-09-12T09:53:00Z" w16du:dateUtc="2024-09-11T23:53:00Z">
        <w:r w:rsidRPr="00570B02">
          <w:delText>aa), (</w:delText>
        </w:r>
      </w:del>
      <w:r w:rsidR="006427A0" w:rsidRPr="00740349">
        <w:t>ab), (ac) or (ad</w:t>
      </w:r>
      <w:del w:id="2900" w:author="Author" w:date="2024-09-12T09:53:00Z" w16du:dateUtc="2024-09-11T23:53:00Z">
        <w:r w:rsidRPr="00570B02">
          <w:delText>)”</w:delText>
        </w:r>
        <w:r w:rsidR="00A80961" w:rsidRPr="00570B02">
          <w:delText>.</w:delText>
        </w:r>
      </w:del>
      <w:ins w:id="2901" w:author="Author" w:date="2024-09-12T09:53:00Z" w16du:dateUtc="2024-09-11T23:53:00Z">
        <w:r w:rsidR="006427A0" w:rsidRPr="00740349">
          <w:t>),</w:t>
        </w:r>
        <w:bookmarkEnd w:id="2898"/>
        <w:r w:rsidR="006427A0" w:rsidRPr="00740349">
          <w:t>”.</w:t>
        </w:r>
      </w:ins>
    </w:p>
    <w:p w14:paraId="50AA8EFB" w14:textId="02AFE0A5" w:rsidR="00D83B32" w:rsidRPr="00740349" w:rsidRDefault="00511830" w:rsidP="00740349">
      <w:pPr>
        <w:pStyle w:val="ItemHead"/>
      </w:pPr>
      <w:del w:id="2902" w:author="Author" w:date="2024-09-12T09:53:00Z" w16du:dateUtc="2024-09-11T23:53:00Z">
        <w:r w:rsidRPr="00570B02">
          <w:delText>25</w:delText>
        </w:r>
      </w:del>
      <w:ins w:id="2903" w:author="Author" w:date="2024-09-12T09:53:00Z" w16du:dateUtc="2024-09-11T23:53:00Z">
        <w:r w:rsidR="00E91B7E" w:rsidRPr="00740349">
          <w:t>27</w:t>
        </w:r>
      </w:ins>
      <w:r w:rsidR="00D83B32" w:rsidRPr="00740349">
        <w:t xml:space="preserve">  </w:t>
      </w:r>
      <w:r w:rsidR="00C71AE0" w:rsidRPr="00740349">
        <w:t>Section 2</w:t>
      </w:r>
      <w:r w:rsidR="00D83B32" w:rsidRPr="00740349">
        <w:t>16E (heading)</w:t>
      </w:r>
    </w:p>
    <w:p w14:paraId="3A3C01DC" w14:textId="77777777" w:rsidR="00D83B32" w:rsidRPr="00740349" w:rsidRDefault="00D83B32" w:rsidP="00740349">
      <w:pPr>
        <w:pStyle w:val="Item"/>
      </w:pPr>
      <w:r w:rsidRPr="00740349">
        <w:t>Omit “</w:t>
      </w:r>
      <w:r w:rsidRPr="00740349">
        <w:rPr>
          <w:b/>
        </w:rPr>
        <w:t>(online content services)</w:t>
      </w:r>
      <w:r w:rsidRPr="00740349">
        <w:t>”, substitute “</w:t>
      </w:r>
      <w:r w:rsidRPr="00740349">
        <w:rPr>
          <w:b/>
        </w:rPr>
        <w:t>(online content services—gambling promotional content)</w:t>
      </w:r>
      <w:r w:rsidRPr="00740349">
        <w:t>”</w:t>
      </w:r>
      <w:r w:rsidR="00A80961" w:rsidRPr="00740349">
        <w:t>.</w:t>
      </w:r>
    </w:p>
    <w:p w14:paraId="2B20241F" w14:textId="3049BCEF" w:rsidR="00D83B32" w:rsidRPr="00740349" w:rsidRDefault="00511830" w:rsidP="00740349">
      <w:pPr>
        <w:pStyle w:val="ItemHead"/>
      </w:pPr>
      <w:del w:id="2904" w:author="Author" w:date="2024-09-12T09:53:00Z" w16du:dateUtc="2024-09-11T23:53:00Z">
        <w:r w:rsidRPr="00570B02">
          <w:delText>26</w:delText>
        </w:r>
      </w:del>
      <w:ins w:id="2905" w:author="Author" w:date="2024-09-12T09:53:00Z" w16du:dateUtc="2024-09-11T23:53:00Z">
        <w:r w:rsidR="00E91B7E" w:rsidRPr="00740349">
          <w:t>28</w:t>
        </w:r>
      </w:ins>
      <w:r w:rsidR="00D83B32" w:rsidRPr="00740349">
        <w:t xml:space="preserve">  </w:t>
      </w:r>
      <w:r w:rsidR="00F84BCE" w:rsidRPr="00740349">
        <w:t>Schedule 8</w:t>
      </w:r>
      <w:r w:rsidR="00D83B32" w:rsidRPr="00740349">
        <w:t xml:space="preserve"> (heading)</w:t>
      </w:r>
    </w:p>
    <w:p w14:paraId="0B1692E1" w14:textId="77777777" w:rsidR="00D83B32" w:rsidRPr="00740349" w:rsidRDefault="00D83B32" w:rsidP="00740349">
      <w:pPr>
        <w:pStyle w:val="Item"/>
      </w:pPr>
      <w:r w:rsidRPr="00740349">
        <w:t>After “</w:t>
      </w:r>
      <w:r w:rsidRPr="00740349">
        <w:rPr>
          <w:b/>
        </w:rPr>
        <w:t>services</w:t>
      </w:r>
      <w:r w:rsidRPr="00740349">
        <w:t>”, insert “</w:t>
      </w:r>
      <w:r w:rsidRPr="00740349">
        <w:rPr>
          <w:b/>
        </w:rPr>
        <w:t>(gambling promotional content)</w:t>
      </w:r>
      <w:r w:rsidRPr="00740349">
        <w:t>”</w:t>
      </w:r>
      <w:r w:rsidR="00A80961" w:rsidRPr="00740349">
        <w:t>.</w:t>
      </w:r>
    </w:p>
    <w:p w14:paraId="7C0D7E80" w14:textId="17E1F000" w:rsidR="00D83B32" w:rsidRPr="00740349" w:rsidRDefault="00511830" w:rsidP="00740349">
      <w:pPr>
        <w:pStyle w:val="ItemHead"/>
      </w:pPr>
      <w:del w:id="2906" w:author="Author" w:date="2024-09-12T09:53:00Z" w16du:dateUtc="2024-09-11T23:53:00Z">
        <w:r w:rsidRPr="00570B02">
          <w:delText>27</w:delText>
        </w:r>
      </w:del>
      <w:ins w:id="2907" w:author="Author" w:date="2024-09-12T09:53:00Z" w16du:dateUtc="2024-09-11T23:53:00Z">
        <w:r w:rsidR="00E91B7E" w:rsidRPr="00740349">
          <w:t>29</w:t>
        </w:r>
      </w:ins>
      <w:r w:rsidR="00D83B32" w:rsidRPr="00740349">
        <w:t xml:space="preserve">  After </w:t>
      </w:r>
      <w:r w:rsidR="00700160" w:rsidRPr="00740349">
        <w:t>clause 3</w:t>
      </w:r>
      <w:r w:rsidR="00D83B32" w:rsidRPr="00740349">
        <w:t xml:space="preserve">0 of </w:t>
      </w:r>
      <w:r w:rsidR="00F84BCE" w:rsidRPr="00740349">
        <w:t>Schedule 8</w:t>
      </w:r>
    </w:p>
    <w:p w14:paraId="2CBB009E" w14:textId="77777777" w:rsidR="00D83B32" w:rsidRPr="00740349" w:rsidRDefault="00D83B32" w:rsidP="00740349">
      <w:pPr>
        <w:pStyle w:val="Item"/>
      </w:pPr>
      <w:r w:rsidRPr="00740349">
        <w:t>Insert:</w:t>
      </w:r>
    </w:p>
    <w:p w14:paraId="1D137AA7" w14:textId="51C0EBF1" w:rsidR="00D83B32" w:rsidRPr="00740349" w:rsidRDefault="00D83B32" w:rsidP="00740349">
      <w:pPr>
        <w:pStyle w:val="ActHead5"/>
      </w:pPr>
      <w:bookmarkStart w:id="2908" w:name="_Toc176247100"/>
      <w:bookmarkStart w:id="2909" w:name="_Toc136528220"/>
      <w:r w:rsidRPr="009C0505">
        <w:rPr>
          <w:rStyle w:val="CharSectno"/>
        </w:rPr>
        <w:t>31</w:t>
      </w:r>
      <w:r w:rsidRPr="00740349">
        <w:t xml:space="preserve">  This Schedule does not limit </w:t>
      </w:r>
      <w:r w:rsidR="0079367E" w:rsidRPr="00740349">
        <w:t>Schedule 9</w:t>
      </w:r>
      <w:r w:rsidRPr="00740349">
        <w:t xml:space="preserve"> (</w:t>
      </w:r>
      <w:r w:rsidR="00A358B0" w:rsidRPr="00740349">
        <w:t xml:space="preserve">digital </w:t>
      </w:r>
      <w:del w:id="2910" w:author="Author" w:date="2024-09-12T09:53:00Z" w16du:dateUtc="2024-09-11T23:53:00Z">
        <w:r w:rsidRPr="00570B02">
          <w:delText>platform services</w:delText>
        </w:r>
      </w:del>
      <w:ins w:id="2911" w:author="Author" w:date="2024-09-12T09:53:00Z" w16du:dateUtc="2024-09-11T23:53:00Z">
        <w:r w:rsidR="00A358B0" w:rsidRPr="00740349">
          <w:t>communications platform</w:t>
        </w:r>
        <w:r w:rsidRPr="00740349">
          <w:t>s</w:t>
        </w:r>
      </w:ins>
      <w:r w:rsidRPr="00740349">
        <w:t>)</w:t>
      </w:r>
      <w:bookmarkEnd w:id="2908"/>
      <w:bookmarkEnd w:id="2909"/>
    </w:p>
    <w:p w14:paraId="0F551690" w14:textId="77777777" w:rsidR="00D83B32" w:rsidRPr="00740349" w:rsidRDefault="00D83B32" w:rsidP="00740349">
      <w:pPr>
        <w:pStyle w:val="subsection"/>
      </w:pPr>
      <w:r w:rsidRPr="00740349">
        <w:tab/>
      </w:r>
      <w:r w:rsidRPr="00740349">
        <w:tab/>
        <w:t xml:space="preserve">This Schedule does not limit the operation of </w:t>
      </w:r>
      <w:r w:rsidR="0079367E" w:rsidRPr="00740349">
        <w:t>Schedule 9</w:t>
      </w:r>
      <w:r w:rsidR="00A80961" w:rsidRPr="00740349">
        <w:t>.</w:t>
      </w:r>
    </w:p>
    <w:p w14:paraId="4E4F4723" w14:textId="77777777" w:rsidR="00D83B32" w:rsidRPr="00740349" w:rsidRDefault="00D83B32" w:rsidP="00740349">
      <w:pPr>
        <w:pStyle w:val="ActHead9"/>
      </w:pPr>
      <w:bookmarkStart w:id="2912" w:name="_Toc176247101"/>
      <w:bookmarkStart w:id="2913" w:name="_Toc136528221"/>
      <w:r w:rsidRPr="00740349">
        <w:lastRenderedPageBreak/>
        <w:t>Online Safety Act 2021</w:t>
      </w:r>
      <w:bookmarkEnd w:id="2912"/>
      <w:bookmarkEnd w:id="2913"/>
    </w:p>
    <w:p w14:paraId="5268E5BA" w14:textId="71286260" w:rsidR="00D83B32" w:rsidRPr="00740349" w:rsidRDefault="00511830" w:rsidP="00740349">
      <w:pPr>
        <w:pStyle w:val="ItemHead"/>
      </w:pPr>
      <w:del w:id="2914" w:author="Author" w:date="2024-09-12T09:53:00Z" w16du:dateUtc="2024-09-11T23:53:00Z">
        <w:r w:rsidRPr="00570B02">
          <w:delText>28</w:delText>
        </w:r>
      </w:del>
      <w:ins w:id="2915" w:author="Author" w:date="2024-09-12T09:53:00Z" w16du:dateUtc="2024-09-11T23:53:00Z">
        <w:r w:rsidR="00E91B7E" w:rsidRPr="00740349">
          <w:t>30</w:t>
        </w:r>
      </w:ins>
      <w:r w:rsidR="00D83B32" w:rsidRPr="00740349">
        <w:t xml:space="preserve">  </w:t>
      </w:r>
      <w:r w:rsidR="00C71AE0" w:rsidRPr="00740349">
        <w:t>Section 2</w:t>
      </w:r>
      <w:r w:rsidR="00D83B32" w:rsidRPr="00740349">
        <w:t>31 (heading)</w:t>
      </w:r>
    </w:p>
    <w:p w14:paraId="1D41EC83" w14:textId="77777777" w:rsidR="00D83B32" w:rsidRPr="00740349" w:rsidRDefault="00D83B32" w:rsidP="00740349">
      <w:pPr>
        <w:pStyle w:val="Item"/>
      </w:pPr>
      <w:r w:rsidRPr="00740349">
        <w:t>After “</w:t>
      </w:r>
      <w:r w:rsidR="00F84BCE" w:rsidRPr="00740349">
        <w:rPr>
          <w:b/>
        </w:rPr>
        <w:t>Schedule 8</w:t>
      </w:r>
      <w:r w:rsidRPr="00740349">
        <w:t>”, insert “</w:t>
      </w:r>
      <w:r w:rsidRPr="00740349">
        <w:rPr>
          <w:b/>
        </w:rPr>
        <w:t>or 9</w:t>
      </w:r>
      <w:r w:rsidRPr="00740349">
        <w:t>”</w:t>
      </w:r>
      <w:r w:rsidR="00A80961" w:rsidRPr="00740349">
        <w:t>.</w:t>
      </w:r>
    </w:p>
    <w:p w14:paraId="051B0C33" w14:textId="3552F74F" w:rsidR="00D83B32" w:rsidRPr="00740349" w:rsidRDefault="00511830" w:rsidP="00740349">
      <w:pPr>
        <w:pStyle w:val="ItemHead"/>
      </w:pPr>
      <w:del w:id="2916" w:author="Author" w:date="2024-09-12T09:53:00Z" w16du:dateUtc="2024-09-11T23:53:00Z">
        <w:r w:rsidRPr="00570B02">
          <w:delText>29</w:delText>
        </w:r>
      </w:del>
      <w:ins w:id="2917" w:author="Author" w:date="2024-09-12T09:53:00Z" w16du:dateUtc="2024-09-11T23:53:00Z">
        <w:r w:rsidR="00E91B7E" w:rsidRPr="00740349">
          <w:t>31</w:t>
        </w:r>
      </w:ins>
      <w:r w:rsidR="00D83B32" w:rsidRPr="00740349">
        <w:t xml:space="preserve">  </w:t>
      </w:r>
      <w:r w:rsidR="00C71AE0" w:rsidRPr="00740349">
        <w:t>Section 2</w:t>
      </w:r>
      <w:r w:rsidR="00D83B32" w:rsidRPr="00740349">
        <w:t>31</w:t>
      </w:r>
    </w:p>
    <w:p w14:paraId="79AFB340" w14:textId="77777777" w:rsidR="00D83B32" w:rsidRPr="00740349" w:rsidRDefault="00D83B32" w:rsidP="00740349">
      <w:pPr>
        <w:pStyle w:val="Item"/>
      </w:pPr>
      <w:r w:rsidRPr="00740349">
        <w:t>After “</w:t>
      </w:r>
      <w:r w:rsidR="00F84BCE" w:rsidRPr="00740349">
        <w:t>Schedule 8</w:t>
      </w:r>
      <w:r w:rsidRPr="00740349">
        <w:t>”, insert “or 9”</w:t>
      </w:r>
      <w:r w:rsidR="00A80961" w:rsidRPr="00740349">
        <w:t>.</w:t>
      </w:r>
    </w:p>
    <w:p w14:paraId="647C9D54" w14:textId="77777777" w:rsidR="00D83B32" w:rsidRPr="00740349" w:rsidRDefault="00D83B32" w:rsidP="00740349">
      <w:pPr>
        <w:pStyle w:val="ActHead9"/>
      </w:pPr>
      <w:bookmarkStart w:id="2918" w:name="_Toc176247102"/>
      <w:bookmarkStart w:id="2919" w:name="_Toc136528222"/>
      <w:r w:rsidRPr="00740349">
        <w:t>Telecommunications Act 1997</w:t>
      </w:r>
      <w:bookmarkEnd w:id="2918"/>
      <w:bookmarkEnd w:id="2919"/>
    </w:p>
    <w:p w14:paraId="1BAC7BC1" w14:textId="4AE663E5" w:rsidR="00D83B32" w:rsidRPr="00740349" w:rsidRDefault="00511830" w:rsidP="00740349">
      <w:pPr>
        <w:pStyle w:val="ItemHead"/>
      </w:pPr>
      <w:del w:id="2920" w:author="Author" w:date="2024-09-12T09:53:00Z" w16du:dateUtc="2024-09-11T23:53:00Z">
        <w:r w:rsidRPr="00570B02">
          <w:delText>30</w:delText>
        </w:r>
      </w:del>
      <w:ins w:id="2921" w:author="Author" w:date="2024-09-12T09:53:00Z" w16du:dateUtc="2024-09-11T23:53:00Z">
        <w:r w:rsidR="00E91B7E" w:rsidRPr="00740349">
          <w:t>32</w:t>
        </w:r>
      </w:ins>
      <w:r w:rsidR="00D83B32" w:rsidRPr="00740349">
        <w:t xml:space="preserve">  </w:t>
      </w:r>
      <w:r w:rsidR="00B83758" w:rsidRPr="00740349">
        <w:t>Section 1</w:t>
      </w:r>
      <w:r w:rsidR="00D83B32" w:rsidRPr="00740349">
        <w:t>16 (heading)</w:t>
      </w:r>
    </w:p>
    <w:p w14:paraId="43146598" w14:textId="77777777" w:rsidR="00D83B32" w:rsidRPr="00740349" w:rsidRDefault="00D83B32" w:rsidP="00740349">
      <w:pPr>
        <w:pStyle w:val="Item"/>
      </w:pPr>
      <w:r w:rsidRPr="00740349">
        <w:t>Omit “</w:t>
      </w:r>
      <w:r w:rsidRPr="00740349">
        <w:rPr>
          <w:b/>
        </w:rPr>
        <w:t xml:space="preserve">codes and standards under </w:t>
      </w:r>
      <w:r w:rsidR="00C71AE0" w:rsidRPr="00740349">
        <w:rPr>
          <w:b/>
        </w:rPr>
        <w:t>Part 9</w:t>
      </w:r>
      <w:r w:rsidRPr="00740349">
        <w:rPr>
          <w:b/>
        </w:rPr>
        <w:t xml:space="preserve"> of</w:t>
      </w:r>
      <w:r w:rsidRPr="00740349">
        <w:t>”, substitute “</w:t>
      </w:r>
      <w:r w:rsidRPr="00740349">
        <w:rPr>
          <w:b/>
        </w:rPr>
        <w:t>certain codes and standards under</w:t>
      </w:r>
      <w:r w:rsidRPr="00740349">
        <w:t>”</w:t>
      </w:r>
      <w:r w:rsidR="00A80961" w:rsidRPr="00740349">
        <w:t>.</w:t>
      </w:r>
    </w:p>
    <w:p w14:paraId="008A40D4" w14:textId="03932C00" w:rsidR="00C54A7F" w:rsidRPr="00740349" w:rsidRDefault="00511830" w:rsidP="00740349">
      <w:pPr>
        <w:pStyle w:val="ItemHead"/>
      </w:pPr>
      <w:del w:id="2922" w:author="Author" w:date="2024-09-12T09:53:00Z" w16du:dateUtc="2024-09-11T23:53:00Z">
        <w:r w:rsidRPr="00570B02">
          <w:delText>31</w:delText>
        </w:r>
        <w:r w:rsidR="00D83B32" w:rsidRPr="00570B02">
          <w:delText xml:space="preserve">  Section</w:delText>
        </w:r>
      </w:del>
      <w:ins w:id="2923" w:author="Author" w:date="2024-09-12T09:53:00Z" w16du:dateUtc="2024-09-11T23:53:00Z">
        <w:r w:rsidR="00E91B7E" w:rsidRPr="00740349">
          <w:t>33</w:t>
        </w:r>
        <w:r w:rsidR="00C54A7F" w:rsidRPr="00740349">
          <w:t xml:space="preserve">  </w:t>
        </w:r>
        <w:r w:rsidR="008B7BDA" w:rsidRPr="00740349">
          <w:t xml:space="preserve">At the end of </w:t>
        </w:r>
        <w:r w:rsidR="00B83758" w:rsidRPr="00740349">
          <w:t>section</w:t>
        </w:r>
      </w:ins>
      <w:r w:rsidR="00B83758" w:rsidRPr="00740349">
        <w:t> 1</w:t>
      </w:r>
      <w:r w:rsidR="008B7BDA" w:rsidRPr="00740349">
        <w:t>16</w:t>
      </w:r>
    </w:p>
    <w:p w14:paraId="52E5B8DD" w14:textId="34B4334E" w:rsidR="008B7BDA" w:rsidRPr="00740349" w:rsidRDefault="00D83B32" w:rsidP="00740349">
      <w:pPr>
        <w:pStyle w:val="Item"/>
      </w:pPr>
      <w:del w:id="2924" w:author="Author" w:date="2024-09-12T09:53:00Z" w16du:dateUtc="2024-09-11T23:53:00Z">
        <w:r w:rsidRPr="00570B02">
          <w:delText>After “</w:delText>
        </w:r>
      </w:del>
      <w:ins w:id="2925" w:author="Author" w:date="2024-09-12T09:53:00Z" w16du:dateUtc="2024-09-11T23:53:00Z">
        <w:r w:rsidR="008B7BDA" w:rsidRPr="00740349">
          <w:t xml:space="preserve">Add “or a </w:t>
        </w:r>
      </w:ins>
      <w:r w:rsidR="008B7BDA" w:rsidRPr="00740349">
        <w:t xml:space="preserve">code </w:t>
      </w:r>
      <w:del w:id="2926" w:author="Author" w:date="2024-09-12T09:53:00Z" w16du:dateUtc="2024-09-11T23:53:00Z">
        <w:r w:rsidRPr="00570B02">
          <w:delText>registered</w:delText>
        </w:r>
      </w:del>
      <w:ins w:id="2927" w:author="Author" w:date="2024-09-12T09:53:00Z" w16du:dateUtc="2024-09-11T23:53:00Z">
        <w:r w:rsidR="008B7BDA" w:rsidRPr="00740349">
          <w:t>approved</w:t>
        </w:r>
      </w:ins>
      <w:r w:rsidR="008B7BDA" w:rsidRPr="00740349">
        <w:t xml:space="preserve">, or standard determined, under </w:t>
      </w:r>
      <w:del w:id="2928" w:author="Author" w:date="2024-09-12T09:53:00Z" w16du:dateUtc="2024-09-11T23:53:00Z">
        <w:r w:rsidRPr="00570B02">
          <w:delText xml:space="preserve">Part 9 of”, insert “, or </w:delText>
        </w:r>
      </w:del>
      <w:r w:rsidR="0079367E" w:rsidRPr="00740349">
        <w:t>Schedule 9</w:t>
      </w:r>
      <w:r w:rsidR="008B7BDA" w:rsidRPr="00740349">
        <w:t xml:space="preserve"> to</w:t>
      </w:r>
      <w:del w:id="2929" w:author="Author" w:date="2024-09-12T09:53:00Z" w16du:dateUtc="2024-09-11T23:53:00Z">
        <w:r w:rsidRPr="00570B02">
          <w:delText>,”</w:delText>
        </w:r>
        <w:r w:rsidR="00A80961" w:rsidRPr="00570B02">
          <w:delText>.</w:delText>
        </w:r>
      </w:del>
      <w:ins w:id="2930" w:author="Author" w:date="2024-09-12T09:53:00Z" w16du:dateUtc="2024-09-11T23:53:00Z">
        <w:r w:rsidR="008B7BDA" w:rsidRPr="00740349">
          <w:t xml:space="preserve"> that Act”.</w:t>
        </w:r>
      </w:ins>
    </w:p>
    <w:p w14:paraId="51F1EACD" w14:textId="002118F9" w:rsidR="00D83B32" w:rsidRPr="00740349" w:rsidRDefault="00511830" w:rsidP="00740349">
      <w:pPr>
        <w:pStyle w:val="Transitional"/>
      </w:pPr>
      <w:del w:id="2931" w:author="Author" w:date="2024-09-12T09:53:00Z" w16du:dateUtc="2024-09-11T23:53:00Z">
        <w:r w:rsidRPr="00570B02">
          <w:delText>32</w:delText>
        </w:r>
      </w:del>
      <w:ins w:id="2932" w:author="Author" w:date="2024-09-12T09:53:00Z" w16du:dateUtc="2024-09-11T23:53:00Z">
        <w:r w:rsidR="00E91B7E" w:rsidRPr="00740349">
          <w:t>34</w:t>
        </w:r>
      </w:ins>
      <w:r w:rsidR="00D83B32" w:rsidRPr="00740349">
        <w:t xml:space="preserve">  Transitional provisions</w:t>
      </w:r>
    </w:p>
    <w:p w14:paraId="48C98AB8" w14:textId="77777777" w:rsidR="00D83B32" w:rsidRPr="00740349" w:rsidRDefault="00D83B32" w:rsidP="00740349">
      <w:pPr>
        <w:pStyle w:val="SubitemHead"/>
      </w:pPr>
      <w:r w:rsidRPr="00740349">
        <w:t>Misinformation and disinformation</w:t>
      </w:r>
    </w:p>
    <w:p w14:paraId="76DBA349" w14:textId="10C7AF93" w:rsidR="00D83B32" w:rsidRPr="00740349" w:rsidRDefault="00D83B32" w:rsidP="00740349">
      <w:pPr>
        <w:pStyle w:val="Subitem"/>
      </w:pPr>
      <w:r w:rsidRPr="00740349">
        <w:t>(1)</w:t>
      </w:r>
      <w:r w:rsidRPr="00740349">
        <w:tab/>
      </w:r>
      <w:r w:rsidR="00700160" w:rsidRPr="00740349">
        <w:t>Subclauses</w:t>
      </w:r>
      <w:del w:id="2933" w:author="Author" w:date="2024-09-12T09:53:00Z" w16du:dateUtc="2024-09-11T23:53:00Z">
        <w:r w:rsidRPr="00570B02">
          <w:delText xml:space="preserve"> </w:delText>
        </w:r>
        <w:r w:rsidR="00A80961" w:rsidRPr="00570B02">
          <w:delText>7</w:delText>
        </w:r>
      </w:del>
      <w:ins w:id="2934" w:author="Author" w:date="2024-09-12T09:53:00Z" w16du:dateUtc="2024-09-11T23:53:00Z">
        <w:r w:rsidR="00700160" w:rsidRPr="00740349">
          <w:t> 1</w:t>
        </w:r>
        <w:r w:rsidR="00CD4CD9" w:rsidRPr="00740349">
          <w:t>3</w:t>
        </w:r>
      </w:ins>
      <w:r w:rsidRPr="00740349">
        <w:t xml:space="preserve">(1) and (2) of </w:t>
      </w:r>
      <w:r w:rsidR="0079367E" w:rsidRPr="00740349">
        <w:t>Schedule 9</w:t>
      </w:r>
      <w:r w:rsidRPr="00740349">
        <w:t xml:space="preserve"> to the </w:t>
      </w:r>
      <w:r w:rsidRPr="00740349">
        <w:rPr>
          <w:i/>
        </w:rPr>
        <w:t>Broadcasting Services Act 1992</w:t>
      </w:r>
      <w:r w:rsidRPr="00740349">
        <w:t xml:space="preserve"> as amended by this Act apply in relation to any content disseminated using a digital service, whether disseminated before or after the commencement of this item</w:t>
      </w:r>
      <w:r w:rsidR="00A80961" w:rsidRPr="00740349">
        <w:t>.</w:t>
      </w:r>
    </w:p>
    <w:p w14:paraId="63141DAE" w14:textId="77777777" w:rsidR="00D83B32" w:rsidRPr="00740349" w:rsidRDefault="00D83B32" w:rsidP="00740349">
      <w:pPr>
        <w:pStyle w:val="SubitemHead"/>
      </w:pPr>
      <w:r w:rsidRPr="00740349">
        <w:t>Information gathering</w:t>
      </w:r>
    </w:p>
    <w:p w14:paraId="15C38749" w14:textId="60F59E6F" w:rsidR="00D83B32" w:rsidRPr="00740349" w:rsidRDefault="00D83B32" w:rsidP="00740349">
      <w:pPr>
        <w:pStyle w:val="Subitem"/>
        <w:rPr>
          <w:ins w:id="2935" w:author="Author" w:date="2024-09-12T09:53:00Z" w16du:dateUtc="2024-09-11T23:53:00Z"/>
        </w:rPr>
      </w:pPr>
      <w:r w:rsidRPr="00740349">
        <w:t>(</w:t>
      </w:r>
      <w:r w:rsidR="00652225" w:rsidRPr="00740349">
        <w:t>2</w:t>
      </w:r>
      <w:r w:rsidRPr="00740349">
        <w:t>)</w:t>
      </w:r>
      <w:r w:rsidRPr="00740349">
        <w:tab/>
        <w:t xml:space="preserve">For the purposes of </w:t>
      </w:r>
      <w:del w:id="2936" w:author="Author" w:date="2024-09-12T09:53:00Z" w16du:dateUtc="2024-09-11T23:53:00Z">
        <w:r w:rsidRPr="00570B02">
          <w:delText xml:space="preserve">subparagraphs </w:delText>
        </w:r>
        <w:r w:rsidR="00A80961" w:rsidRPr="00570B02">
          <w:delText>18</w:delText>
        </w:r>
      </w:del>
      <w:ins w:id="2937" w:author="Author" w:date="2024-09-12T09:53:00Z" w16du:dateUtc="2024-09-11T23:53:00Z">
        <w:r w:rsidR="00700160" w:rsidRPr="00740349">
          <w:t>subclauses 3</w:t>
        </w:r>
        <w:r w:rsidR="00CD4CD9" w:rsidRPr="00740349">
          <w:t>3</w:t>
        </w:r>
      </w:ins>
      <w:r w:rsidRPr="00740349">
        <w:t>(1</w:t>
      </w:r>
      <w:del w:id="2938" w:author="Author" w:date="2024-09-12T09:53:00Z" w16du:dateUtc="2024-09-11T23:53:00Z">
        <w:r w:rsidRPr="00570B02">
          <w:delText>)(a)(i</w:delText>
        </w:r>
      </w:del>
      <w:r w:rsidRPr="00740349">
        <w:t xml:space="preserve">) and </w:t>
      </w:r>
      <w:del w:id="2939" w:author="Author" w:date="2024-09-12T09:53:00Z" w16du:dateUtc="2024-09-11T23:53:00Z">
        <w:r w:rsidR="00A80961" w:rsidRPr="00570B02">
          <w:delText>19</w:delText>
        </w:r>
      </w:del>
      <w:ins w:id="2940" w:author="Author" w:date="2024-09-12T09:53:00Z" w16du:dateUtc="2024-09-11T23:53:00Z">
        <w:r w:rsidR="00CD4CD9" w:rsidRPr="00740349">
          <w:t>34</w:t>
        </w:r>
      </w:ins>
      <w:r w:rsidRPr="00740349">
        <w:t>(1</w:t>
      </w:r>
      <w:del w:id="2941" w:author="Author" w:date="2024-09-12T09:53:00Z" w16du:dateUtc="2024-09-11T23:53:00Z">
        <w:r w:rsidRPr="00570B02">
          <w:delText>)(a)(i</w:delText>
        </w:r>
      </w:del>
      <w:r w:rsidRPr="00740349">
        <w:t xml:space="preserve">) of </w:t>
      </w:r>
      <w:r w:rsidR="0079367E" w:rsidRPr="00740349">
        <w:t>Schedule 9</w:t>
      </w:r>
      <w:r w:rsidRPr="00740349">
        <w:t xml:space="preserve"> to the </w:t>
      </w:r>
      <w:r w:rsidRPr="00740349">
        <w:rPr>
          <w:i/>
        </w:rPr>
        <w:t>Broadcasting Services Act 1992</w:t>
      </w:r>
      <w:r w:rsidRPr="00740349">
        <w:t xml:space="preserve"> as amended by this Act, it does not matter whether the information or document came into existence before or after the commencement of this item</w:t>
      </w:r>
      <w:r w:rsidR="00A80961" w:rsidRPr="00740349">
        <w:t>.</w:t>
      </w:r>
    </w:p>
    <w:p w14:paraId="0929C4A7" w14:textId="77777777" w:rsidR="004709EC" w:rsidRPr="00740349" w:rsidRDefault="004709EC" w:rsidP="00740349">
      <w:pPr>
        <w:pStyle w:val="SubitemHead"/>
        <w:rPr>
          <w:ins w:id="2942" w:author="Author" w:date="2024-09-12T09:53:00Z" w16du:dateUtc="2024-09-11T23:53:00Z"/>
        </w:rPr>
      </w:pPr>
      <w:ins w:id="2943" w:author="Author" w:date="2024-09-12T09:53:00Z" w16du:dateUtc="2024-09-11T23:53:00Z">
        <w:r w:rsidRPr="00740349">
          <w:t>Annual reporting</w:t>
        </w:r>
      </w:ins>
    </w:p>
    <w:p w14:paraId="2269F8EF" w14:textId="77777777" w:rsidR="004709EC" w:rsidRPr="00740349" w:rsidRDefault="004709EC" w:rsidP="00740349">
      <w:pPr>
        <w:pStyle w:val="Subitem"/>
        <w:rPr>
          <w:ins w:id="2944" w:author="Author" w:date="2024-09-12T09:53:00Z" w16du:dateUtc="2024-09-11T23:53:00Z"/>
        </w:rPr>
      </w:pPr>
      <w:ins w:id="2945" w:author="Author" w:date="2024-09-12T09:53:00Z" w16du:dateUtc="2024-09-11T23:53:00Z">
        <w:r w:rsidRPr="00740349">
          <w:t>(</w:t>
        </w:r>
        <w:r w:rsidR="00652225" w:rsidRPr="00740349">
          <w:t>3</w:t>
        </w:r>
        <w:r w:rsidRPr="00740349">
          <w:t>)</w:t>
        </w:r>
        <w:r w:rsidRPr="00740349">
          <w:tab/>
        </w:r>
        <w:r w:rsidR="00700160" w:rsidRPr="00740349">
          <w:t>Clause 6</w:t>
        </w:r>
        <w:r w:rsidR="00CD4CD9" w:rsidRPr="00740349">
          <w:t>9</w:t>
        </w:r>
        <w:r w:rsidR="003870BD" w:rsidRPr="00740349">
          <w:t xml:space="preserve"> of </w:t>
        </w:r>
        <w:r w:rsidR="0079367E" w:rsidRPr="00740349">
          <w:t>Schedule 9</w:t>
        </w:r>
        <w:r w:rsidR="003870BD" w:rsidRPr="00740349">
          <w:t xml:space="preserve"> to the </w:t>
        </w:r>
        <w:r w:rsidR="003870BD" w:rsidRPr="00740349">
          <w:rPr>
            <w:i/>
          </w:rPr>
          <w:t>Broadcasting Services Act 1992</w:t>
        </w:r>
        <w:r w:rsidR="003870BD" w:rsidRPr="00740349">
          <w:t xml:space="preserve"> as amended by this Act applies in relation to a</w:t>
        </w:r>
        <w:r w:rsidR="004126FE" w:rsidRPr="00740349">
          <w:t>ny</w:t>
        </w:r>
        <w:r w:rsidR="003870BD" w:rsidRPr="00740349">
          <w:t xml:space="preserve"> </w:t>
        </w:r>
        <w:r w:rsidR="0030195F" w:rsidRPr="00740349">
          <w:t xml:space="preserve">financial year </w:t>
        </w:r>
        <w:r w:rsidR="00733982" w:rsidRPr="00740349">
          <w:t>starting</w:t>
        </w:r>
        <w:r w:rsidR="00822D68" w:rsidRPr="00740349">
          <w:t xml:space="preserve"> at or</w:t>
        </w:r>
        <w:r w:rsidR="00733982" w:rsidRPr="00740349">
          <w:t xml:space="preserve"> </w:t>
        </w:r>
        <w:r w:rsidR="003870BD" w:rsidRPr="00740349">
          <w:t>after the commencement of this item.</w:t>
        </w:r>
      </w:ins>
    </w:p>
    <w:p w14:paraId="567FC07D" w14:textId="77777777" w:rsidR="009166A7" w:rsidRPr="00740349" w:rsidRDefault="00A14CA8" w:rsidP="00740349">
      <w:pPr>
        <w:pStyle w:val="ActHead7"/>
        <w:pageBreakBefore/>
        <w:rPr>
          <w:ins w:id="2946" w:author="Author" w:date="2024-09-12T09:53:00Z" w16du:dateUtc="2024-09-11T23:53:00Z"/>
        </w:rPr>
      </w:pPr>
      <w:bookmarkStart w:id="2947" w:name="_Toc176247103"/>
      <w:ins w:id="2948" w:author="Author" w:date="2024-09-12T09:53:00Z" w16du:dateUtc="2024-09-11T23:53:00Z">
        <w:r w:rsidRPr="009C0505">
          <w:rPr>
            <w:rStyle w:val="CharAmPartNo"/>
          </w:rPr>
          <w:lastRenderedPageBreak/>
          <w:t>Part 2</w:t>
        </w:r>
        <w:r w:rsidR="009166A7" w:rsidRPr="00740349">
          <w:t>—</w:t>
        </w:r>
        <w:r w:rsidR="009166A7" w:rsidRPr="009C0505">
          <w:rPr>
            <w:rStyle w:val="CharAmPartText"/>
          </w:rPr>
          <w:t>Contingent amendments</w:t>
        </w:r>
        <w:bookmarkEnd w:id="2947"/>
      </w:ins>
    </w:p>
    <w:p w14:paraId="7E08692D" w14:textId="77777777" w:rsidR="00894438" w:rsidRPr="00740349" w:rsidRDefault="00894438" w:rsidP="00740349">
      <w:pPr>
        <w:pStyle w:val="ActHead9"/>
        <w:rPr>
          <w:ins w:id="2949" w:author="Author" w:date="2024-09-12T09:53:00Z" w16du:dateUtc="2024-09-11T23:53:00Z"/>
        </w:rPr>
      </w:pPr>
      <w:bookmarkStart w:id="2950" w:name="_Toc176247104"/>
      <w:ins w:id="2951" w:author="Author" w:date="2024-09-12T09:53:00Z" w16du:dateUtc="2024-09-11T23:53:00Z">
        <w:r w:rsidRPr="00740349">
          <w:t>Broadcasting Services Act 1992</w:t>
        </w:r>
        <w:bookmarkEnd w:id="2950"/>
      </w:ins>
    </w:p>
    <w:p w14:paraId="23B7E786" w14:textId="77777777" w:rsidR="00894438" w:rsidRPr="00740349" w:rsidRDefault="00E91B7E" w:rsidP="00740349">
      <w:pPr>
        <w:pStyle w:val="ItemHead"/>
        <w:rPr>
          <w:ins w:id="2952" w:author="Author" w:date="2024-09-12T09:53:00Z" w16du:dateUtc="2024-09-11T23:53:00Z"/>
        </w:rPr>
      </w:pPr>
      <w:ins w:id="2953" w:author="Author" w:date="2024-09-12T09:53:00Z" w16du:dateUtc="2024-09-11T23:53:00Z">
        <w:r w:rsidRPr="00740349">
          <w:t>35</w:t>
        </w:r>
        <w:r w:rsidR="00894438" w:rsidRPr="00740349">
          <w:t xml:space="preserve">  </w:t>
        </w:r>
        <w:r w:rsidR="00C71AE0" w:rsidRPr="00740349">
          <w:t>Subsection 2</w:t>
        </w:r>
        <w:r w:rsidR="00894438" w:rsidRPr="00740349">
          <w:t>04(4A)</w:t>
        </w:r>
      </w:ins>
    </w:p>
    <w:p w14:paraId="6139C30A" w14:textId="77777777" w:rsidR="00894438" w:rsidRPr="00740349" w:rsidRDefault="00894438" w:rsidP="00740349">
      <w:pPr>
        <w:pStyle w:val="Item"/>
      </w:pPr>
      <w:ins w:id="2954" w:author="Author" w:date="2024-09-12T09:53:00Z" w16du:dateUtc="2024-09-11T23:53:00Z">
        <w:r w:rsidRPr="00740349">
          <w:t>Omit “Administrative Appeals Tribunal”, substitute “Administrative Review Tribunal”.</w:t>
        </w:r>
      </w:ins>
    </w:p>
    <w:sectPr w:rsidR="00894438" w:rsidRPr="00740349" w:rsidSect="00740349">
      <w:headerReference w:type="even" r:id="rId18"/>
      <w:headerReference w:type="default" r:id="rId19"/>
      <w:footerReference w:type="even" r:id="rId20"/>
      <w:footerReference w:type="default" r:id="rId21"/>
      <w:headerReference w:type="first" r:id="rId22"/>
      <w:footerReference w:type="first" r:id="rId23"/>
      <w:pgSz w:w="11907" w:h="16839"/>
      <w:pgMar w:top="1871" w:right="2410" w:bottom="4537" w:left="2410" w:header="720" w:footer="3402" w:gutter="0"/>
      <w:lnNumType w:countBy="1" w:distance="567"/>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F2765" w14:textId="77777777" w:rsidR="008641AD" w:rsidRDefault="008641AD" w:rsidP="0048364F">
      <w:pPr>
        <w:spacing w:line="240" w:lineRule="auto"/>
      </w:pPr>
      <w:r>
        <w:separator/>
      </w:r>
    </w:p>
  </w:endnote>
  <w:endnote w:type="continuationSeparator" w:id="0">
    <w:p w14:paraId="06CA9E87" w14:textId="77777777" w:rsidR="008641AD" w:rsidRDefault="008641AD" w:rsidP="00483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AD8B8402-642D-DF4B-BEDD-B698AA83AC0E}"/>
    <w:embedBold r:id="rId2" w:fontKey="{89EBA655-82F4-D94D-9B0F-CFAEF1807E13}"/>
    <w:embedItalic r:id="rId3" w:fontKey="{2007DC2F-A3F4-DA46-AFD7-EECBABCA7CAD}"/>
    <w:embedBoldItalic r:id="rId4" w:fontKey="{0B9F7484-AB9D-3F4B-A65F-09E8611ACCF4}"/>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embedRegular r:id="rId5" w:fontKey="{B1D43ED6-379C-BD46-BEC4-B4E645D66599}"/>
    <w:embedBold r:id="rId6" w:fontKey="{5360D3D4-F619-264A-95A3-C6DEDD925BAF}"/>
    <w:embedItalic r:id="rId7" w:fontKey="{619DC70D-54A3-6743-AD1A-366993E99E51}"/>
    <w:embedBoldItalic r:id="rId8" w:fontKey="{BFE0C014-99E1-1944-B306-309C063A56B1}"/>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46">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B2E93" w14:textId="77777777" w:rsidR="00AC5012" w:rsidRPr="005F1388" w:rsidRDefault="00AC5012" w:rsidP="00740349">
    <w:pPr>
      <w:pStyle w:val="Footer"/>
      <w:tabs>
        <w:tab w:val="clear" w:pos="4153"/>
        <w:tab w:val="clear" w:pos="8306"/>
        <w:tab w:val="center" w:pos="4150"/>
        <w:tab w:val="right" w:pos="8307"/>
      </w:tabs>
      <w:spacing w:before="120"/>
      <w:jc w:val="right"/>
      <w:rPr>
        <w:i/>
        <w:sz w:val="18"/>
      </w:rPr>
    </w:pPr>
    <w:r w:rsidRPr="005F1388">
      <w:rPr>
        <w: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B7588" w14:textId="77777777" w:rsidR="00AC5012" w:rsidRDefault="00AC5012" w:rsidP="00740349">
    <w:pPr>
      <w:pStyle w:val="Footer"/>
      <w:spacing w:before="120"/>
    </w:pPr>
  </w:p>
  <w:p w14:paraId="4358B341" w14:textId="77777777" w:rsidR="00AC5012" w:rsidRPr="005F1388" w:rsidRDefault="00AC5012" w:rsidP="00685F42">
    <w:pPr>
      <w:pStyle w:val="Footer"/>
      <w:tabs>
        <w:tab w:val="clear" w:pos="4153"/>
        <w:tab w:val="clear" w:pos="8306"/>
        <w:tab w:val="center" w:pos="4150"/>
        <w:tab w:val="right" w:pos="8307"/>
      </w:tabs>
      <w:spacing w:before="120"/>
      <w:rPr>
        <w:i/>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E62DA" w14:textId="77777777" w:rsidR="00AC5012" w:rsidRPr="00ED79B6" w:rsidRDefault="00AC5012" w:rsidP="00740349">
    <w:pPr>
      <w:pStyle w:val="Footer"/>
      <w:tabs>
        <w:tab w:val="clear" w:pos="4153"/>
        <w:tab w:val="clear" w:pos="8306"/>
        <w:tab w:val="center" w:pos="4150"/>
        <w:tab w:val="right" w:pos="8307"/>
      </w:tabs>
      <w:spacing w:before="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E94F1" w14:textId="77777777" w:rsidR="00C17B6D" w:rsidRDefault="00C17B6D" w:rsidP="00850374">
    <w:pPr>
      <w:pBdr>
        <w:top w:val="single" w:sz="6" w:space="1" w:color="auto"/>
      </w:pBdr>
      <w:spacing w:before="120"/>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6"/>
      <w:gridCol w:w="5387"/>
      <w:gridCol w:w="1270"/>
    </w:tblGrid>
    <w:tr w:rsidR="00C17B6D" w14:paraId="64AF5E6A" w14:textId="77777777" w:rsidTr="0018161B">
      <w:tc>
        <w:tcPr>
          <w:tcW w:w="646" w:type="dxa"/>
        </w:tcPr>
        <w:p w14:paraId="3B74A762" w14:textId="77777777" w:rsidR="00C17B6D" w:rsidRDefault="00C17B6D" w:rsidP="0018161B">
          <w:pPr>
            <w:rPr>
              <w:sz w:val="18"/>
            </w:rPr>
          </w:pPr>
          <w:r w:rsidRPr="00ED79B6">
            <w:rPr>
              <w:i/>
              <w:sz w:val="18"/>
            </w:rPr>
            <w:fldChar w:fldCharType="begin"/>
          </w:r>
          <w:r w:rsidRPr="00ED79B6">
            <w:rPr>
              <w:i/>
              <w:sz w:val="18"/>
            </w:rPr>
            <w:instrText xml:space="preserve"> PAGE </w:instrText>
          </w:r>
          <w:r w:rsidRPr="00ED79B6">
            <w:rPr>
              <w:i/>
              <w:sz w:val="18"/>
            </w:rPr>
            <w:fldChar w:fldCharType="separate"/>
          </w:r>
          <w:r>
            <w:rPr>
              <w:i/>
              <w:noProof/>
              <w:sz w:val="18"/>
            </w:rPr>
            <w:t>ii</w:t>
          </w:r>
          <w:r w:rsidRPr="00ED79B6">
            <w:rPr>
              <w:i/>
              <w:sz w:val="18"/>
            </w:rPr>
            <w:fldChar w:fldCharType="end"/>
          </w:r>
        </w:p>
      </w:tc>
      <w:tc>
        <w:tcPr>
          <w:tcW w:w="5387" w:type="dxa"/>
        </w:tcPr>
        <w:p w14:paraId="05463F89" w14:textId="03D4F206" w:rsidR="00C17B6D" w:rsidRDefault="00C17B6D" w:rsidP="0018161B">
          <w:pPr>
            <w:jc w:val="center"/>
            <w:rPr>
              <w:sz w:val="18"/>
            </w:rPr>
          </w:pPr>
          <w:r w:rsidRPr="00ED79B6">
            <w:rPr>
              <w:i/>
              <w:sz w:val="18"/>
            </w:rPr>
            <w:fldChar w:fldCharType="begin"/>
          </w:r>
          <w:r w:rsidRPr="00ED79B6">
            <w:rPr>
              <w:i/>
              <w:sz w:val="18"/>
            </w:rPr>
            <w:instrText xml:space="preserve"> </w:instrText>
          </w:r>
          <w:r>
            <w:rPr>
              <w:i/>
              <w:sz w:val="18"/>
            </w:rPr>
            <w:instrText>DOCPROPERTY</w:instrText>
          </w:r>
          <w:r w:rsidRPr="00ED79B6">
            <w:rPr>
              <w:i/>
              <w:sz w:val="18"/>
            </w:rPr>
            <w:instrText xml:space="preserve"> ShortT </w:instrText>
          </w:r>
          <w:r w:rsidRPr="00ED79B6">
            <w:rPr>
              <w:i/>
              <w:sz w:val="18"/>
            </w:rPr>
            <w:fldChar w:fldCharType="separate"/>
          </w:r>
          <w:r w:rsidR="001E7CD6">
            <w:rPr>
              <w:i/>
              <w:sz w:val="18"/>
            </w:rPr>
            <w:t>Communications Legislation Amendment (Combatting Misinformation and Disinformation) Bill 2024</w:t>
          </w:r>
          <w:r w:rsidRPr="00ED79B6">
            <w:rPr>
              <w:i/>
              <w:sz w:val="18"/>
            </w:rPr>
            <w:fldChar w:fldCharType="end"/>
          </w:r>
        </w:p>
      </w:tc>
      <w:tc>
        <w:tcPr>
          <w:tcW w:w="1270" w:type="dxa"/>
        </w:tcPr>
        <w:p w14:paraId="73001194" w14:textId="3C0A25CC" w:rsidR="00C17B6D" w:rsidRDefault="00C17B6D" w:rsidP="0018161B">
          <w:pPr>
            <w:jc w:val="right"/>
            <w:rPr>
              <w:sz w:val="18"/>
            </w:rPr>
          </w:pPr>
          <w:r w:rsidRPr="00ED79B6">
            <w:rPr>
              <w:i/>
              <w:sz w:val="18"/>
            </w:rPr>
            <w:fldChar w:fldCharType="begin"/>
          </w:r>
          <w:r w:rsidRPr="00ED79B6">
            <w:rPr>
              <w:i/>
              <w:sz w:val="18"/>
            </w:rPr>
            <w:instrText xml:space="preserve"> </w:instrText>
          </w:r>
          <w:r>
            <w:rPr>
              <w:i/>
              <w:sz w:val="18"/>
            </w:rPr>
            <w:instrText>DOCPROPERTY</w:instrText>
          </w:r>
          <w:r w:rsidRPr="00ED79B6">
            <w:rPr>
              <w:i/>
              <w:sz w:val="18"/>
            </w:rPr>
            <w:instrText xml:space="preserve"> Actno </w:instrText>
          </w:r>
          <w:r w:rsidRPr="00ED79B6">
            <w:rPr>
              <w:i/>
              <w:sz w:val="18"/>
            </w:rPr>
            <w:fldChar w:fldCharType="separate"/>
          </w:r>
          <w:r w:rsidR="001E7CD6">
            <w:rPr>
              <w:i/>
              <w:sz w:val="18"/>
            </w:rPr>
            <w:t>No.      , 2024</w:t>
          </w:r>
          <w:r w:rsidRPr="00ED79B6">
            <w:rPr>
              <w:i/>
              <w:sz w:val="18"/>
            </w:rPr>
            <w:fldChar w:fldCharType="end"/>
          </w:r>
        </w:p>
      </w:tc>
    </w:tr>
  </w:tbl>
  <w:p w14:paraId="36C5E7E4" w14:textId="77777777" w:rsidR="00C17B6D" w:rsidRDefault="00C17B6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095A9" w14:textId="77777777" w:rsidR="00C17B6D" w:rsidRDefault="00C17B6D" w:rsidP="00850374">
    <w:pPr>
      <w:pBdr>
        <w:top w:val="single" w:sz="6" w:space="1" w:color="auto"/>
      </w:pBdr>
      <w:spacing w:before="120"/>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5387"/>
      <w:gridCol w:w="669"/>
    </w:tblGrid>
    <w:tr w:rsidR="00C17B6D" w14:paraId="41D7D226" w14:textId="77777777" w:rsidTr="0018161B">
      <w:tc>
        <w:tcPr>
          <w:tcW w:w="1247" w:type="dxa"/>
        </w:tcPr>
        <w:p w14:paraId="304A5E58" w14:textId="26D696D3" w:rsidR="00C17B6D" w:rsidRDefault="00C17B6D" w:rsidP="0018161B">
          <w:pPr>
            <w:rPr>
              <w:i/>
              <w:sz w:val="18"/>
            </w:rPr>
          </w:pPr>
          <w:r w:rsidRPr="00ED79B6">
            <w:rPr>
              <w:i/>
              <w:sz w:val="18"/>
            </w:rPr>
            <w:fldChar w:fldCharType="begin"/>
          </w:r>
          <w:r w:rsidRPr="00ED79B6">
            <w:rPr>
              <w:i/>
              <w:sz w:val="18"/>
            </w:rPr>
            <w:instrText xml:space="preserve"> </w:instrText>
          </w:r>
          <w:r>
            <w:rPr>
              <w:i/>
              <w:sz w:val="18"/>
            </w:rPr>
            <w:instrText>DOCPROPERTY</w:instrText>
          </w:r>
          <w:r w:rsidRPr="00ED79B6">
            <w:rPr>
              <w:i/>
              <w:sz w:val="18"/>
            </w:rPr>
            <w:instrText xml:space="preserve"> Actno </w:instrText>
          </w:r>
          <w:r w:rsidRPr="00ED79B6">
            <w:rPr>
              <w:i/>
              <w:sz w:val="18"/>
            </w:rPr>
            <w:fldChar w:fldCharType="separate"/>
          </w:r>
          <w:r w:rsidR="001E7CD6">
            <w:rPr>
              <w:i/>
              <w:sz w:val="18"/>
            </w:rPr>
            <w:t>No.      , 2024</w:t>
          </w:r>
          <w:r w:rsidRPr="00ED79B6">
            <w:rPr>
              <w:i/>
              <w:sz w:val="18"/>
            </w:rPr>
            <w:fldChar w:fldCharType="end"/>
          </w:r>
        </w:p>
      </w:tc>
      <w:tc>
        <w:tcPr>
          <w:tcW w:w="5387" w:type="dxa"/>
        </w:tcPr>
        <w:p w14:paraId="301229D1" w14:textId="658B3CE6" w:rsidR="00C17B6D" w:rsidRDefault="00C17B6D" w:rsidP="0018161B">
          <w:pPr>
            <w:jc w:val="center"/>
            <w:rPr>
              <w:i/>
              <w:sz w:val="18"/>
            </w:rPr>
          </w:pPr>
          <w:r w:rsidRPr="00ED79B6">
            <w:rPr>
              <w:i/>
              <w:sz w:val="18"/>
            </w:rPr>
            <w:fldChar w:fldCharType="begin"/>
          </w:r>
          <w:r w:rsidRPr="00ED79B6">
            <w:rPr>
              <w:i/>
              <w:sz w:val="18"/>
            </w:rPr>
            <w:instrText xml:space="preserve"> </w:instrText>
          </w:r>
          <w:r>
            <w:rPr>
              <w:i/>
              <w:sz w:val="18"/>
            </w:rPr>
            <w:instrText>DOCPROPERTY</w:instrText>
          </w:r>
          <w:r w:rsidRPr="00ED79B6">
            <w:rPr>
              <w:i/>
              <w:sz w:val="18"/>
            </w:rPr>
            <w:instrText xml:space="preserve"> ShortT </w:instrText>
          </w:r>
          <w:r w:rsidRPr="00ED79B6">
            <w:rPr>
              <w:i/>
              <w:sz w:val="18"/>
            </w:rPr>
            <w:fldChar w:fldCharType="separate"/>
          </w:r>
          <w:r w:rsidR="001E7CD6">
            <w:rPr>
              <w:i/>
              <w:sz w:val="18"/>
            </w:rPr>
            <w:t>Communications Legislation Amendment (Combatting Misinformation and Disinformation) Bill 2024</w:t>
          </w:r>
          <w:r w:rsidRPr="00ED79B6">
            <w:rPr>
              <w:i/>
              <w:sz w:val="18"/>
            </w:rPr>
            <w:fldChar w:fldCharType="end"/>
          </w:r>
        </w:p>
      </w:tc>
      <w:tc>
        <w:tcPr>
          <w:tcW w:w="669" w:type="dxa"/>
        </w:tcPr>
        <w:p w14:paraId="43DAF438" w14:textId="77777777" w:rsidR="00C17B6D" w:rsidRDefault="00C17B6D" w:rsidP="0018161B">
          <w:pPr>
            <w:jc w:val="right"/>
            <w:rPr>
              <w:sz w:val="18"/>
            </w:rPr>
          </w:pPr>
          <w:r w:rsidRPr="00ED79B6">
            <w:rPr>
              <w:i/>
              <w:sz w:val="18"/>
            </w:rPr>
            <w:fldChar w:fldCharType="begin"/>
          </w:r>
          <w:r w:rsidRPr="00ED79B6">
            <w:rPr>
              <w:i/>
              <w:sz w:val="18"/>
            </w:rPr>
            <w:instrText xml:space="preserve"> PAGE </w:instrText>
          </w:r>
          <w:r w:rsidRPr="00ED79B6">
            <w:rPr>
              <w:i/>
              <w:sz w:val="18"/>
            </w:rPr>
            <w:fldChar w:fldCharType="separate"/>
          </w:r>
          <w:r>
            <w:rPr>
              <w:i/>
              <w:noProof/>
              <w:sz w:val="18"/>
            </w:rPr>
            <w:t>i</w:t>
          </w:r>
          <w:r w:rsidRPr="00ED79B6">
            <w:rPr>
              <w:i/>
              <w:sz w:val="18"/>
            </w:rPr>
            <w:fldChar w:fldCharType="end"/>
          </w:r>
        </w:p>
      </w:tc>
    </w:tr>
  </w:tbl>
  <w:p w14:paraId="0FA5D26D" w14:textId="77777777" w:rsidR="00C17B6D" w:rsidRPr="00ED79B6" w:rsidRDefault="00C17B6D" w:rsidP="00055B5C">
    <w:pPr>
      <w:rPr>
        <w:sz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FCAC5" w14:textId="77777777" w:rsidR="00AC5012" w:rsidRPr="00A961C4" w:rsidRDefault="00AC5012" w:rsidP="00740349">
    <w:pPr>
      <w:pBdr>
        <w:top w:val="single" w:sz="6" w:space="1" w:color="auto"/>
      </w:pBdr>
      <w:spacing w:before="120"/>
      <w:jc w:val="right"/>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6"/>
      <w:gridCol w:w="5387"/>
      <w:gridCol w:w="1270"/>
    </w:tblGrid>
    <w:tr w:rsidR="00AC5012" w14:paraId="58900510" w14:textId="77777777" w:rsidTr="009C0505">
      <w:tc>
        <w:tcPr>
          <w:tcW w:w="646" w:type="dxa"/>
        </w:tcPr>
        <w:p w14:paraId="6232C24E" w14:textId="77777777" w:rsidR="00AC5012" w:rsidRDefault="00AC5012" w:rsidP="003B4253">
          <w:pPr>
            <w:rPr>
              <w:sz w:val="18"/>
            </w:rPr>
          </w:pPr>
          <w:r w:rsidRPr="007A1328">
            <w:rPr>
              <w:i/>
              <w:sz w:val="18"/>
            </w:rPr>
            <w:fldChar w:fldCharType="begin"/>
          </w:r>
          <w:r w:rsidRPr="007A1328">
            <w:rPr>
              <w:i/>
              <w:sz w:val="18"/>
            </w:rPr>
            <w:instrText xml:space="preserve"> PAGE </w:instrText>
          </w:r>
          <w:r w:rsidRPr="007A1328">
            <w:rPr>
              <w:i/>
              <w:sz w:val="18"/>
            </w:rPr>
            <w:fldChar w:fldCharType="separate"/>
          </w:r>
          <w:r>
            <w:rPr>
              <w:i/>
              <w:noProof/>
              <w:sz w:val="18"/>
            </w:rPr>
            <w:t>2</w:t>
          </w:r>
          <w:r w:rsidRPr="007A1328">
            <w:rPr>
              <w:i/>
              <w:sz w:val="18"/>
            </w:rPr>
            <w:fldChar w:fldCharType="end"/>
          </w:r>
        </w:p>
      </w:tc>
      <w:tc>
        <w:tcPr>
          <w:tcW w:w="5387" w:type="dxa"/>
        </w:tcPr>
        <w:p w14:paraId="505502E7" w14:textId="66C332F5" w:rsidR="00AC5012" w:rsidRDefault="00AC5012" w:rsidP="003B4253">
          <w:pPr>
            <w:jc w:val="center"/>
            <w:rPr>
              <w:sz w:val="18"/>
            </w:rPr>
          </w:pPr>
          <w:r w:rsidRPr="007A1328">
            <w:rPr>
              <w:i/>
              <w:sz w:val="18"/>
            </w:rPr>
            <w:fldChar w:fldCharType="begin"/>
          </w:r>
          <w:r w:rsidRPr="007A1328">
            <w:rPr>
              <w:i/>
              <w:sz w:val="18"/>
            </w:rPr>
            <w:instrText xml:space="preserve"> </w:instrText>
          </w:r>
          <w:r>
            <w:rPr>
              <w:i/>
              <w:sz w:val="18"/>
            </w:rPr>
            <w:instrText>DOCPROPERTY</w:instrText>
          </w:r>
          <w:r w:rsidRPr="007A1328">
            <w:rPr>
              <w:i/>
              <w:sz w:val="18"/>
            </w:rPr>
            <w:instrText xml:space="preserve"> ShortT </w:instrText>
          </w:r>
          <w:r w:rsidRPr="007A1328">
            <w:rPr>
              <w:i/>
              <w:sz w:val="18"/>
            </w:rPr>
            <w:fldChar w:fldCharType="separate"/>
          </w:r>
          <w:r w:rsidR="001E7CD6">
            <w:rPr>
              <w:i/>
              <w:sz w:val="18"/>
            </w:rPr>
            <w:t>Communications Legislation Amendment (Combatting Misinformation and Disinformation) Bill 2024</w:t>
          </w:r>
          <w:r w:rsidRPr="007A1328">
            <w:rPr>
              <w:i/>
              <w:sz w:val="18"/>
            </w:rPr>
            <w:fldChar w:fldCharType="end"/>
          </w:r>
        </w:p>
      </w:tc>
      <w:tc>
        <w:tcPr>
          <w:tcW w:w="1270" w:type="dxa"/>
        </w:tcPr>
        <w:p w14:paraId="685D2637" w14:textId="74471945" w:rsidR="00AC5012" w:rsidRDefault="00AC5012" w:rsidP="003B4253">
          <w:pPr>
            <w:jc w:val="right"/>
            <w:rPr>
              <w:sz w:val="18"/>
            </w:rPr>
          </w:pPr>
          <w:r w:rsidRPr="007A1328">
            <w:rPr>
              <w:i/>
              <w:sz w:val="18"/>
            </w:rPr>
            <w:fldChar w:fldCharType="begin"/>
          </w:r>
          <w:r w:rsidRPr="007A1328">
            <w:rPr>
              <w:i/>
              <w:sz w:val="18"/>
            </w:rPr>
            <w:instrText xml:space="preserve"> </w:instrText>
          </w:r>
          <w:r>
            <w:rPr>
              <w:i/>
              <w:sz w:val="18"/>
            </w:rPr>
            <w:instrText>DOCPROPERTY</w:instrText>
          </w:r>
          <w:r w:rsidRPr="007A1328">
            <w:rPr>
              <w:i/>
              <w:sz w:val="18"/>
            </w:rPr>
            <w:instrText xml:space="preserve"> Actno </w:instrText>
          </w:r>
          <w:r w:rsidRPr="007A1328">
            <w:rPr>
              <w:i/>
              <w:sz w:val="18"/>
            </w:rPr>
            <w:fldChar w:fldCharType="separate"/>
          </w:r>
          <w:r w:rsidR="001E7CD6">
            <w:rPr>
              <w:i/>
              <w:sz w:val="18"/>
            </w:rPr>
            <w:t>No.      , 2024</w:t>
          </w:r>
          <w:r w:rsidRPr="007A1328">
            <w:rPr>
              <w:i/>
              <w:sz w:val="18"/>
            </w:rPr>
            <w:fldChar w:fldCharType="end"/>
          </w:r>
        </w:p>
      </w:tc>
    </w:tr>
  </w:tbl>
  <w:p w14:paraId="281F2509" w14:textId="77777777" w:rsidR="00AC5012" w:rsidRPr="00A961C4" w:rsidRDefault="00AC5012" w:rsidP="00055B5C">
    <w:pPr>
      <w:rPr>
        <w:i/>
        <w:sz w:val="1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D6D42" w14:textId="77777777" w:rsidR="00AC5012" w:rsidRPr="00A961C4" w:rsidRDefault="00AC5012" w:rsidP="00740349">
    <w:pPr>
      <w:pBdr>
        <w:top w:val="single" w:sz="6" w:space="1" w:color="auto"/>
      </w:pBdr>
      <w:spacing w:before="120"/>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5387"/>
      <w:gridCol w:w="669"/>
    </w:tblGrid>
    <w:tr w:rsidR="00AC5012" w14:paraId="55356283" w14:textId="77777777" w:rsidTr="009C0505">
      <w:tc>
        <w:tcPr>
          <w:tcW w:w="1247" w:type="dxa"/>
        </w:tcPr>
        <w:p w14:paraId="72853E03" w14:textId="5A02A1F7" w:rsidR="00AC5012" w:rsidRDefault="00AC5012" w:rsidP="003B4253">
          <w:pPr>
            <w:rPr>
              <w:sz w:val="18"/>
            </w:rPr>
          </w:pPr>
          <w:r w:rsidRPr="007A1328">
            <w:rPr>
              <w:i/>
              <w:sz w:val="18"/>
            </w:rPr>
            <w:fldChar w:fldCharType="begin"/>
          </w:r>
          <w:r w:rsidRPr="007A1328">
            <w:rPr>
              <w:i/>
              <w:sz w:val="18"/>
            </w:rPr>
            <w:instrText xml:space="preserve"> </w:instrText>
          </w:r>
          <w:r>
            <w:rPr>
              <w:i/>
              <w:sz w:val="18"/>
            </w:rPr>
            <w:instrText>DOCPROPERTY</w:instrText>
          </w:r>
          <w:r w:rsidRPr="007A1328">
            <w:rPr>
              <w:i/>
              <w:sz w:val="18"/>
            </w:rPr>
            <w:instrText xml:space="preserve"> Actno </w:instrText>
          </w:r>
          <w:r w:rsidRPr="007A1328">
            <w:rPr>
              <w:i/>
              <w:sz w:val="18"/>
            </w:rPr>
            <w:fldChar w:fldCharType="separate"/>
          </w:r>
          <w:r w:rsidR="001E7CD6">
            <w:rPr>
              <w:i/>
              <w:sz w:val="18"/>
            </w:rPr>
            <w:t>No.      , 2024</w:t>
          </w:r>
          <w:r w:rsidRPr="007A1328">
            <w:rPr>
              <w:i/>
              <w:sz w:val="18"/>
            </w:rPr>
            <w:fldChar w:fldCharType="end"/>
          </w:r>
        </w:p>
      </w:tc>
      <w:tc>
        <w:tcPr>
          <w:tcW w:w="5387" w:type="dxa"/>
        </w:tcPr>
        <w:p w14:paraId="7CA8EC67" w14:textId="239E8F4D" w:rsidR="00AC5012" w:rsidRDefault="00AC5012" w:rsidP="003B4253">
          <w:pPr>
            <w:jc w:val="center"/>
            <w:rPr>
              <w:sz w:val="18"/>
            </w:rPr>
          </w:pPr>
          <w:r w:rsidRPr="007A1328">
            <w:rPr>
              <w:i/>
              <w:sz w:val="18"/>
            </w:rPr>
            <w:fldChar w:fldCharType="begin"/>
          </w:r>
          <w:r w:rsidRPr="007A1328">
            <w:rPr>
              <w:i/>
              <w:sz w:val="18"/>
            </w:rPr>
            <w:instrText xml:space="preserve"> </w:instrText>
          </w:r>
          <w:r>
            <w:rPr>
              <w:i/>
              <w:sz w:val="18"/>
            </w:rPr>
            <w:instrText>DOCPROPERTY</w:instrText>
          </w:r>
          <w:r w:rsidRPr="007A1328">
            <w:rPr>
              <w:i/>
              <w:sz w:val="18"/>
            </w:rPr>
            <w:instrText xml:space="preserve"> ShortT </w:instrText>
          </w:r>
          <w:r w:rsidRPr="007A1328">
            <w:rPr>
              <w:i/>
              <w:sz w:val="18"/>
            </w:rPr>
            <w:fldChar w:fldCharType="separate"/>
          </w:r>
          <w:r w:rsidR="001E7CD6">
            <w:rPr>
              <w:i/>
              <w:sz w:val="18"/>
            </w:rPr>
            <w:t>Communications Legislation Amendment (Combatting Misinformation and Disinformation) Bill 2024</w:t>
          </w:r>
          <w:r w:rsidRPr="007A1328">
            <w:rPr>
              <w:i/>
              <w:sz w:val="18"/>
            </w:rPr>
            <w:fldChar w:fldCharType="end"/>
          </w:r>
        </w:p>
      </w:tc>
      <w:tc>
        <w:tcPr>
          <w:tcW w:w="669" w:type="dxa"/>
        </w:tcPr>
        <w:p w14:paraId="77821A3C" w14:textId="77777777" w:rsidR="00AC5012" w:rsidRDefault="00AC5012" w:rsidP="003B4253">
          <w:pPr>
            <w:jc w:val="right"/>
            <w:rPr>
              <w:sz w:val="18"/>
            </w:rPr>
          </w:pPr>
          <w:r w:rsidRPr="007A1328">
            <w:rPr>
              <w:i/>
              <w:sz w:val="18"/>
            </w:rPr>
            <w:fldChar w:fldCharType="begin"/>
          </w:r>
          <w:r w:rsidRPr="007A1328">
            <w:rPr>
              <w:i/>
              <w:sz w:val="18"/>
            </w:rPr>
            <w:instrText xml:space="preserve"> PAGE </w:instrText>
          </w:r>
          <w:r w:rsidRPr="007A1328">
            <w:rPr>
              <w:i/>
              <w:sz w:val="18"/>
            </w:rPr>
            <w:fldChar w:fldCharType="separate"/>
          </w:r>
          <w:r>
            <w:rPr>
              <w:i/>
              <w:noProof/>
              <w:sz w:val="18"/>
            </w:rPr>
            <w:t>3</w:t>
          </w:r>
          <w:r w:rsidRPr="007A1328">
            <w:rPr>
              <w:i/>
              <w:sz w:val="18"/>
            </w:rPr>
            <w:fldChar w:fldCharType="end"/>
          </w:r>
        </w:p>
      </w:tc>
    </w:tr>
  </w:tbl>
  <w:p w14:paraId="7C111906" w14:textId="77777777" w:rsidR="00AC5012" w:rsidRPr="00055B5C" w:rsidRDefault="00AC5012" w:rsidP="00055B5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B4500" w14:textId="77777777" w:rsidR="00AC5012" w:rsidRPr="00A961C4" w:rsidRDefault="00AC5012" w:rsidP="00740349">
    <w:pPr>
      <w:pBdr>
        <w:top w:val="single" w:sz="6" w:space="1" w:color="auto"/>
      </w:pBdr>
      <w:spacing w:before="120"/>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5216"/>
      <w:gridCol w:w="653"/>
    </w:tblGrid>
    <w:tr w:rsidR="00AC5012" w14:paraId="2BB0A536" w14:textId="77777777" w:rsidTr="009C0505">
      <w:tc>
        <w:tcPr>
          <w:tcW w:w="1247" w:type="dxa"/>
        </w:tcPr>
        <w:p w14:paraId="5D72BFC1" w14:textId="47A07432" w:rsidR="00AC5012" w:rsidRDefault="00AC5012" w:rsidP="003B4253">
          <w:pPr>
            <w:rPr>
              <w:sz w:val="18"/>
            </w:rPr>
          </w:pPr>
          <w:r w:rsidRPr="007A1328">
            <w:rPr>
              <w:i/>
              <w:sz w:val="18"/>
            </w:rPr>
            <w:fldChar w:fldCharType="begin"/>
          </w:r>
          <w:r w:rsidRPr="007A1328">
            <w:rPr>
              <w:i/>
              <w:sz w:val="18"/>
            </w:rPr>
            <w:instrText xml:space="preserve"> </w:instrText>
          </w:r>
          <w:r>
            <w:rPr>
              <w:i/>
              <w:sz w:val="18"/>
            </w:rPr>
            <w:instrText>DOCPROPERTY</w:instrText>
          </w:r>
          <w:r w:rsidRPr="007A1328">
            <w:rPr>
              <w:i/>
              <w:sz w:val="18"/>
            </w:rPr>
            <w:instrText xml:space="preserve"> Actno </w:instrText>
          </w:r>
          <w:r w:rsidRPr="007A1328">
            <w:rPr>
              <w:i/>
              <w:sz w:val="18"/>
            </w:rPr>
            <w:fldChar w:fldCharType="separate"/>
          </w:r>
          <w:r w:rsidR="001E7CD6">
            <w:rPr>
              <w:i/>
              <w:sz w:val="18"/>
            </w:rPr>
            <w:t>No.      , 2024</w:t>
          </w:r>
          <w:r w:rsidRPr="007A1328">
            <w:rPr>
              <w:i/>
              <w:sz w:val="18"/>
            </w:rPr>
            <w:fldChar w:fldCharType="end"/>
          </w:r>
        </w:p>
      </w:tc>
      <w:tc>
        <w:tcPr>
          <w:tcW w:w="5387" w:type="dxa"/>
        </w:tcPr>
        <w:p w14:paraId="16333624" w14:textId="3384F688" w:rsidR="00AC5012" w:rsidRDefault="00AC5012" w:rsidP="003B4253">
          <w:pPr>
            <w:jc w:val="center"/>
            <w:rPr>
              <w:sz w:val="18"/>
            </w:rPr>
          </w:pPr>
          <w:r w:rsidRPr="007A1328">
            <w:rPr>
              <w:i/>
              <w:sz w:val="18"/>
            </w:rPr>
            <w:fldChar w:fldCharType="begin"/>
          </w:r>
          <w:r w:rsidRPr="007A1328">
            <w:rPr>
              <w:i/>
              <w:sz w:val="18"/>
            </w:rPr>
            <w:instrText xml:space="preserve"> </w:instrText>
          </w:r>
          <w:r>
            <w:rPr>
              <w:i/>
              <w:sz w:val="18"/>
            </w:rPr>
            <w:instrText>DOCPROPERTY</w:instrText>
          </w:r>
          <w:r w:rsidRPr="007A1328">
            <w:rPr>
              <w:i/>
              <w:sz w:val="18"/>
            </w:rPr>
            <w:instrText xml:space="preserve"> ShortT </w:instrText>
          </w:r>
          <w:r w:rsidRPr="007A1328">
            <w:rPr>
              <w:i/>
              <w:sz w:val="18"/>
            </w:rPr>
            <w:fldChar w:fldCharType="separate"/>
          </w:r>
          <w:r w:rsidR="001E7CD6">
            <w:rPr>
              <w:i/>
              <w:sz w:val="18"/>
            </w:rPr>
            <w:t>Communications Legislation Amendment (Combatting Misinformation and Disinformation) Bill 2024</w:t>
          </w:r>
          <w:r w:rsidRPr="007A1328">
            <w:rPr>
              <w:i/>
              <w:sz w:val="18"/>
            </w:rPr>
            <w:fldChar w:fldCharType="end"/>
          </w:r>
        </w:p>
      </w:tc>
      <w:tc>
        <w:tcPr>
          <w:tcW w:w="669" w:type="dxa"/>
        </w:tcPr>
        <w:p w14:paraId="45B0D38D" w14:textId="77777777" w:rsidR="00AC5012" w:rsidRDefault="00AC5012" w:rsidP="003B4253">
          <w:pPr>
            <w:jc w:val="right"/>
            <w:rPr>
              <w:sz w:val="18"/>
            </w:rPr>
          </w:pPr>
          <w:r w:rsidRPr="007A1328">
            <w:rPr>
              <w:i/>
              <w:sz w:val="18"/>
            </w:rPr>
            <w:fldChar w:fldCharType="begin"/>
          </w:r>
          <w:r w:rsidRPr="007A1328">
            <w:rPr>
              <w:i/>
              <w:sz w:val="18"/>
            </w:rPr>
            <w:instrText xml:space="preserve"> PAGE </w:instrText>
          </w:r>
          <w:r w:rsidRPr="007A1328">
            <w:rPr>
              <w:i/>
              <w:sz w:val="18"/>
            </w:rPr>
            <w:fldChar w:fldCharType="separate"/>
          </w:r>
          <w:r>
            <w:rPr>
              <w:i/>
              <w:noProof/>
              <w:sz w:val="18"/>
            </w:rPr>
            <w:t>1</w:t>
          </w:r>
          <w:r w:rsidRPr="007A1328">
            <w:rPr>
              <w:i/>
              <w:sz w:val="18"/>
            </w:rPr>
            <w:fldChar w:fldCharType="end"/>
          </w:r>
        </w:p>
      </w:tc>
    </w:tr>
  </w:tbl>
  <w:p w14:paraId="32BECC0E" w14:textId="77777777" w:rsidR="00AC5012" w:rsidRPr="00A961C4" w:rsidRDefault="00AC5012" w:rsidP="00055B5C">
    <w:pPr>
      <w:jc w:val="right"/>
      <w:rPr>
        <w:i/>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0AEED" w14:textId="77777777" w:rsidR="008641AD" w:rsidRDefault="008641AD" w:rsidP="0048364F">
      <w:pPr>
        <w:spacing w:line="240" w:lineRule="auto"/>
      </w:pPr>
      <w:r>
        <w:separator/>
      </w:r>
    </w:p>
  </w:footnote>
  <w:footnote w:type="continuationSeparator" w:id="0">
    <w:p w14:paraId="4F222AB0" w14:textId="77777777" w:rsidR="008641AD" w:rsidRDefault="008641AD" w:rsidP="004836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FCB9F" w14:textId="77777777" w:rsidR="00AC5012" w:rsidRPr="005F1388" w:rsidRDefault="00AC5012" w:rsidP="00D477C3">
    <w:pPr>
      <w:pStyle w:val="Header"/>
      <w:tabs>
        <w:tab w:val="clear" w:pos="4150"/>
        <w:tab w:val="clear" w:pos="8307"/>
      </w:tabs>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4321D" w14:textId="77777777" w:rsidR="00AC5012" w:rsidRPr="005F1388" w:rsidRDefault="00AC5012" w:rsidP="00D477C3">
    <w:pPr>
      <w:pStyle w:val="Header"/>
      <w:tabs>
        <w:tab w:val="clear" w:pos="4150"/>
        <w:tab w:val="clear" w:pos="8307"/>
      </w:tabs>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A3A76" w14:textId="77777777" w:rsidR="00AC5012" w:rsidRPr="005F1388" w:rsidRDefault="00AC5012" w:rsidP="0048364F">
    <w:pPr>
      <w:pStyle w:val="Header"/>
      <w:tabs>
        <w:tab w:val="clear" w:pos="4150"/>
        <w:tab w:val="clear" w:pos="8307"/>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87DD" w14:textId="77777777" w:rsidR="00C17B6D" w:rsidRPr="00ED79B6" w:rsidRDefault="00C17B6D" w:rsidP="00D477C3">
    <w:pPr>
      <w:pBdr>
        <w:bottom w:val="single" w:sz="6" w:space="1" w:color="auto"/>
      </w:pBdr>
      <w:spacing w:before="1000" w:after="120"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9984E" w14:textId="77777777" w:rsidR="00C17B6D" w:rsidRPr="00ED79B6" w:rsidRDefault="00C17B6D" w:rsidP="00D477C3">
    <w:pPr>
      <w:pBdr>
        <w:bottom w:val="single" w:sz="6" w:space="1" w:color="auto"/>
      </w:pBdr>
      <w:spacing w:before="1000" w:after="12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B5321" w14:textId="77777777" w:rsidR="00C17B6D" w:rsidRPr="00ED79B6" w:rsidRDefault="00C17B6D" w:rsidP="0048364F">
    <w:pPr>
      <w:pStyle w:val="Header"/>
      <w:tabs>
        <w:tab w:val="clear" w:pos="4150"/>
        <w:tab w:val="clear" w:pos="8307"/>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8F08B" w14:textId="610FA797" w:rsidR="00AC5012" w:rsidRPr="00A961C4" w:rsidRDefault="00AC5012" w:rsidP="0048364F">
    <w:pPr>
      <w:rPr>
        <w:b/>
        <w:sz w:val="20"/>
      </w:rPr>
    </w:pPr>
    <w:r>
      <w:rPr>
        <w:b/>
        <w:sz w:val="20"/>
      </w:rPr>
      <w:fldChar w:fldCharType="begin"/>
    </w:r>
    <w:r>
      <w:rPr>
        <w:b/>
        <w:sz w:val="20"/>
      </w:rPr>
      <w:instrText xml:space="preserve"> STYLEREF CharAmSchNo </w:instrText>
    </w:r>
    <w:r w:rsidR="001E1D11">
      <w:rPr>
        <w:b/>
        <w:sz w:val="20"/>
      </w:rPr>
      <w:fldChar w:fldCharType="separate"/>
    </w:r>
    <w:r w:rsidR="001E1D11">
      <w:rPr>
        <w:b/>
        <w:noProof/>
        <w:sz w:val="20"/>
      </w:rPr>
      <w:t>Schedule 1</w:t>
    </w:r>
    <w:r>
      <w:rPr>
        <w:b/>
        <w:sz w:val="20"/>
      </w:rPr>
      <w:fldChar w:fldCharType="end"/>
    </w:r>
    <w:r w:rsidRPr="00A961C4">
      <w:rPr>
        <w:sz w:val="20"/>
      </w:rPr>
      <w:t xml:space="preserve">  </w:t>
    </w:r>
    <w:r>
      <w:rPr>
        <w:sz w:val="20"/>
      </w:rPr>
      <w:fldChar w:fldCharType="begin"/>
    </w:r>
    <w:r>
      <w:rPr>
        <w:sz w:val="20"/>
      </w:rPr>
      <w:instrText xml:space="preserve"> STYLEREF CharAmSchText </w:instrText>
    </w:r>
    <w:r w:rsidR="001E1D11">
      <w:rPr>
        <w:sz w:val="20"/>
      </w:rPr>
      <w:fldChar w:fldCharType="separate"/>
    </w:r>
    <w:r w:rsidR="001E1D11">
      <w:rPr>
        <w:noProof/>
        <w:sz w:val="20"/>
      </w:rPr>
      <w:t>Main amendments</w:t>
    </w:r>
    <w:r>
      <w:rPr>
        <w:sz w:val="20"/>
      </w:rPr>
      <w:fldChar w:fldCharType="end"/>
    </w:r>
  </w:p>
  <w:p w14:paraId="14C0ADC9" w14:textId="2D2D0B53" w:rsidR="00AC5012" w:rsidRPr="00A961C4" w:rsidRDefault="00AC5012" w:rsidP="0048364F">
    <w:pPr>
      <w:rPr>
        <w:b/>
        <w:sz w:val="20"/>
      </w:rPr>
    </w:pPr>
    <w:r>
      <w:rPr>
        <w:b/>
        <w:sz w:val="20"/>
      </w:rPr>
      <w:fldChar w:fldCharType="begin"/>
    </w:r>
    <w:r>
      <w:rPr>
        <w:b/>
        <w:sz w:val="20"/>
      </w:rPr>
      <w:instrText xml:space="preserve"> STYLEREF CharAmPartNo </w:instrText>
    </w:r>
    <w:r>
      <w:rPr>
        <w:b/>
        <w:sz w:val="20"/>
      </w:rPr>
      <w:fldChar w:fldCharType="end"/>
    </w:r>
    <w:r w:rsidRPr="00A961C4">
      <w:rPr>
        <w:sz w:val="20"/>
      </w:rPr>
      <w:t xml:space="preserve">  </w:t>
    </w:r>
    <w:r>
      <w:rPr>
        <w:sz w:val="20"/>
      </w:rPr>
      <w:fldChar w:fldCharType="begin"/>
    </w:r>
    <w:r>
      <w:rPr>
        <w:sz w:val="20"/>
      </w:rPr>
      <w:instrText xml:space="preserve"> STYLEREF CharAmPartText </w:instrText>
    </w:r>
    <w:r>
      <w:rPr>
        <w:sz w:val="20"/>
      </w:rPr>
      <w:fldChar w:fldCharType="end"/>
    </w:r>
  </w:p>
  <w:p w14:paraId="3ED7AEB8" w14:textId="77777777" w:rsidR="00AC5012" w:rsidRPr="00A961C4" w:rsidRDefault="00AC5012" w:rsidP="00D477C3">
    <w:pPr>
      <w:pBdr>
        <w:bottom w:val="single" w:sz="6" w:space="1" w:color="auto"/>
      </w:pBdr>
      <w:spacing w:after="12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E382F" w14:textId="400870CA" w:rsidR="00AC5012" w:rsidRPr="00A961C4" w:rsidRDefault="00AC5012" w:rsidP="0048364F">
    <w:pPr>
      <w:jc w:val="right"/>
      <w:rPr>
        <w:sz w:val="20"/>
      </w:rPr>
    </w:pPr>
    <w:r w:rsidRPr="00A961C4">
      <w:rPr>
        <w:sz w:val="20"/>
      </w:rPr>
      <w:fldChar w:fldCharType="begin"/>
    </w:r>
    <w:r w:rsidRPr="00A961C4">
      <w:rPr>
        <w:sz w:val="20"/>
      </w:rPr>
      <w:instrText xml:space="preserve"> STYLEREF CharAmSchText </w:instrText>
    </w:r>
    <w:r w:rsidRPr="00A961C4">
      <w:rPr>
        <w:sz w:val="20"/>
      </w:rPr>
      <w:fldChar w:fldCharType="separate"/>
    </w:r>
    <w:r w:rsidR="001E1D11">
      <w:rPr>
        <w:noProof/>
        <w:sz w:val="20"/>
      </w:rPr>
      <w:t>Main amendments</w:t>
    </w:r>
    <w:r w:rsidRPr="00A961C4">
      <w:rPr>
        <w:sz w:val="20"/>
      </w:rPr>
      <w:fldChar w:fldCharType="end"/>
    </w:r>
    <w:r w:rsidRPr="00A961C4">
      <w:rPr>
        <w:sz w:val="20"/>
      </w:rPr>
      <w:t xml:space="preserve"> </w:t>
    </w:r>
    <w:r w:rsidRPr="00A961C4">
      <w:rPr>
        <w:b/>
        <w:sz w:val="20"/>
      </w:rPr>
      <w:t xml:space="preserve"> </w:t>
    </w:r>
    <w:r>
      <w:rPr>
        <w:b/>
        <w:sz w:val="20"/>
      </w:rPr>
      <w:fldChar w:fldCharType="begin"/>
    </w:r>
    <w:r>
      <w:rPr>
        <w:b/>
        <w:sz w:val="20"/>
      </w:rPr>
      <w:instrText xml:space="preserve"> STYLEREF CharAmSchNo </w:instrText>
    </w:r>
    <w:r>
      <w:rPr>
        <w:b/>
        <w:sz w:val="20"/>
      </w:rPr>
      <w:fldChar w:fldCharType="separate"/>
    </w:r>
    <w:r w:rsidR="001E1D11">
      <w:rPr>
        <w:b/>
        <w:noProof/>
        <w:sz w:val="20"/>
      </w:rPr>
      <w:t>Schedule 1</w:t>
    </w:r>
    <w:r>
      <w:rPr>
        <w:b/>
        <w:sz w:val="20"/>
      </w:rPr>
      <w:fldChar w:fldCharType="end"/>
    </w:r>
  </w:p>
  <w:p w14:paraId="284E424F" w14:textId="5CA03C49" w:rsidR="00AC5012" w:rsidRPr="00A961C4" w:rsidRDefault="00AC5012" w:rsidP="0048364F">
    <w:pPr>
      <w:jc w:val="right"/>
      <w:rPr>
        <w:b/>
        <w:sz w:val="20"/>
      </w:rPr>
    </w:pPr>
    <w:r w:rsidRPr="00A961C4">
      <w:rPr>
        <w:sz w:val="20"/>
      </w:rPr>
      <w:fldChar w:fldCharType="begin"/>
    </w:r>
    <w:r w:rsidRPr="00A961C4">
      <w:rPr>
        <w:sz w:val="20"/>
      </w:rPr>
      <w:instrText xml:space="preserve"> STYLEREF CharAmPartText </w:instrText>
    </w:r>
    <w:r w:rsidRPr="00A961C4">
      <w:rPr>
        <w:sz w:val="20"/>
      </w:rPr>
      <w:fldChar w:fldCharType="end"/>
    </w:r>
    <w:r w:rsidRPr="00A961C4">
      <w:rPr>
        <w:sz w:val="20"/>
      </w:rPr>
      <w:t xml:space="preserve"> </w:t>
    </w:r>
    <w:r w:rsidRPr="00A961C4">
      <w:rPr>
        <w:b/>
        <w:sz w:val="20"/>
      </w:rPr>
      <w:t xml:space="preserve"> </w:t>
    </w:r>
    <w:r w:rsidRPr="00A961C4">
      <w:rPr>
        <w:b/>
        <w:sz w:val="20"/>
      </w:rPr>
      <w:fldChar w:fldCharType="begin"/>
    </w:r>
    <w:r w:rsidRPr="00A961C4">
      <w:rPr>
        <w:b/>
        <w:sz w:val="20"/>
      </w:rPr>
      <w:instrText xml:space="preserve"> STYLEREF CharAmPartNo </w:instrText>
    </w:r>
    <w:r w:rsidRPr="00A961C4">
      <w:rPr>
        <w:b/>
        <w:sz w:val="20"/>
      </w:rPr>
      <w:fldChar w:fldCharType="end"/>
    </w:r>
  </w:p>
  <w:p w14:paraId="5D52A55E" w14:textId="77777777" w:rsidR="00AC5012" w:rsidRPr="00A961C4" w:rsidRDefault="00AC5012" w:rsidP="00D477C3">
    <w:pPr>
      <w:pBdr>
        <w:bottom w:val="single" w:sz="6" w:space="1" w:color="auto"/>
      </w:pBdr>
      <w:spacing w:after="120"/>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67125" w14:textId="77777777" w:rsidR="00AC5012" w:rsidRPr="00A961C4" w:rsidRDefault="00AC5012" w:rsidP="004836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328CC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8FE17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2E6E61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590B29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E86E9A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2B8331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ECF9F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A36964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26869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33E41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156572"/>
    <w:multiLevelType w:val="hybridMultilevel"/>
    <w:tmpl w:val="05BA2F2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CA13B0"/>
    <w:multiLevelType w:val="hybridMultilevel"/>
    <w:tmpl w:val="9C807164"/>
    <w:lvl w:ilvl="0" w:tplc="61B61804">
      <w:start w:val="1"/>
      <w:numFmt w:val="bullet"/>
      <w:pStyle w:val="TLPNotebullet"/>
      <w:lvlText w:val=""/>
      <w:lvlJc w:val="left"/>
      <w:pPr>
        <w:tabs>
          <w:tab w:val="num" w:pos="2517"/>
        </w:tabs>
        <w:ind w:left="2517" w:hanging="357"/>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2" w15:restartNumberingAfterBreak="0">
    <w:nsid w:val="58270B9F"/>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ADB1A3D"/>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C71E3A"/>
    <w:multiLevelType w:val="multilevel"/>
    <w:tmpl w:val="0C090023"/>
    <w:styleLink w:val="ArticleSection"/>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301928445">
    <w:abstractNumId w:val="9"/>
  </w:num>
  <w:num w:numId="2" w16cid:durableId="2034378889">
    <w:abstractNumId w:val="7"/>
  </w:num>
  <w:num w:numId="3" w16cid:durableId="806708112">
    <w:abstractNumId w:val="6"/>
  </w:num>
  <w:num w:numId="4" w16cid:durableId="1084450281">
    <w:abstractNumId w:val="5"/>
  </w:num>
  <w:num w:numId="5" w16cid:durableId="603196035">
    <w:abstractNumId w:val="4"/>
  </w:num>
  <w:num w:numId="6" w16cid:durableId="921336018">
    <w:abstractNumId w:val="8"/>
  </w:num>
  <w:num w:numId="7" w16cid:durableId="890650531">
    <w:abstractNumId w:val="3"/>
  </w:num>
  <w:num w:numId="8" w16cid:durableId="406458901">
    <w:abstractNumId w:val="2"/>
  </w:num>
  <w:num w:numId="9" w16cid:durableId="843013598">
    <w:abstractNumId w:val="1"/>
  </w:num>
  <w:num w:numId="10" w16cid:durableId="1233345477">
    <w:abstractNumId w:val="0"/>
  </w:num>
  <w:num w:numId="11" w16cid:durableId="1829401710">
    <w:abstractNumId w:val="11"/>
  </w:num>
  <w:num w:numId="12" w16cid:durableId="1591114588">
    <w:abstractNumId w:val="10"/>
  </w:num>
  <w:num w:numId="13" w16cid:durableId="888106111">
    <w:abstractNumId w:val="13"/>
  </w:num>
  <w:num w:numId="14" w16cid:durableId="1253473533">
    <w:abstractNumId w:val="12"/>
  </w:num>
  <w:num w:numId="15" w16cid:durableId="18732998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removePersonalInformation/>
  <w:doNotDisplayPageBoundaries/>
  <w:embedTrueTypeFonts/>
  <w:saveSubsetFont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D33"/>
    <w:rsid w:val="00000AFE"/>
    <w:rsid w:val="0000118E"/>
    <w:rsid w:val="00001803"/>
    <w:rsid w:val="00001995"/>
    <w:rsid w:val="00002082"/>
    <w:rsid w:val="00002A56"/>
    <w:rsid w:val="00005D5A"/>
    <w:rsid w:val="00005F83"/>
    <w:rsid w:val="00007B6E"/>
    <w:rsid w:val="00007F22"/>
    <w:rsid w:val="000113BC"/>
    <w:rsid w:val="00011976"/>
    <w:rsid w:val="00011FE6"/>
    <w:rsid w:val="0001223C"/>
    <w:rsid w:val="00012D8E"/>
    <w:rsid w:val="00013290"/>
    <w:rsid w:val="000132D7"/>
    <w:rsid w:val="000136AF"/>
    <w:rsid w:val="00014B0D"/>
    <w:rsid w:val="00015E21"/>
    <w:rsid w:val="00016DD5"/>
    <w:rsid w:val="000171F3"/>
    <w:rsid w:val="000175ED"/>
    <w:rsid w:val="00017B8F"/>
    <w:rsid w:val="0002100F"/>
    <w:rsid w:val="00021CDA"/>
    <w:rsid w:val="00021F76"/>
    <w:rsid w:val="00022533"/>
    <w:rsid w:val="0002276E"/>
    <w:rsid w:val="000237E2"/>
    <w:rsid w:val="00024310"/>
    <w:rsid w:val="0002506C"/>
    <w:rsid w:val="0002544A"/>
    <w:rsid w:val="00025499"/>
    <w:rsid w:val="00025547"/>
    <w:rsid w:val="00025552"/>
    <w:rsid w:val="00025FB2"/>
    <w:rsid w:val="00026286"/>
    <w:rsid w:val="00026665"/>
    <w:rsid w:val="0002673D"/>
    <w:rsid w:val="00026AE4"/>
    <w:rsid w:val="00027BBA"/>
    <w:rsid w:val="00031C93"/>
    <w:rsid w:val="000321CD"/>
    <w:rsid w:val="00032C63"/>
    <w:rsid w:val="0003392C"/>
    <w:rsid w:val="00033D47"/>
    <w:rsid w:val="00033D7C"/>
    <w:rsid w:val="000355C2"/>
    <w:rsid w:val="00035BC9"/>
    <w:rsid w:val="000360DB"/>
    <w:rsid w:val="000367AF"/>
    <w:rsid w:val="0003758E"/>
    <w:rsid w:val="000406E6"/>
    <w:rsid w:val="00040AB8"/>
    <w:rsid w:val="00040C3F"/>
    <w:rsid w:val="000417C9"/>
    <w:rsid w:val="00041DBA"/>
    <w:rsid w:val="00041EB9"/>
    <w:rsid w:val="00041EBF"/>
    <w:rsid w:val="0004213F"/>
    <w:rsid w:val="00043695"/>
    <w:rsid w:val="0004386A"/>
    <w:rsid w:val="00043DF3"/>
    <w:rsid w:val="000440EE"/>
    <w:rsid w:val="00044690"/>
    <w:rsid w:val="000448C4"/>
    <w:rsid w:val="00044D11"/>
    <w:rsid w:val="00045391"/>
    <w:rsid w:val="00045619"/>
    <w:rsid w:val="00050098"/>
    <w:rsid w:val="00050C16"/>
    <w:rsid w:val="0005353D"/>
    <w:rsid w:val="000540C3"/>
    <w:rsid w:val="00054198"/>
    <w:rsid w:val="00054BAE"/>
    <w:rsid w:val="00055B5C"/>
    <w:rsid w:val="00056391"/>
    <w:rsid w:val="0005644D"/>
    <w:rsid w:val="000564F7"/>
    <w:rsid w:val="00056C95"/>
    <w:rsid w:val="000572D6"/>
    <w:rsid w:val="000607C3"/>
    <w:rsid w:val="00060FF9"/>
    <w:rsid w:val="000614BF"/>
    <w:rsid w:val="000616A4"/>
    <w:rsid w:val="00061B33"/>
    <w:rsid w:val="000623DE"/>
    <w:rsid w:val="00062B32"/>
    <w:rsid w:val="00063CE1"/>
    <w:rsid w:val="000649B3"/>
    <w:rsid w:val="00064C89"/>
    <w:rsid w:val="000661B9"/>
    <w:rsid w:val="00066849"/>
    <w:rsid w:val="00067877"/>
    <w:rsid w:val="00067916"/>
    <w:rsid w:val="00067B82"/>
    <w:rsid w:val="00067D28"/>
    <w:rsid w:val="00070399"/>
    <w:rsid w:val="000705CA"/>
    <w:rsid w:val="00070E0C"/>
    <w:rsid w:val="0007107D"/>
    <w:rsid w:val="00071D00"/>
    <w:rsid w:val="00071F7B"/>
    <w:rsid w:val="0007244D"/>
    <w:rsid w:val="0007399D"/>
    <w:rsid w:val="000747C3"/>
    <w:rsid w:val="00074CE9"/>
    <w:rsid w:val="000753FC"/>
    <w:rsid w:val="00076211"/>
    <w:rsid w:val="00077B17"/>
    <w:rsid w:val="00080219"/>
    <w:rsid w:val="0008192C"/>
    <w:rsid w:val="00081BC4"/>
    <w:rsid w:val="000900FD"/>
    <w:rsid w:val="00091F99"/>
    <w:rsid w:val="000927A1"/>
    <w:rsid w:val="00092C2E"/>
    <w:rsid w:val="00093A92"/>
    <w:rsid w:val="00094D1A"/>
    <w:rsid w:val="000952B4"/>
    <w:rsid w:val="000968C7"/>
    <w:rsid w:val="00096E1A"/>
    <w:rsid w:val="000A0476"/>
    <w:rsid w:val="000A0521"/>
    <w:rsid w:val="000A0E24"/>
    <w:rsid w:val="000A1805"/>
    <w:rsid w:val="000A24A1"/>
    <w:rsid w:val="000A252C"/>
    <w:rsid w:val="000A2E3D"/>
    <w:rsid w:val="000A2F66"/>
    <w:rsid w:val="000A4381"/>
    <w:rsid w:val="000A50E8"/>
    <w:rsid w:val="000A6843"/>
    <w:rsid w:val="000A73AA"/>
    <w:rsid w:val="000A748A"/>
    <w:rsid w:val="000A766F"/>
    <w:rsid w:val="000B1A23"/>
    <w:rsid w:val="000B1BD2"/>
    <w:rsid w:val="000B1F26"/>
    <w:rsid w:val="000B1FD2"/>
    <w:rsid w:val="000B30D6"/>
    <w:rsid w:val="000B38C9"/>
    <w:rsid w:val="000B3EC0"/>
    <w:rsid w:val="000B413F"/>
    <w:rsid w:val="000B4FBF"/>
    <w:rsid w:val="000B6942"/>
    <w:rsid w:val="000B78EB"/>
    <w:rsid w:val="000C01C7"/>
    <w:rsid w:val="000C240D"/>
    <w:rsid w:val="000C2535"/>
    <w:rsid w:val="000C28DC"/>
    <w:rsid w:val="000C356E"/>
    <w:rsid w:val="000C3627"/>
    <w:rsid w:val="000C39B0"/>
    <w:rsid w:val="000C3A56"/>
    <w:rsid w:val="000C3B33"/>
    <w:rsid w:val="000C471E"/>
    <w:rsid w:val="000C4A7B"/>
    <w:rsid w:val="000C4CF9"/>
    <w:rsid w:val="000C4DAD"/>
    <w:rsid w:val="000C5CB0"/>
    <w:rsid w:val="000C5DA4"/>
    <w:rsid w:val="000C5DB5"/>
    <w:rsid w:val="000C778F"/>
    <w:rsid w:val="000D013B"/>
    <w:rsid w:val="000D05EF"/>
    <w:rsid w:val="000D103D"/>
    <w:rsid w:val="000D1C74"/>
    <w:rsid w:val="000D2349"/>
    <w:rsid w:val="000D2EA7"/>
    <w:rsid w:val="000D34C0"/>
    <w:rsid w:val="000D4102"/>
    <w:rsid w:val="000D57AB"/>
    <w:rsid w:val="000D6475"/>
    <w:rsid w:val="000D6D10"/>
    <w:rsid w:val="000D73AF"/>
    <w:rsid w:val="000E0512"/>
    <w:rsid w:val="000E05D3"/>
    <w:rsid w:val="000E0BBE"/>
    <w:rsid w:val="000E132A"/>
    <w:rsid w:val="000E155C"/>
    <w:rsid w:val="000E4129"/>
    <w:rsid w:val="000E4AAE"/>
    <w:rsid w:val="000E56E3"/>
    <w:rsid w:val="000E5D9A"/>
    <w:rsid w:val="000E642B"/>
    <w:rsid w:val="000F16A9"/>
    <w:rsid w:val="000F1B04"/>
    <w:rsid w:val="000F1D10"/>
    <w:rsid w:val="000F21C1"/>
    <w:rsid w:val="000F3074"/>
    <w:rsid w:val="000F3095"/>
    <w:rsid w:val="000F316E"/>
    <w:rsid w:val="000F366D"/>
    <w:rsid w:val="000F50AB"/>
    <w:rsid w:val="00101955"/>
    <w:rsid w:val="00101D90"/>
    <w:rsid w:val="001020D5"/>
    <w:rsid w:val="00102B89"/>
    <w:rsid w:val="001030BB"/>
    <w:rsid w:val="00103469"/>
    <w:rsid w:val="00103D0B"/>
    <w:rsid w:val="00104B0C"/>
    <w:rsid w:val="0010745C"/>
    <w:rsid w:val="00107B07"/>
    <w:rsid w:val="00107BE6"/>
    <w:rsid w:val="00107C9A"/>
    <w:rsid w:val="00110BBE"/>
    <w:rsid w:val="00110EFE"/>
    <w:rsid w:val="001112AE"/>
    <w:rsid w:val="00111560"/>
    <w:rsid w:val="001124AF"/>
    <w:rsid w:val="00112ED5"/>
    <w:rsid w:val="00113100"/>
    <w:rsid w:val="0011326D"/>
    <w:rsid w:val="0011380A"/>
    <w:rsid w:val="00113BD1"/>
    <w:rsid w:val="0011480A"/>
    <w:rsid w:val="00114D4D"/>
    <w:rsid w:val="001156E5"/>
    <w:rsid w:val="00115BDD"/>
    <w:rsid w:val="00115E5C"/>
    <w:rsid w:val="001163F0"/>
    <w:rsid w:val="001167D1"/>
    <w:rsid w:val="0011699E"/>
    <w:rsid w:val="00116E63"/>
    <w:rsid w:val="00117F93"/>
    <w:rsid w:val="0012038F"/>
    <w:rsid w:val="001209FF"/>
    <w:rsid w:val="00120D15"/>
    <w:rsid w:val="00121CE1"/>
    <w:rsid w:val="00121EEA"/>
    <w:rsid w:val="00122206"/>
    <w:rsid w:val="00123EA4"/>
    <w:rsid w:val="001259B0"/>
    <w:rsid w:val="00125D3B"/>
    <w:rsid w:val="001308DB"/>
    <w:rsid w:val="00130EFC"/>
    <w:rsid w:val="0013145F"/>
    <w:rsid w:val="001317DB"/>
    <w:rsid w:val="00131BD5"/>
    <w:rsid w:val="00131CC9"/>
    <w:rsid w:val="00133AF4"/>
    <w:rsid w:val="0013425F"/>
    <w:rsid w:val="00134C29"/>
    <w:rsid w:val="001350FE"/>
    <w:rsid w:val="0013520E"/>
    <w:rsid w:val="001354E1"/>
    <w:rsid w:val="00135503"/>
    <w:rsid w:val="00135705"/>
    <w:rsid w:val="001371B2"/>
    <w:rsid w:val="00137D5A"/>
    <w:rsid w:val="00140381"/>
    <w:rsid w:val="001429F3"/>
    <w:rsid w:val="0014360E"/>
    <w:rsid w:val="00143C61"/>
    <w:rsid w:val="001441D1"/>
    <w:rsid w:val="0014435C"/>
    <w:rsid w:val="00144809"/>
    <w:rsid w:val="00144E66"/>
    <w:rsid w:val="00145199"/>
    <w:rsid w:val="00145386"/>
    <w:rsid w:val="00145E39"/>
    <w:rsid w:val="00146D33"/>
    <w:rsid w:val="00147357"/>
    <w:rsid w:val="0015040B"/>
    <w:rsid w:val="0015075E"/>
    <w:rsid w:val="00150A18"/>
    <w:rsid w:val="0015261E"/>
    <w:rsid w:val="00152FDA"/>
    <w:rsid w:val="001536FB"/>
    <w:rsid w:val="0015381D"/>
    <w:rsid w:val="00153CBC"/>
    <w:rsid w:val="00153F6D"/>
    <w:rsid w:val="00155D8B"/>
    <w:rsid w:val="00155FF1"/>
    <w:rsid w:val="0015617A"/>
    <w:rsid w:val="0015646E"/>
    <w:rsid w:val="0015721F"/>
    <w:rsid w:val="00160109"/>
    <w:rsid w:val="0016084E"/>
    <w:rsid w:val="001608D0"/>
    <w:rsid w:val="00161E12"/>
    <w:rsid w:val="0016203A"/>
    <w:rsid w:val="0016205C"/>
    <w:rsid w:val="001643C9"/>
    <w:rsid w:val="00165568"/>
    <w:rsid w:val="00165DF6"/>
    <w:rsid w:val="00166316"/>
    <w:rsid w:val="0016686A"/>
    <w:rsid w:val="00166C2F"/>
    <w:rsid w:val="0016778A"/>
    <w:rsid w:val="00167B5A"/>
    <w:rsid w:val="00167CF1"/>
    <w:rsid w:val="001700BD"/>
    <w:rsid w:val="00170756"/>
    <w:rsid w:val="00170E96"/>
    <w:rsid w:val="00170FD8"/>
    <w:rsid w:val="001716C9"/>
    <w:rsid w:val="00173157"/>
    <w:rsid w:val="00173363"/>
    <w:rsid w:val="00173B94"/>
    <w:rsid w:val="00173DB0"/>
    <w:rsid w:val="001740E3"/>
    <w:rsid w:val="00175267"/>
    <w:rsid w:val="00175E78"/>
    <w:rsid w:val="00176222"/>
    <w:rsid w:val="001764C6"/>
    <w:rsid w:val="00176980"/>
    <w:rsid w:val="001769F1"/>
    <w:rsid w:val="00176DCF"/>
    <w:rsid w:val="00177803"/>
    <w:rsid w:val="00177D94"/>
    <w:rsid w:val="00177F30"/>
    <w:rsid w:val="00180046"/>
    <w:rsid w:val="0018063A"/>
    <w:rsid w:val="00180BE8"/>
    <w:rsid w:val="0018147F"/>
    <w:rsid w:val="00182220"/>
    <w:rsid w:val="001826FD"/>
    <w:rsid w:val="00183B1E"/>
    <w:rsid w:val="0018487C"/>
    <w:rsid w:val="001854B4"/>
    <w:rsid w:val="001857E5"/>
    <w:rsid w:val="001859B1"/>
    <w:rsid w:val="0018775B"/>
    <w:rsid w:val="00191173"/>
    <w:rsid w:val="00192264"/>
    <w:rsid w:val="001939E1"/>
    <w:rsid w:val="00195382"/>
    <w:rsid w:val="001961A0"/>
    <w:rsid w:val="00196249"/>
    <w:rsid w:val="00196D40"/>
    <w:rsid w:val="001A0005"/>
    <w:rsid w:val="001A0DC1"/>
    <w:rsid w:val="001A13AD"/>
    <w:rsid w:val="001A1939"/>
    <w:rsid w:val="001A254D"/>
    <w:rsid w:val="001A25FF"/>
    <w:rsid w:val="001A2988"/>
    <w:rsid w:val="001A2D06"/>
    <w:rsid w:val="001A3658"/>
    <w:rsid w:val="001A38B3"/>
    <w:rsid w:val="001A4576"/>
    <w:rsid w:val="001A5533"/>
    <w:rsid w:val="001A574C"/>
    <w:rsid w:val="001A5B6F"/>
    <w:rsid w:val="001A6563"/>
    <w:rsid w:val="001A72BF"/>
    <w:rsid w:val="001A7313"/>
    <w:rsid w:val="001A759A"/>
    <w:rsid w:val="001A7A76"/>
    <w:rsid w:val="001B0181"/>
    <w:rsid w:val="001B16A6"/>
    <w:rsid w:val="001B204C"/>
    <w:rsid w:val="001B3057"/>
    <w:rsid w:val="001B32B2"/>
    <w:rsid w:val="001B392B"/>
    <w:rsid w:val="001B58AC"/>
    <w:rsid w:val="001B59AF"/>
    <w:rsid w:val="001B6290"/>
    <w:rsid w:val="001B633C"/>
    <w:rsid w:val="001B6740"/>
    <w:rsid w:val="001B71D1"/>
    <w:rsid w:val="001B7A5D"/>
    <w:rsid w:val="001C165A"/>
    <w:rsid w:val="001C2418"/>
    <w:rsid w:val="001C2EFE"/>
    <w:rsid w:val="001C4324"/>
    <w:rsid w:val="001C4A33"/>
    <w:rsid w:val="001C4BCD"/>
    <w:rsid w:val="001C4EC6"/>
    <w:rsid w:val="001C69C4"/>
    <w:rsid w:val="001C6F3B"/>
    <w:rsid w:val="001D0873"/>
    <w:rsid w:val="001D10CC"/>
    <w:rsid w:val="001D1D7E"/>
    <w:rsid w:val="001D2735"/>
    <w:rsid w:val="001D2A5E"/>
    <w:rsid w:val="001D2DA1"/>
    <w:rsid w:val="001D2FC2"/>
    <w:rsid w:val="001D4713"/>
    <w:rsid w:val="001D7981"/>
    <w:rsid w:val="001D7DF0"/>
    <w:rsid w:val="001E051C"/>
    <w:rsid w:val="001E17DC"/>
    <w:rsid w:val="001E1D11"/>
    <w:rsid w:val="001E2CA5"/>
    <w:rsid w:val="001E3521"/>
    <w:rsid w:val="001E3590"/>
    <w:rsid w:val="001E4022"/>
    <w:rsid w:val="001E4818"/>
    <w:rsid w:val="001E553B"/>
    <w:rsid w:val="001E5FCA"/>
    <w:rsid w:val="001E6045"/>
    <w:rsid w:val="001E71AE"/>
    <w:rsid w:val="001E7407"/>
    <w:rsid w:val="001E7CD6"/>
    <w:rsid w:val="001F05EF"/>
    <w:rsid w:val="001F0927"/>
    <w:rsid w:val="001F1F34"/>
    <w:rsid w:val="001F3121"/>
    <w:rsid w:val="001F3982"/>
    <w:rsid w:val="001F3CDB"/>
    <w:rsid w:val="001F4D9C"/>
    <w:rsid w:val="001F5996"/>
    <w:rsid w:val="001F5C59"/>
    <w:rsid w:val="00201045"/>
    <w:rsid w:val="00201ADE"/>
    <w:rsid w:val="00201D27"/>
    <w:rsid w:val="00201D2D"/>
    <w:rsid w:val="00202579"/>
    <w:rsid w:val="00202618"/>
    <w:rsid w:val="002042FE"/>
    <w:rsid w:val="002044A6"/>
    <w:rsid w:val="00204D75"/>
    <w:rsid w:val="00204F40"/>
    <w:rsid w:val="002054BD"/>
    <w:rsid w:val="002055E7"/>
    <w:rsid w:val="002073BB"/>
    <w:rsid w:val="00211C59"/>
    <w:rsid w:val="00211D78"/>
    <w:rsid w:val="00211E40"/>
    <w:rsid w:val="00212D66"/>
    <w:rsid w:val="0021321D"/>
    <w:rsid w:val="0021497A"/>
    <w:rsid w:val="002151F6"/>
    <w:rsid w:val="00215C7F"/>
    <w:rsid w:val="00216D6A"/>
    <w:rsid w:val="002203BE"/>
    <w:rsid w:val="00220861"/>
    <w:rsid w:val="00220954"/>
    <w:rsid w:val="0022180B"/>
    <w:rsid w:val="00223486"/>
    <w:rsid w:val="002262EF"/>
    <w:rsid w:val="00226F9F"/>
    <w:rsid w:val="00227362"/>
    <w:rsid w:val="00230093"/>
    <w:rsid w:val="0023504D"/>
    <w:rsid w:val="00235E44"/>
    <w:rsid w:val="00236BB3"/>
    <w:rsid w:val="0024048F"/>
    <w:rsid w:val="002405B3"/>
    <w:rsid w:val="00240749"/>
    <w:rsid w:val="002419E8"/>
    <w:rsid w:val="00241A45"/>
    <w:rsid w:val="002421D4"/>
    <w:rsid w:val="00242B40"/>
    <w:rsid w:val="002434EE"/>
    <w:rsid w:val="00243B59"/>
    <w:rsid w:val="00243F56"/>
    <w:rsid w:val="00246871"/>
    <w:rsid w:val="002508FB"/>
    <w:rsid w:val="00251203"/>
    <w:rsid w:val="002515FB"/>
    <w:rsid w:val="00251FFB"/>
    <w:rsid w:val="00252F8F"/>
    <w:rsid w:val="00253E05"/>
    <w:rsid w:val="0025452F"/>
    <w:rsid w:val="002556AA"/>
    <w:rsid w:val="0025573C"/>
    <w:rsid w:val="0025589B"/>
    <w:rsid w:val="00257574"/>
    <w:rsid w:val="00260BC3"/>
    <w:rsid w:val="00261140"/>
    <w:rsid w:val="002611ED"/>
    <w:rsid w:val="002612F8"/>
    <w:rsid w:val="00261516"/>
    <w:rsid w:val="00261A7C"/>
    <w:rsid w:val="00263820"/>
    <w:rsid w:val="00264A7C"/>
    <w:rsid w:val="00265904"/>
    <w:rsid w:val="00266998"/>
    <w:rsid w:val="00266C43"/>
    <w:rsid w:val="0027008D"/>
    <w:rsid w:val="00270D67"/>
    <w:rsid w:val="00271BC5"/>
    <w:rsid w:val="00271F6E"/>
    <w:rsid w:val="00273947"/>
    <w:rsid w:val="002741C9"/>
    <w:rsid w:val="00274E1F"/>
    <w:rsid w:val="00274FBA"/>
    <w:rsid w:val="00275197"/>
    <w:rsid w:val="00275D37"/>
    <w:rsid w:val="002769E1"/>
    <w:rsid w:val="00276ED7"/>
    <w:rsid w:val="00277918"/>
    <w:rsid w:val="002800C7"/>
    <w:rsid w:val="00280319"/>
    <w:rsid w:val="00280359"/>
    <w:rsid w:val="002812AE"/>
    <w:rsid w:val="00283CC1"/>
    <w:rsid w:val="00283D1C"/>
    <w:rsid w:val="00284B88"/>
    <w:rsid w:val="00285731"/>
    <w:rsid w:val="00286911"/>
    <w:rsid w:val="00286B90"/>
    <w:rsid w:val="00286CC7"/>
    <w:rsid w:val="002871B6"/>
    <w:rsid w:val="00287611"/>
    <w:rsid w:val="002912FE"/>
    <w:rsid w:val="002918FC"/>
    <w:rsid w:val="00291D0A"/>
    <w:rsid w:val="00293B89"/>
    <w:rsid w:val="00294236"/>
    <w:rsid w:val="002945A8"/>
    <w:rsid w:val="00295325"/>
    <w:rsid w:val="002953AD"/>
    <w:rsid w:val="002954EA"/>
    <w:rsid w:val="00295569"/>
    <w:rsid w:val="00295FFD"/>
    <w:rsid w:val="002977EB"/>
    <w:rsid w:val="00297B46"/>
    <w:rsid w:val="00297ECB"/>
    <w:rsid w:val="002A0307"/>
    <w:rsid w:val="002A0D53"/>
    <w:rsid w:val="002A18A2"/>
    <w:rsid w:val="002A23BC"/>
    <w:rsid w:val="002A286B"/>
    <w:rsid w:val="002A2ADB"/>
    <w:rsid w:val="002A33AB"/>
    <w:rsid w:val="002A4F72"/>
    <w:rsid w:val="002A5441"/>
    <w:rsid w:val="002A573B"/>
    <w:rsid w:val="002A5A6B"/>
    <w:rsid w:val="002A5DE6"/>
    <w:rsid w:val="002A61CF"/>
    <w:rsid w:val="002A680C"/>
    <w:rsid w:val="002A7071"/>
    <w:rsid w:val="002A772B"/>
    <w:rsid w:val="002A7F4B"/>
    <w:rsid w:val="002B019D"/>
    <w:rsid w:val="002B0C82"/>
    <w:rsid w:val="002B0F07"/>
    <w:rsid w:val="002B15CC"/>
    <w:rsid w:val="002B254A"/>
    <w:rsid w:val="002B2E87"/>
    <w:rsid w:val="002B4806"/>
    <w:rsid w:val="002B4FB1"/>
    <w:rsid w:val="002B5A30"/>
    <w:rsid w:val="002B60BE"/>
    <w:rsid w:val="002B7630"/>
    <w:rsid w:val="002C050B"/>
    <w:rsid w:val="002C315E"/>
    <w:rsid w:val="002C3CF0"/>
    <w:rsid w:val="002C456B"/>
    <w:rsid w:val="002C5344"/>
    <w:rsid w:val="002C54CF"/>
    <w:rsid w:val="002C626F"/>
    <w:rsid w:val="002C6DA2"/>
    <w:rsid w:val="002C6EA6"/>
    <w:rsid w:val="002C7B3E"/>
    <w:rsid w:val="002D0187"/>
    <w:rsid w:val="002D043A"/>
    <w:rsid w:val="002D2651"/>
    <w:rsid w:val="002D2799"/>
    <w:rsid w:val="002D2AC4"/>
    <w:rsid w:val="002D3797"/>
    <w:rsid w:val="002D395A"/>
    <w:rsid w:val="002D6FAD"/>
    <w:rsid w:val="002D7472"/>
    <w:rsid w:val="002D773E"/>
    <w:rsid w:val="002E0027"/>
    <w:rsid w:val="002E0154"/>
    <w:rsid w:val="002E0443"/>
    <w:rsid w:val="002E083B"/>
    <w:rsid w:val="002E0F47"/>
    <w:rsid w:val="002E115E"/>
    <w:rsid w:val="002E15DD"/>
    <w:rsid w:val="002E1A78"/>
    <w:rsid w:val="002E21F5"/>
    <w:rsid w:val="002E44AB"/>
    <w:rsid w:val="002E4CD3"/>
    <w:rsid w:val="002E55FD"/>
    <w:rsid w:val="002E59D0"/>
    <w:rsid w:val="002E5B40"/>
    <w:rsid w:val="002E7E21"/>
    <w:rsid w:val="002F0430"/>
    <w:rsid w:val="002F0953"/>
    <w:rsid w:val="002F11C3"/>
    <w:rsid w:val="002F139E"/>
    <w:rsid w:val="002F3198"/>
    <w:rsid w:val="002F42BF"/>
    <w:rsid w:val="002F5A80"/>
    <w:rsid w:val="002F5A82"/>
    <w:rsid w:val="002F5E12"/>
    <w:rsid w:val="002F6444"/>
    <w:rsid w:val="002F64A9"/>
    <w:rsid w:val="003003FE"/>
    <w:rsid w:val="00300789"/>
    <w:rsid w:val="0030082A"/>
    <w:rsid w:val="0030195F"/>
    <w:rsid w:val="00302129"/>
    <w:rsid w:val="00302210"/>
    <w:rsid w:val="003038A7"/>
    <w:rsid w:val="003039BC"/>
    <w:rsid w:val="00303FC8"/>
    <w:rsid w:val="00304380"/>
    <w:rsid w:val="00304849"/>
    <w:rsid w:val="00305960"/>
    <w:rsid w:val="00306C05"/>
    <w:rsid w:val="00307C2D"/>
    <w:rsid w:val="0031048F"/>
    <w:rsid w:val="00310D42"/>
    <w:rsid w:val="00311E02"/>
    <w:rsid w:val="00312F88"/>
    <w:rsid w:val="003132B0"/>
    <w:rsid w:val="00313537"/>
    <w:rsid w:val="003144C9"/>
    <w:rsid w:val="00316ABF"/>
    <w:rsid w:val="003172D1"/>
    <w:rsid w:val="00317746"/>
    <w:rsid w:val="00317FD2"/>
    <w:rsid w:val="00321720"/>
    <w:rsid w:val="00321978"/>
    <w:rsid w:val="003226DA"/>
    <w:rsid w:val="00322B2E"/>
    <w:rsid w:val="003233EF"/>
    <w:rsid w:val="00324078"/>
    <w:rsid w:val="003250C9"/>
    <w:rsid w:val="00325180"/>
    <w:rsid w:val="00326F1A"/>
    <w:rsid w:val="00326FB4"/>
    <w:rsid w:val="00327B9B"/>
    <w:rsid w:val="00327BC9"/>
    <w:rsid w:val="00332CAE"/>
    <w:rsid w:val="00334775"/>
    <w:rsid w:val="00334C73"/>
    <w:rsid w:val="00334F11"/>
    <w:rsid w:val="003350E3"/>
    <w:rsid w:val="003361C7"/>
    <w:rsid w:val="003367DC"/>
    <w:rsid w:val="003402D3"/>
    <w:rsid w:val="0034049E"/>
    <w:rsid w:val="003415D3"/>
    <w:rsid w:val="00341F9E"/>
    <w:rsid w:val="0034297E"/>
    <w:rsid w:val="003440BE"/>
    <w:rsid w:val="00345297"/>
    <w:rsid w:val="00345E7A"/>
    <w:rsid w:val="00347DBB"/>
    <w:rsid w:val="00347E58"/>
    <w:rsid w:val="00350417"/>
    <w:rsid w:val="0035111D"/>
    <w:rsid w:val="00351B09"/>
    <w:rsid w:val="00352776"/>
    <w:rsid w:val="00352B0F"/>
    <w:rsid w:val="00352B8B"/>
    <w:rsid w:val="00354FFC"/>
    <w:rsid w:val="0035553A"/>
    <w:rsid w:val="003555FC"/>
    <w:rsid w:val="003564A6"/>
    <w:rsid w:val="00357302"/>
    <w:rsid w:val="003576FD"/>
    <w:rsid w:val="0036047A"/>
    <w:rsid w:val="003606A7"/>
    <w:rsid w:val="003606FF"/>
    <w:rsid w:val="0036092E"/>
    <w:rsid w:val="003615E8"/>
    <w:rsid w:val="003628D2"/>
    <w:rsid w:val="00363461"/>
    <w:rsid w:val="00364E51"/>
    <w:rsid w:val="00365356"/>
    <w:rsid w:val="00365A56"/>
    <w:rsid w:val="00366052"/>
    <w:rsid w:val="00366686"/>
    <w:rsid w:val="00366ED7"/>
    <w:rsid w:val="00367BE6"/>
    <w:rsid w:val="00370506"/>
    <w:rsid w:val="00371261"/>
    <w:rsid w:val="00371318"/>
    <w:rsid w:val="00371A46"/>
    <w:rsid w:val="00371CA1"/>
    <w:rsid w:val="00372113"/>
    <w:rsid w:val="0037247F"/>
    <w:rsid w:val="00373065"/>
    <w:rsid w:val="00373153"/>
    <w:rsid w:val="00373157"/>
    <w:rsid w:val="003733CF"/>
    <w:rsid w:val="00373874"/>
    <w:rsid w:val="00373D11"/>
    <w:rsid w:val="00373D96"/>
    <w:rsid w:val="00374BA4"/>
    <w:rsid w:val="003756CE"/>
    <w:rsid w:val="00375C6C"/>
    <w:rsid w:val="00375D4A"/>
    <w:rsid w:val="003766AF"/>
    <w:rsid w:val="00377CDB"/>
    <w:rsid w:val="0038111A"/>
    <w:rsid w:val="003814BA"/>
    <w:rsid w:val="0038179F"/>
    <w:rsid w:val="0038222B"/>
    <w:rsid w:val="00384900"/>
    <w:rsid w:val="00386A4C"/>
    <w:rsid w:val="00386B33"/>
    <w:rsid w:val="003870BD"/>
    <w:rsid w:val="003876DB"/>
    <w:rsid w:val="00390B2B"/>
    <w:rsid w:val="00391508"/>
    <w:rsid w:val="003915C2"/>
    <w:rsid w:val="00391814"/>
    <w:rsid w:val="00391A0D"/>
    <w:rsid w:val="0039326A"/>
    <w:rsid w:val="003938DC"/>
    <w:rsid w:val="00393E4F"/>
    <w:rsid w:val="00394AE1"/>
    <w:rsid w:val="00394E52"/>
    <w:rsid w:val="00394FA9"/>
    <w:rsid w:val="0039622F"/>
    <w:rsid w:val="003965E9"/>
    <w:rsid w:val="00396B26"/>
    <w:rsid w:val="00396D48"/>
    <w:rsid w:val="00397B9A"/>
    <w:rsid w:val="00397FAC"/>
    <w:rsid w:val="003A089A"/>
    <w:rsid w:val="003A0F1D"/>
    <w:rsid w:val="003A1004"/>
    <w:rsid w:val="003A23BC"/>
    <w:rsid w:val="003A4AD4"/>
    <w:rsid w:val="003A57C6"/>
    <w:rsid w:val="003A5BEF"/>
    <w:rsid w:val="003A6D0B"/>
    <w:rsid w:val="003A76B0"/>
    <w:rsid w:val="003A7B3C"/>
    <w:rsid w:val="003B1ACF"/>
    <w:rsid w:val="003B1C78"/>
    <w:rsid w:val="003B4253"/>
    <w:rsid w:val="003B4A94"/>
    <w:rsid w:val="003B4B29"/>
    <w:rsid w:val="003B4E3D"/>
    <w:rsid w:val="003B574D"/>
    <w:rsid w:val="003B5B3C"/>
    <w:rsid w:val="003B7512"/>
    <w:rsid w:val="003B7612"/>
    <w:rsid w:val="003C0EEB"/>
    <w:rsid w:val="003C1941"/>
    <w:rsid w:val="003C1B08"/>
    <w:rsid w:val="003C2346"/>
    <w:rsid w:val="003C283F"/>
    <w:rsid w:val="003C2DCA"/>
    <w:rsid w:val="003C3746"/>
    <w:rsid w:val="003C3CB8"/>
    <w:rsid w:val="003C4768"/>
    <w:rsid w:val="003C5CB8"/>
    <w:rsid w:val="003C5F2B"/>
    <w:rsid w:val="003C6450"/>
    <w:rsid w:val="003C682B"/>
    <w:rsid w:val="003C7B5F"/>
    <w:rsid w:val="003C7D90"/>
    <w:rsid w:val="003C7E07"/>
    <w:rsid w:val="003D0415"/>
    <w:rsid w:val="003D0BFE"/>
    <w:rsid w:val="003D1C8C"/>
    <w:rsid w:val="003D1DEB"/>
    <w:rsid w:val="003D2635"/>
    <w:rsid w:val="003D2E90"/>
    <w:rsid w:val="003D374C"/>
    <w:rsid w:val="003D3FB5"/>
    <w:rsid w:val="003D5700"/>
    <w:rsid w:val="003D5A1C"/>
    <w:rsid w:val="003D5D7A"/>
    <w:rsid w:val="003D5F1D"/>
    <w:rsid w:val="003D6A06"/>
    <w:rsid w:val="003D7474"/>
    <w:rsid w:val="003D7ED0"/>
    <w:rsid w:val="003E0A10"/>
    <w:rsid w:val="003E0D1C"/>
    <w:rsid w:val="003E2C3B"/>
    <w:rsid w:val="003E2DA8"/>
    <w:rsid w:val="003E3163"/>
    <w:rsid w:val="003E4B5D"/>
    <w:rsid w:val="003E705F"/>
    <w:rsid w:val="003E79D1"/>
    <w:rsid w:val="003F017A"/>
    <w:rsid w:val="003F0EF5"/>
    <w:rsid w:val="003F26B5"/>
    <w:rsid w:val="003F4951"/>
    <w:rsid w:val="003F4974"/>
    <w:rsid w:val="003F5AD8"/>
    <w:rsid w:val="003F7AD2"/>
    <w:rsid w:val="004001C8"/>
    <w:rsid w:val="00401877"/>
    <w:rsid w:val="00402BF4"/>
    <w:rsid w:val="004030BD"/>
    <w:rsid w:val="00403897"/>
    <w:rsid w:val="00403D94"/>
    <w:rsid w:val="00403E90"/>
    <w:rsid w:val="004040FB"/>
    <w:rsid w:val="00405579"/>
    <w:rsid w:val="00406681"/>
    <w:rsid w:val="00406A52"/>
    <w:rsid w:val="00406FB4"/>
    <w:rsid w:val="00407084"/>
    <w:rsid w:val="004070D3"/>
    <w:rsid w:val="00407E5A"/>
    <w:rsid w:val="00407EFD"/>
    <w:rsid w:val="00410B8E"/>
    <w:rsid w:val="00410DE0"/>
    <w:rsid w:val="004116CD"/>
    <w:rsid w:val="00411CF2"/>
    <w:rsid w:val="0041269D"/>
    <w:rsid w:val="004126FE"/>
    <w:rsid w:val="0041289A"/>
    <w:rsid w:val="004135AA"/>
    <w:rsid w:val="00414F3B"/>
    <w:rsid w:val="0041602C"/>
    <w:rsid w:val="00416222"/>
    <w:rsid w:val="00416960"/>
    <w:rsid w:val="004173FD"/>
    <w:rsid w:val="00417DCC"/>
    <w:rsid w:val="00420044"/>
    <w:rsid w:val="00420781"/>
    <w:rsid w:val="00421FC1"/>
    <w:rsid w:val="0042248A"/>
    <w:rsid w:val="004224D8"/>
    <w:rsid w:val="004229C7"/>
    <w:rsid w:val="00423E1F"/>
    <w:rsid w:val="00424CA9"/>
    <w:rsid w:val="004255C9"/>
    <w:rsid w:val="004261DA"/>
    <w:rsid w:val="0042660F"/>
    <w:rsid w:val="00426E43"/>
    <w:rsid w:val="00427D12"/>
    <w:rsid w:val="00427DEB"/>
    <w:rsid w:val="004310FF"/>
    <w:rsid w:val="00431A40"/>
    <w:rsid w:val="004322B5"/>
    <w:rsid w:val="00433CAF"/>
    <w:rsid w:val="00435394"/>
    <w:rsid w:val="00435732"/>
    <w:rsid w:val="00435735"/>
    <w:rsid w:val="00436785"/>
    <w:rsid w:val="00436BD5"/>
    <w:rsid w:val="00437E4B"/>
    <w:rsid w:val="00440055"/>
    <w:rsid w:val="00440787"/>
    <w:rsid w:val="004413E9"/>
    <w:rsid w:val="0044159C"/>
    <w:rsid w:val="0044262E"/>
    <w:rsid w:val="0044291A"/>
    <w:rsid w:val="00442B24"/>
    <w:rsid w:val="00442E67"/>
    <w:rsid w:val="004439E7"/>
    <w:rsid w:val="00443AD9"/>
    <w:rsid w:val="0044549B"/>
    <w:rsid w:val="0044762C"/>
    <w:rsid w:val="00447719"/>
    <w:rsid w:val="00452C58"/>
    <w:rsid w:val="00453114"/>
    <w:rsid w:val="004560F5"/>
    <w:rsid w:val="00456C51"/>
    <w:rsid w:val="00456C6E"/>
    <w:rsid w:val="00457279"/>
    <w:rsid w:val="004574B6"/>
    <w:rsid w:val="00460551"/>
    <w:rsid w:val="00460C6E"/>
    <w:rsid w:val="004612CA"/>
    <w:rsid w:val="004616AD"/>
    <w:rsid w:val="00463554"/>
    <w:rsid w:val="004644F6"/>
    <w:rsid w:val="004653B0"/>
    <w:rsid w:val="00465BD6"/>
    <w:rsid w:val="004662B1"/>
    <w:rsid w:val="004665E8"/>
    <w:rsid w:val="00466719"/>
    <w:rsid w:val="00466874"/>
    <w:rsid w:val="004670F5"/>
    <w:rsid w:val="004671A6"/>
    <w:rsid w:val="00470232"/>
    <w:rsid w:val="00470952"/>
    <w:rsid w:val="004709EC"/>
    <w:rsid w:val="00470FE5"/>
    <w:rsid w:val="00471BE1"/>
    <w:rsid w:val="00471EB9"/>
    <w:rsid w:val="004729BA"/>
    <w:rsid w:val="00472A7A"/>
    <w:rsid w:val="00472B0F"/>
    <w:rsid w:val="00472F32"/>
    <w:rsid w:val="00473A61"/>
    <w:rsid w:val="00474125"/>
    <w:rsid w:val="00474C23"/>
    <w:rsid w:val="0047613F"/>
    <w:rsid w:val="00476D23"/>
    <w:rsid w:val="0047795C"/>
    <w:rsid w:val="0048196B"/>
    <w:rsid w:val="00482F10"/>
    <w:rsid w:val="004835DB"/>
    <w:rsid w:val="0048364F"/>
    <w:rsid w:val="00485255"/>
    <w:rsid w:val="00485887"/>
    <w:rsid w:val="004861EB"/>
    <w:rsid w:val="00486253"/>
    <w:rsid w:val="004868F7"/>
    <w:rsid w:val="00486A63"/>
    <w:rsid w:val="00486D05"/>
    <w:rsid w:val="00491263"/>
    <w:rsid w:val="0049162C"/>
    <w:rsid w:val="00493926"/>
    <w:rsid w:val="004965F7"/>
    <w:rsid w:val="00496EC7"/>
    <w:rsid w:val="00496F97"/>
    <w:rsid w:val="004972A5"/>
    <w:rsid w:val="004A089F"/>
    <w:rsid w:val="004A0C82"/>
    <w:rsid w:val="004A233F"/>
    <w:rsid w:val="004A2AC2"/>
    <w:rsid w:val="004A362B"/>
    <w:rsid w:val="004A3A03"/>
    <w:rsid w:val="004A45C6"/>
    <w:rsid w:val="004A5937"/>
    <w:rsid w:val="004A6090"/>
    <w:rsid w:val="004A6A08"/>
    <w:rsid w:val="004A6EAA"/>
    <w:rsid w:val="004A7764"/>
    <w:rsid w:val="004A78D1"/>
    <w:rsid w:val="004B098F"/>
    <w:rsid w:val="004B0F75"/>
    <w:rsid w:val="004B1047"/>
    <w:rsid w:val="004B3E66"/>
    <w:rsid w:val="004B3F50"/>
    <w:rsid w:val="004B76C6"/>
    <w:rsid w:val="004C06FA"/>
    <w:rsid w:val="004C1FDC"/>
    <w:rsid w:val="004C2D49"/>
    <w:rsid w:val="004C3DEA"/>
    <w:rsid w:val="004C58B0"/>
    <w:rsid w:val="004C691C"/>
    <w:rsid w:val="004C6E06"/>
    <w:rsid w:val="004C6F5D"/>
    <w:rsid w:val="004C7227"/>
    <w:rsid w:val="004C7779"/>
    <w:rsid w:val="004C7AA0"/>
    <w:rsid w:val="004C7C25"/>
    <w:rsid w:val="004C7C8C"/>
    <w:rsid w:val="004D006C"/>
    <w:rsid w:val="004D1636"/>
    <w:rsid w:val="004D1833"/>
    <w:rsid w:val="004D1B4A"/>
    <w:rsid w:val="004D23AA"/>
    <w:rsid w:val="004D2DA8"/>
    <w:rsid w:val="004D3215"/>
    <w:rsid w:val="004D3BF1"/>
    <w:rsid w:val="004D3FAE"/>
    <w:rsid w:val="004D4B26"/>
    <w:rsid w:val="004D55AC"/>
    <w:rsid w:val="004E0067"/>
    <w:rsid w:val="004E0205"/>
    <w:rsid w:val="004E1A63"/>
    <w:rsid w:val="004E1FBF"/>
    <w:rsid w:val="004E2A4A"/>
    <w:rsid w:val="004E2AEA"/>
    <w:rsid w:val="004E2FC6"/>
    <w:rsid w:val="004E4AC1"/>
    <w:rsid w:val="004E68D5"/>
    <w:rsid w:val="004E717E"/>
    <w:rsid w:val="004E7288"/>
    <w:rsid w:val="004E7AE9"/>
    <w:rsid w:val="004E7CCB"/>
    <w:rsid w:val="004F03AD"/>
    <w:rsid w:val="004F0D23"/>
    <w:rsid w:val="004F0E32"/>
    <w:rsid w:val="004F1214"/>
    <w:rsid w:val="004F1FAC"/>
    <w:rsid w:val="004F3130"/>
    <w:rsid w:val="004F3BD0"/>
    <w:rsid w:val="004F49EA"/>
    <w:rsid w:val="004F4EAC"/>
    <w:rsid w:val="004F500D"/>
    <w:rsid w:val="004F5982"/>
    <w:rsid w:val="004F705A"/>
    <w:rsid w:val="004F7D54"/>
    <w:rsid w:val="005014C9"/>
    <w:rsid w:val="00501947"/>
    <w:rsid w:val="005021E2"/>
    <w:rsid w:val="00503E03"/>
    <w:rsid w:val="005042B9"/>
    <w:rsid w:val="0050492B"/>
    <w:rsid w:val="0050599E"/>
    <w:rsid w:val="00505EF1"/>
    <w:rsid w:val="00506FEE"/>
    <w:rsid w:val="00507890"/>
    <w:rsid w:val="005100B7"/>
    <w:rsid w:val="00510250"/>
    <w:rsid w:val="00510EEF"/>
    <w:rsid w:val="00510F83"/>
    <w:rsid w:val="00511830"/>
    <w:rsid w:val="00511B31"/>
    <w:rsid w:val="00512951"/>
    <w:rsid w:val="0051382F"/>
    <w:rsid w:val="0051419D"/>
    <w:rsid w:val="00515129"/>
    <w:rsid w:val="00515DA8"/>
    <w:rsid w:val="00516B8D"/>
    <w:rsid w:val="00520E0A"/>
    <w:rsid w:val="005216A2"/>
    <w:rsid w:val="005231E1"/>
    <w:rsid w:val="00530968"/>
    <w:rsid w:val="00530C89"/>
    <w:rsid w:val="005310E2"/>
    <w:rsid w:val="00531722"/>
    <w:rsid w:val="00532308"/>
    <w:rsid w:val="00532CF8"/>
    <w:rsid w:val="00533ADC"/>
    <w:rsid w:val="00533C9A"/>
    <w:rsid w:val="005343FB"/>
    <w:rsid w:val="0053496A"/>
    <w:rsid w:val="00535692"/>
    <w:rsid w:val="00535B2F"/>
    <w:rsid w:val="005361F1"/>
    <w:rsid w:val="00537FBC"/>
    <w:rsid w:val="00540B0E"/>
    <w:rsid w:val="005412CA"/>
    <w:rsid w:val="0054152B"/>
    <w:rsid w:val="00541985"/>
    <w:rsid w:val="0054224C"/>
    <w:rsid w:val="00543469"/>
    <w:rsid w:val="00543BF6"/>
    <w:rsid w:val="005444FC"/>
    <w:rsid w:val="00545D52"/>
    <w:rsid w:val="005469BC"/>
    <w:rsid w:val="00550AC6"/>
    <w:rsid w:val="00551156"/>
    <w:rsid w:val="00551801"/>
    <w:rsid w:val="00551B54"/>
    <w:rsid w:val="0055246D"/>
    <w:rsid w:val="00552490"/>
    <w:rsid w:val="0055584B"/>
    <w:rsid w:val="00555E4C"/>
    <w:rsid w:val="005567C3"/>
    <w:rsid w:val="00557366"/>
    <w:rsid w:val="00560A0D"/>
    <w:rsid w:val="00560BE5"/>
    <w:rsid w:val="00561186"/>
    <w:rsid w:val="00562851"/>
    <w:rsid w:val="00562920"/>
    <w:rsid w:val="00562DEA"/>
    <w:rsid w:val="0056376D"/>
    <w:rsid w:val="00565223"/>
    <w:rsid w:val="00565356"/>
    <w:rsid w:val="00567757"/>
    <w:rsid w:val="00567BD3"/>
    <w:rsid w:val="005707F5"/>
    <w:rsid w:val="00570B02"/>
    <w:rsid w:val="00570C48"/>
    <w:rsid w:val="00571115"/>
    <w:rsid w:val="00573A37"/>
    <w:rsid w:val="00574CFF"/>
    <w:rsid w:val="00574EDA"/>
    <w:rsid w:val="00575B7F"/>
    <w:rsid w:val="00576592"/>
    <w:rsid w:val="005767E8"/>
    <w:rsid w:val="00576AA7"/>
    <w:rsid w:val="00576FBB"/>
    <w:rsid w:val="005813F2"/>
    <w:rsid w:val="005825FC"/>
    <w:rsid w:val="00582F4A"/>
    <w:rsid w:val="00582FB5"/>
    <w:rsid w:val="00583B39"/>
    <w:rsid w:val="00583D36"/>
    <w:rsid w:val="00584811"/>
    <w:rsid w:val="00586F49"/>
    <w:rsid w:val="00587DA5"/>
    <w:rsid w:val="005904FC"/>
    <w:rsid w:val="00590C38"/>
    <w:rsid w:val="00591AB1"/>
    <w:rsid w:val="00592307"/>
    <w:rsid w:val="00592884"/>
    <w:rsid w:val="00592A34"/>
    <w:rsid w:val="0059389E"/>
    <w:rsid w:val="00593AA6"/>
    <w:rsid w:val="00594102"/>
    <w:rsid w:val="00594161"/>
    <w:rsid w:val="00594749"/>
    <w:rsid w:val="005949E0"/>
    <w:rsid w:val="0059546C"/>
    <w:rsid w:val="00595600"/>
    <w:rsid w:val="005965B3"/>
    <w:rsid w:val="00596730"/>
    <w:rsid w:val="005967B2"/>
    <w:rsid w:val="00596861"/>
    <w:rsid w:val="0059739D"/>
    <w:rsid w:val="005A0D92"/>
    <w:rsid w:val="005A1B03"/>
    <w:rsid w:val="005A3266"/>
    <w:rsid w:val="005A4171"/>
    <w:rsid w:val="005A47B6"/>
    <w:rsid w:val="005A6065"/>
    <w:rsid w:val="005A7737"/>
    <w:rsid w:val="005B053A"/>
    <w:rsid w:val="005B0A74"/>
    <w:rsid w:val="005B2BBC"/>
    <w:rsid w:val="005B4067"/>
    <w:rsid w:val="005B42BE"/>
    <w:rsid w:val="005B46DE"/>
    <w:rsid w:val="005B6228"/>
    <w:rsid w:val="005B62A3"/>
    <w:rsid w:val="005B63BF"/>
    <w:rsid w:val="005C0A49"/>
    <w:rsid w:val="005C118A"/>
    <w:rsid w:val="005C1B3E"/>
    <w:rsid w:val="005C1ECA"/>
    <w:rsid w:val="005C1FD0"/>
    <w:rsid w:val="005C27ED"/>
    <w:rsid w:val="005C29CC"/>
    <w:rsid w:val="005C374D"/>
    <w:rsid w:val="005C3F41"/>
    <w:rsid w:val="005C5D9A"/>
    <w:rsid w:val="005C7EB0"/>
    <w:rsid w:val="005D02C6"/>
    <w:rsid w:val="005D04AA"/>
    <w:rsid w:val="005D08D8"/>
    <w:rsid w:val="005D1894"/>
    <w:rsid w:val="005D35B1"/>
    <w:rsid w:val="005D4B14"/>
    <w:rsid w:val="005D56BC"/>
    <w:rsid w:val="005D6177"/>
    <w:rsid w:val="005D7606"/>
    <w:rsid w:val="005D7BE8"/>
    <w:rsid w:val="005E152A"/>
    <w:rsid w:val="005E22DB"/>
    <w:rsid w:val="005E58D5"/>
    <w:rsid w:val="005E5DC8"/>
    <w:rsid w:val="005E6160"/>
    <w:rsid w:val="005E7874"/>
    <w:rsid w:val="005F11B1"/>
    <w:rsid w:val="005F2563"/>
    <w:rsid w:val="005F2CA5"/>
    <w:rsid w:val="005F325E"/>
    <w:rsid w:val="005F3542"/>
    <w:rsid w:val="005F3F76"/>
    <w:rsid w:val="00600169"/>
    <w:rsid w:val="00600219"/>
    <w:rsid w:val="006007CB"/>
    <w:rsid w:val="006010EB"/>
    <w:rsid w:val="00602C24"/>
    <w:rsid w:val="00603334"/>
    <w:rsid w:val="00603B4F"/>
    <w:rsid w:val="00604AD7"/>
    <w:rsid w:val="006055C2"/>
    <w:rsid w:val="00606293"/>
    <w:rsid w:val="0060668D"/>
    <w:rsid w:val="006075D5"/>
    <w:rsid w:val="00607D09"/>
    <w:rsid w:val="00610271"/>
    <w:rsid w:val="00610D4F"/>
    <w:rsid w:val="00611813"/>
    <w:rsid w:val="00611D9D"/>
    <w:rsid w:val="006121D3"/>
    <w:rsid w:val="00612AA3"/>
    <w:rsid w:val="0061336B"/>
    <w:rsid w:val="00613B3A"/>
    <w:rsid w:val="00614068"/>
    <w:rsid w:val="00614BF9"/>
    <w:rsid w:val="00615031"/>
    <w:rsid w:val="006154D7"/>
    <w:rsid w:val="006159E5"/>
    <w:rsid w:val="0061635C"/>
    <w:rsid w:val="00616682"/>
    <w:rsid w:val="006167BF"/>
    <w:rsid w:val="006167FD"/>
    <w:rsid w:val="00620CC8"/>
    <w:rsid w:val="00622038"/>
    <w:rsid w:val="00622167"/>
    <w:rsid w:val="00622232"/>
    <w:rsid w:val="00622588"/>
    <w:rsid w:val="00622680"/>
    <w:rsid w:val="006228B1"/>
    <w:rsid w:val="00622CBF"/>
    <w:rsid w:val="006231F5"/>
    <w:rsid w:val="006238E5"/>
    <w:rsid w:val="00624222"/>
    <w:rsid w:val="00624732"/>
    <w:rsid w:val="00624F50"/>
    <w:rsid w:val="00625590"/>
    <w:rsid w:val="00625910"/>
    <w:rsid w:val="0062668C"/>
    <w:rsid w:val="00626884"/>
    <w:rsid w:val="00626BB6"/>
    <w:rsid w:val="00627024"/>
    <w:rsid w:val="006274AF"/>
    <w:rsid w:val="006279DD"/>
    <w:rsid w:val="00627A71"/>
    <w:rsid w:val="00630FE1"/>
    <w:rsid w:val="00634444"/>
    <w:rsid w:val="00636176"/>
    <w:rsid w:val="00636302"/>
    <w:rsid w:val="006363F7"/>
    <w:rsid w:val="006366BF"/>
    <w:rsid w:val="006374E8"/>
    <w:rsid w:val="00637803"/>
    <w:rsid w:val="0064049D"/>
    <w:rsid w:val="006418A9"/>
    <w:rsid w:val="00641DE5"/>
    <w:rsid w:val="006426E1"/>
    <w:rsid w:val="006427A0"/>
    <w:rsid w:val="006457AF"/>
    <w:rsid w:val="00647208"/>
    <w:rsid w:val="006472CA"/>
    <w:rsid w:val="00647378"/>
    <w:rsid w:val="00647DBE"/>
    <w:rsid w:val="00647F11"/>
    <w:rsid w:val="00650228"/>
    <w:rsid w:val="00652225"/>
    <w:rsid w:val="006532AB"/>
    <w:rsid w:val="00653512"/>
    <w:rsid w:val="006536A1"/>
    <w:rsid w:val="00653D5F"/>
    <w:rsid w:val="00653F0C"/>
    <w:rsid w:val="00653F1E"/>
    <w:rsid w:val="00653F74"/>
    <w:rsid w:val="006543A4"/>
    <w:rsid w:val="00654C02"/>
    <w:rsid w:val="006552E5"/>
    <w:rsid w:val="00655A7E"/>
    <w:rsid w:val="00656830"/>
    <w:rsid w:val="006568D2"/>
    <w:rsid w:val="00656F0C"/>
    <w:rsid w:val="00657E11"/>
    <w:rsid w:val="006600B1"/>
    <w:rsid w:val="00660330"/>
    <w:rsid w:val="00660512"/>
    <w:rsid w:val="0066181E"/>
    <w:rsid w:val="006621BE"/>
    <w:rsid w:val="00662D91"/>
    <w:rsid w:val="00663667"/>
    <w:rsid w:val="00663BEB"/>
    <w:rsid w:val="00666A3D"/>
    <w:rsid w:val="00667E12"/>
    <w:rsid w:val="00667F0F"/>
    <w:rsid w:val="00671076"/>
    <w:rsid w:val="00671914"/>
    <w:rsid w:val="0067310D"/>
    <w:rsid w:val="006731FA"/>
    <w:rsid w:val="006736D0"/>
    <w:rsid w:val="00674723"/>
    <w:rsid w:val="0067506E"/>
    <w:rsid w:val="006753B9"/>
    <w:rsid w:val="00675F56"/>
    <w:rsid w:val="00677CC2"/>
    <w:rsid w:val="00681F92"/>
    <w:rsid w:val="00682148"/>
    <w:rsid w:val="006822B9"/>
    <w:rsid w:val="006842C2"/>
    <w:rsid w:val="00684A39"/>
    <w:rsid w:val="00685007"/>
    <w:rsid w:val="00685F42"/>
    <w:rsid w:val="00686FD0"/>
    <w:rsid w:val="00687B75"/>
    <w:rsid w:val="00687D8F"/>
    <w:rsid w:val="00687E13"/>
    <w:rsid w:val="00690001"/>
    <w:rsid w:val="00690764"/>
    <w:rsid w:val="00690AA9"/>
    <w:rsid w:val="00690E46"/>
    <w:rsid w:val="006910A4"/>
    <w:rsid w:val="0069138F"/>
    <w:rsid w:val="006917C0"/>
    <w:rsid w:val="00691A2F"/>
    <w:rsid w:val="0069207B"/>
    <w:rsid w:val="00692558"/>
    <w:rsid w:val="00692744"/>
    <w:rsid w:val="0069351E"/>
    <w:rsid w:val="00693683"/>
    <w:rsid w:val="00695656"/>
    <w:rsid w:val="00695929"/>
    <w:rsid w:val="00695BD3"/>
    <w:rsid w:val="0069724B"/>
    <w:rsid w:val="006973B2"/>
    <w:rsid w:val="006A010E"/>
    <w:rsid w:val="006A1006"/>
    <w:rsid w:val="006A1115"/>
    <w:rsid w:val="006A15C2"/>
    <w:rsid w:val="006A17B9"/>
    <w:rsid w:val="006A1B19"/>
    <w:rsid w:val="006A2993"/>
    <w:rsid w:val="006A2C54"/>
    <w:rsid w:val="006A2E13"/>
    <w:rsid w:val="006A4B23"/>
    <w:rsid w:val="006A56FD"/>
    <w:rsid w:val="006A5791"/>
    <w:rsid w:val="006A5E2E"/>
    <w:rsid w:val="006B020A"/>
    <w:rsid w:val="006B06BC"/>
    <w:rsid w:val="006B0945"/>
    <w:rsid w:val="006B105A"/>
    <w:rsid w:val="006B1E80"/>
    <w:rsid w:val="006B2346"/>
    <w:rsid w:val="006B2504"/>
    <w:rsid w:val="006B3A2E"/>
    <w:rsid w:val="006B40AF"/>
    <w:rsid w:val="006B4675"/>
    <w:rsid w:val="006B64D5"/>
    <w:rsid w:val="006B70C7"/>
    <w:rsid w:val="006C0209"/>
    <w:rsid w:val="006C0345"/>
    <w:rsid w:val="006C090E"/>
    <w:rsid w:val="006C0ABD"/>
    <w:rsid w:val="006C10B9"/>
    <w:rsid w:val="006C2232"/>
    <w:rsid w:val="006C2874"/>
    <w:rsid w:val="006C2CDE"/>
    <w:rsid w:val="006C3474"/>
    <w:rsid w:val="006C35FB"/>
    <w:rsid w:val="006C4E89"/>
    <w:rsid w:val="006C4F45"/>
    <w:rsid w:val="006C5D1B"/>
    <w:rsid w:val="006C7A58"/>
    <w:rsid w:val="006C7C6C"/>
    <w:rsid w:val="006C7F8C"/>
    <w:rsid w:val="006D04D1"/>
    <w:rsid w:val="006D2AE6"/>
    <w:rsid w:val="006D380D"/>
    <w:rsid w:val="006D4B30"/>
    <w:rsid w:val="006D63EA"/>
    <w:rsid w:val="006D7864"/>
    <w:rsid w:val="006D791B"/>
    <w:rsid w:val="006E00A0"/>
    <w:rsid w:val="006E0135"/>
    <w:rsid w:val="006E108B"/>
    <w:rsid w:val="006E1651"/>
    <w:rsid w:val="006E19A4"/>
    <w:rsid w:val="006E19FB"/>
    <w:rsid w:val="006E27AC"/>
    <w:rsid w:val="006E28C7"/>
    <w:rsid w:val="006E303A"/>
    <w:rsid w:val="006E33F8"/>
    <w:rsid w:val="006E3933"/>
    <w:rsid w:val="006E436C"/>
    <w:rsid w:val="006E44A5"/>
    <w:rsid w:val="006E4A68"/>
    <w:rsid w:val="006E5535"/>
    <w:rsid w:val="006E611D"/>
    <w:rsid w:val="006E6A45"/>
    <w:rsid w:val="006F0180"/>
    <w:rsid w:val="006F062B"/>
    <w:rsid w:val="006F223B"/>
    <w:rsid w:val="006F229F"/>
    <w:rsid w:val="006F24A8"/>
    <w:rsid w:val="006F3CCF"/>
    <w:rsid w:val="006F4ABB"/>
    <w:rsid w:val="006F50DD"/>
    <w:rsid w:val="006F5F7B"/>
    <w:rsid w:val="006F6241"/>
    <w:rsid w:val="006F7E19"/>
    <w:rsid w:val="00700160"/>
    <w:rsid w:val="00700188"/>
    <w:rsid w:val="007006B6"/>
    <w:rsid w:val="0070087F"/>
    <w:rsid w:val="00700B00"/>
    <w:rsid w:val="00700B2C"/>
    <w:rsid w:val="00701F80"/>
    <w:rsid w:val="0070202C"/>
    <w:rsid w:val="007023E6"/>
    <w:rsid w:val="007027FC"/>
    <w:rsid w:val="00702BB9"/>
    <w:rsid w:val="0070334B"/>
    <w:rsid w:val="00704BB5"/>
    <w:rsid w:val="00704FE0"/>
    <w:rsid w:val="00706A5D"/>
    <w:rsid w:val="00707086"/>
    <w:rsid w:val="007072C5"/>
    <w:rsid w:val="0070797C"/>
    <w:rsid w:val="00707C0E"/>
    <w:rsid w:val="00707C3F"/>
    <w:rsid w:val="007104DE"/>
    <w:rsid w:val="0071082A"/>
    <w:rsid w:val="0071142C"/>
    <w:rsid w:val="0071230D"/>
    <w:rsid w:val="00712D8D"/>
    <w:rsid w:val="00713084"/>
    <w:rsid w:val="007145D4"/>
    <w:rsid w:val="00714657"/>
    <w:rsid w:val="00714A55"/>
    <w:rsid w:val="00714B26"/>
    <w:rsid w:val="00714B7E"/>
    <w:rsid w:val="00715138"/>
    <w:rsid w:val="0071604D"/>
    <w:rsid w:val="007170D2"/>
    <w:rsid w:val="007171F0"/>
    <w:rsid w:val="00717DE3"/>
    <w:rsid w:val="007205B2"/>
    <w:rsid w:val="0072073B"/>
    <w:rsid w:val="00720A96"/>
    <w:rsid w:val="0072182D"/>
    <w:rsid w:val="00721A0C"/>
    <w:rsid w:val="00721FE1"/>
    <w:rsid w:val="007225D3"/>
    <w:rsid w:val="00722F56"/>
    <w:rsid w:val="00723590"/>
    <w:rsid w:val="007244C5"/>
    <w:rsid w:val="00725416"/>
    <w:rsid w:val="00725A54"/>
    <w:rsid w:val="00725C6E"/>
    <w:rsid w:val="00725D37"/>
    <w:rsid w:val="00725D4A"/>
    <w:rsid w:val="0072624A"/>
    <w:rsid w:val="0072637A"/>
    <w:rsid w:val="00726E0F"/>
    <w:rsid w:val="00727984"/>
    <w:rsid w:val="00730057"/>
    <w:rsid w:val="0073045C"/>
    <w:rsid w:val="00730CBA"/>
    <w:rsid w:val="007310E7"/>
    <w:rsid w:val="007317D4"/>
    <w:rsid w:val="00731E00"/>
    <w:rsid w:val="0073259E"/>
    <w:rsid w:val="00732C1B"/>
    <w:rsid w:val="00732E7E"/>
    <w:rsid w:val="00733982"/>
    <w:rsid w:val="0073413A"/>
    <w:rsid w:val="007373D1"/>
    <w:rsid w:val="00737E7C"/>
    <w:rsid w:val="00740349"/>
    <w:rsid w:val="00741337"/>
    <w:rsid w:val="007432CB"/>
    <w:rsid w:val="007438FE"/>
    <w:rsid w:val="007440B7"/>
    <w:rsid w:val="00744162"/>
    <w:rsid w:val="00745416"/>
    <w:rsid w:val="007454C1"/>
    <w:rsid w:val="00745818"/>
    <w:rsid w:val="00745C21"/>
    <w:rsid w:val="00745F3D"/>
    <w:rsid w:val="0074631F"/>
    <w:rsid w:val="00746444"/>
    <w:rsid w:val="00750EF3"/>
    <w:rsid w:val="0075146F"/>
    <w:rsid w:val="00751611"/>
    <w:rsid w:val="00752A21"/>
    <w:rsid w:val="007540E9"/>
    <w:rsid w:val="00755368"/>
    <w:rsid w:val="00756C6A"/>
    <w:rsid w:val="00757A97"/>
    <w:rsid w:val="00760033"/>
    <w:rsid w:val="0076021E"/>
    <w:rsid w:val="007616B6"/>
    <w:rsid w:val="00762384"/>
    <w:rsid w:val="007634AD"/>
    <w:rsid w:val="007634DF"/>
    <w:rsid w:val="0076378C"/>
    <w:rsid w:val="00763DEF"/>
    <w:rsid w:val="0076580C"/>
    <w:rsid w:val="0076604A"/>
    <w:rsid w:val="00766C54"/>
    <w:rsid w:val="007670E7"/>
    <w:rsid w:val="00767F30"/>
    <w:rsid w:val="00770838"/>
    <w:rsid w:val="007715C9"/>
    <w:rsid w:val="007715EF"/>
    <w:rsid w:val="007723F5"/>
    <w:rsid w:val="007725B0"/>
    <w:rsid w:val="00772618"/>
    <w:rsid w:val="00772834"/>
    <w:rsid w:val="0077326F"/>
    <w:rsid w:val="00774EDD"/>
    <w:rsid w:val="00775468"/>
    <w:rsid w:val="007757EC"/>
    <w:rsid w:val="00775D13"/>
    <w:rsid w:val="007760A6"/>
    <w:rsid w:val="0077665E"/>
    <w:rsid w:val="00776D03"/>
    <w:rsid w:val="00776D62"/>
    <w:rsid w:val="00777A98"/>
    <w:rsid w:val="00780C77"/>
    <w:rsid w:val="00781E2F"/>
    <w:rsid w:val="007820A0"/>
    <w:rsid w:val="00782186"/>
    <w:rsid w:val="00782F0F"/>
    <w:rsid w:val="00782FA4"/>
    <w:rsid w:val="00783288"/>
    <w:rsid w:val="007834CA"/>
    <w:rsid w:val="0078395C"/>
    <w:rsid w:val="00783DFD"/>
    <w:rsid w:val="0078407F"/>
    <w:rsid w:val="007845AD"/>
    <w:rsid w:val="007849A4"/>
    <w:rsid w:val="00784D3A"/>
    <w:rsid w:val="00785053"/>
    <w:rsid w:val="00785161"/>
    <w:rsid w:val="0078756B"/>
    <w:rsid w:val="00790854"/>
    <w:rsid w:val="007909B7"/>
    <w:rsid w:val="00790BFD"/>
    <w:rsid w:val="007916EC"/>
    <w:rsid w:val="00791A70"/>
    <w:rsid w:val="0079367E"/>
    <w:rsid w:val="00793E07"/>
    <w:rsid w:val="007941B4"/>
    <w:rsid w:val="00794359"/>
    <w:rsid w:val="00794A07"/>
    <w:rsid w:val="007A10F2"/>
    <w:rsid w:val="007A13CD"/>
    <w:rsid w:val="007A1F22"/>
    <w:rsid w:val="007A2968"/>
    <w:rsid w:val="007A3722"/>
    <w:rsid w:val="007A3935"/>
    <w:rsid w:val="007A3BBB"/>
    <w:rsid w:val="007A44CD"/>
    <w:rsid w:val="007A46CB"/>
    <w:rsid w:val="007A6178"/>
    <w:rsid w:val="007A6961"/>
    <w:rsid w:val="007A6C94"/>
    <w:rsid w:val="007B04F3"/>
    <w:rsid w:val="007B0A1E"/>
    <w:rsid w:val="007B234B"/>
    <w:rsid w:val="007B30AA"/>
    <w:rsid w:val="007B347B"/>
    <w:rsid w:val="007B370A"/>
    <w:rsid w:val="007B477A"/>
    <w:rsid w:val="007B4B39"/>
    <w:rsid w:val="007B523E"/>
    <w:rsid w:val="007B63E1"/>
    <w:rsid w:val="007B7050"/>
    <w:rsid w:val="007B7217"/>
    <w:rsid w:val="007B795C"/>
    <w:rsid w:val="007B7F03"/>
    <w:rsid w:val="007C171A"/>
    <w:rsid w:val="007C1729"/>
    <w:rsid w:val="007C2E47"/>
    <w:rsid w:val="007C36D2"/>
    <w:rsid w:val="007C3936"/>
    <w:rsid w:val="007C46B9"/>
    <w:rsid w:val="007C4E91"/>
    <w:rsid w:val="007C67A2"/>
    <w:rsid w:val="007C788B"/>
    <w:rsid w:val="007D1BAA"/>
    <w:rsid w:val="007D20FC"/>
    <w:rsid w:val="007D31BC"/>
    <w:rsid w:val="007D5A08"/>
    <w:rsid w:val="007D689E"/>
    <w:rsid w:val="007D6BD4"/>
    <w:rsid w:val="007E03B9"/>
    <w:rsid w:val="007E0E6C"/>
    <w:rsid w:val="007E175A"/>
    <w:rsid w:val="007E2D61"/>
    <w:rsid w:val="007E2ED9"/>
    <w:rsid w:val="007E3D8F"/>
    <w:rsid w:val="007E3F39"/>
    <w:rsid w:val="007E54B9"/>
    <w:rsid w:val="007E62FC"/>
    <w:rsid w:val="007E6A4C"/>
    <w:rsid w:val="007E7D4A"/>
    <w:rsid w:val="007F088C"/>
    <w:rsid w:val="007F14CB"/>
    <w:rsid w:val="007F27F9"/>
    <w:rsid w:val="007F3C0B"/>
    <w:rsid w:val="007F3C3F"/>
    <w:rsid w:val="007F4565"/>
    <w:rsid w:val="007F74C2"/>
    <w:rsid w:val="00800613"/>
    <w:rsid w:val="008006CC"/>
    <w:rsid w:val="0080075C"/>
    <w:rsid w:val="008007ED"/>
    <w:rsid w:val="00800913"/>
    <w:rsid w:val="008048E8"/>
    <w:rsid w:val="00805321"/>
    <w:rsid w:val="00805B40"/>
    <w:rsid w:val="00806350"/>
    <w:rsid w:val="00806368"/>
    <w:rsid w:val="00806818"/>
    <w:rsid w:val="00806CD8"/>
    <w:rsid w:val="0080713B"/>
    <w:rsid w:val="008075F3"/>
    <w:rsid w:val="00807A31"/>
    <w:rsid w:val="00807F18"/>
    <w:rsid w:val="0081061B"/>
    <w:rsid w:val="00811814"/>
    <w:rsid w:val="00812960"/>
    <w:rsid w:val="00813B9B"/>
    <w:rsid w:val="0081460C"/>
    <w:rsid w:val="00815C24"/>
    <w:rsid w:val="008162F3"/>
    <w:rsid w:val="0081689C"/>
    <w:rsid w:val="00817C6E"/>
    <w:rsid w:val="00817ED8"/>
    <w:rsid w:val="0082073B"/>
    <w:rsid w:val="00820ACF"/>
    <w:rsid w:val="00820C5D"/>
    <w:rsid w:val="00821097"/>
    <w:rsid w:val="008211E2"/>
    <w:rsid w:val="00822D68"/>
    <w:rsid w:val="008231A9"/>
    <w:rsid w:val="00824A28"/>
    <w:rsid w:val="00824F17"/>
    <w:rsid w:val="00825D82"/>
    <w:rsid w:val="00825F13"/>
    <w:rsid w:val="00827166"/>
    <w:rsid w:val="008276AE"/>
    <w:rsid w:val="0082793B"/>
    <w:rsid w:val="0083024F"/>
    <w:rsid w:val="008302EE"/>
    <w:rsid w:val="00830F4D"/>
    <w:rsid w:val="00831E8D"/>
    <w:rsid w:val="00832C5D"/>
    <w:rsid w:val="0083410B"/>
    <w:rsid w:val="008356FF"/>
    <w:rsid w:val="00835843"/>
    <w:rsid w:val="00836A5B"/>
    <w:rsid w:val="0083708A"/>
    <w:rsid w:val="00837302"/>
    <w:rsid w:val="00837946"/>
    <w:rsid w:val="0084009B"/>
    <w:rsid w:val="00840595"/>
    <w:rsid w:val="0084062D"/>
    <w:rsid w:val="00840921"/>
    <w:rsid w:val="0084120B"/>
    <w:rsid w:val="0084314B"/>
    <w:rsid w:val="00843598"/>
    <w:rsid w:val="0084458B"/>
    <w:rsid w:val="0084476C"/>
    <w:rsid w:val="00845646"/>
    <w:rsid w:val="00845A37"/>
    <w:rsid w:val="00845C48"/>
    <w:rsid w:val="00846229"/>
    <w:rsid w:val="008462B4"/>
    <w:rsid w:val="0084658E"/>
    <w:rsid w:val="008465CF"/>
    <w:rsid w:val="008467C6"/>
    <w:rsid w:val="008468F0"/>
    <w:rsid w:val="00847338"/>
    <w:rsid w:val="008478FC"/>
    <w:rsid w:val="00850C97"/>
    <w:rsid w:val="00851242"/>
    <w:rsid w:val="008515FD"/>
    <w:rsid w:val="00852B6E"/>
    <w:rsid w:val="00853B1F"/>
    <w:rsid w:val="008546FD"/>
    <w:rsid w:val="008556FE"/>
    <w:rsid w:val="00856A31"/>
    <w:rsid w:val="00856F90"/>
    <w:rsid w:val="00857D6B"/>
    <w:rsid w:val="00860040"/>
    <w:rsid w:val="00860870"/>
    <w:rsid w:val="00860C3F"/>
    <w:rsid w:val="00861C36"/>
    <w:rsid w:val="00861EC4"/>
    <w:rsid w:val="008620A4"/>
    <w:rsid w:val="008621C7"/>
    <w:rsid w:val="008641AD"/>
    <w:rsid w:val="00864580"/>
    <w:rsid w:val="00865AD1"/>
    <w:rsid w:val="00866C31"/>
    <w:rsid w:val="0086794D"/>
    <w:rsid w:val="00867ED2"/>
    <w:rsid w:val="00870DFF"/>
    <w:rsid w:val="00871AF9"/>
    <w:rsid w:val="00872138"/>
    <w:rsid w:val="0087447B"/>
    <w:rsid w:val="00874A95"/>
    <w:rsid w:val="008754D0"/>
    <w:rsid w:val="00876322"/>
    <w:rsid w:val="00876925"/>
    <w:rsid w:val="00877CA7"/>
    <w:rsid w:val="00877D48"/>
    <w:rsid w:val="00877DEA"/>
    <w:rsid w:val="00880FAF"/>
    <w:rsid w:val="00881B58"/>
    <w:rsid w:val="00881C3D"/>
    <w:rsid w:val="008825A0"/>
    <w:rsid w:val="0088328B"/>
    <w:rsid w:val="008832D9"/>
    <w:rsid w:val="00883502"/>
    <w:rsid w:val="00883626"/>
    <w:rsid w:val="00883781"/>
    <w:rsid w:val="00884853"/>
    <w:rsid w:val="0088514D"/>
    <w:rsid w:val="00885570"/>
    <w:rsid w:val="00885E23"/>
    <w:rsid w:val="008870B9"/>
    <w:rsid w:val="00891C49"/>
    <w:rsid w:val="00891FFD"/>
    <w:rsid w:val="00893429"/>
    <w:rsid w:val="00893958"/>
    <w:rsid w:val="00893AD8"/>
    <w:rsid w:val="00894078"/>
    <w:rsid w:val="00894438"/>
    <w:rsid w:val="00894967"/>
    <w:rsid w:val="00894DA9"/>
    <w:rsid w:val="008953B7"/>
    <w:rsid w:val="0089618E"/>
    <w:rsid w:val="008962ED"/>
    <w:rsid w:val="008966AB"/>
    <w:rsid w:val="008A00DA"/>
    <w:rsid w:val="008A02F5"/>
    <w:rsid w:val="008A1C4A"/>
    <w:rsid w:val="008A1F16"/>
    <w:rsid w:val="008A2BC7"/>
    <w:rsid w:val="008A2E77"/>
    <w:rsid w:val="008A3F7C"/>
    <w:rsid w:val="008A5EBB"/>
    <w:rsid w:val="008B0A70"/>
    <w:rsid w:val="008B158F"/>
    <w:rsid w:val="008B1A1C"/>
    <w:rsid w:val="008B21E9"/>
    <w:rsid w:val="008B22C3"/>
    <w:rsid w:val="008B2EE1"/>
    <w:rsid w:val="008B411A"/>
    <w:rsid w:val="008B467C"/>
    <w:rsid w:val="008B475B"/>
    <w:rsid w:val="008B560E"/>
    <w:rsid w:val="008B569C"/>
    <w:rsid w:val="008B6072"/>
    <w:rsid w:val="008B6263"/>
    <w:rsid w:val="008B7BDA"/>
    <w:rsid w:val="008B7CC1"/>
    <w:rsid w:val="008B7CFA"/>
    <w:rsid w:val="008C0807"/>
    <w:rsid w:val="008C1A80"/>
    <w:rsid w:val="008C288B"/>
    <w:rsid w:val="008C5B7A"/>
    <w:rsid w:val="008C67EF"/>
    <w:rsid w:val="008C6A3F"/>
    <w:rsid w:val="008C6F6F"/>
    <w:rsid w:val="008C70E8"/>
    <w:rsid w:val="008D0239"/>
    <w:rsid w:val="008D0AF2"/>
    <w:rsid w:val="008D0EE0"/>
    <w:rsid w:val="008D18FF"/>
    <w:rsid w:val="008D2BF2"/>
    <w:rsid w:val="008D37B1"/>
    <w:rsid w:val="008D3824"/>
    <w:rsid w:val="008D3E94"/>
    <w:rsid w:val="008D4456"/>
    <w:rsid w:val="008D6549"/>
    <w:rsid w:val="008D7639"/>
    <w:rsid w:val="008E0B7E"/>
    <w:rsid w:val="008E2EBF"/>
    <w:rsid w:val="008E2F1B"/>
    <w:rsid w:val="008E3013"/>
    <w:rsid w:val="008E55E1"/>
    <w:rsid w:val="008E5A03"/>
    <w:rsid w:val="008E5AC3"/>
    <w:rsid w:val="008E5CF3"/>
    <w:rsid w:val="008F0B11"/>
    <w:rsid w:val="008F0F5D"/>
    <w:rsid w:val="008F281D"/>
    <w:rsid w:val="008F2879"/>
    <w:rsid w:val="008F2B8B"/>
    <w:rsid w:val="008F3199"/>
    <w:rsid w:val="008F41C0"/>
    <w:rsid w:val="008F4F1C"/>
    <w:rsid w:val="008F77C4"/>
    <w:rsid w:val="008F77F0"/>
    <w:rsid w:val="008F79BA"/>
    <w:rsid w:val="008F7F96"/>
    <w:rsid w:val="0090140E"/>
    <w:rsid w:val="00901794"/>
    <w:rsid w:val="009028D8"/>
    <w:rsid w:val="00904469"/>
    <w:rsid w:val="00905B2F"/>
    <w:rsid w:val="00905CB4"/>
    <w:rsid w:val="00906844"/>
    <w:rsid w:val="00907A3D"/>
    <w:rsid w:val="00910066"/>
    <w:rsid w:val="009101F3"/>
    <w:rsid w:val="009103F3"/>
    <w:rsid w:val="009108FD"/>
    <w:rsid w:val="00910B64"/>
    <w:rsid w:val="00912186"/>
    <w:rsid w:val="009121C0"/>
    <w:rsid w:val="009123E8"/>
    <w:rsid w:val="009125CF"/>
    <w:rsid w:val="009126FC"/>
    <w:rsid w:val="00913214"/>
    <w:rsid w:val="00913DF1"/>
    <w:rsid w:val="009140A0"/>
    <w:rsid w:val="0091415B"/>
    <w:rsid w:val="0091494E"/>
    <w:rsid w:val="00915F52"/>
    <w:rsid w:val="00916350"/>
    <w:rsid w:val="009166A7"/>
    <w:rsid w:val="00917121"/>
    <w:rsid w:val="009171EF"/>
    <w:rsid w:val="00917920"/>
    <w:rsid w:val="00920CE5"/>
    <w:rsid w:val="0092102F"/>
    <w:rsid w:val="009210DD"/>
    <w:rsid w:val="009211B0"/>
    <w:rsid w:val="009221B3"/>
    <w:rsid w:val="009229A0"/>
    <w:rsid w:val="00924996"/>
    <w:rsid w:val="00927418"/>
    <w:rsid w:val="009279CA"/>
    <w:rsid w:val="00927C10"/>
    <w:rsid w:val="00930B54"/>
    <w:rsid w:val="0093211B"/>
    <w:rsid w:val="0093230A"/>
    <w:rsid w:val="00932377"/>
    <w:rsid w:val="0093255D"/>
    <w:rsid w:val="00932A33"/>
    <w:rsid w:val="00932D7F"/>
    <w:rsid w:val="0093343F"/>
    <w:rsid w:val="0093541A"/>
    <w:rsid w:val="00937212"/>
    <w:rsid w:val="00937889"/>
    <w:rsid w:val="00937A16"/>
    <w:rsid w:val="00940691"/>
    <w:rsid w:val="009409B2"/>
    <w:rsid w:val="00940C6A"/>
    <w:rsid w:val="00940C7E"/>
    <w:rsid w:val="00940E62"/>
    <w:rsid w:val="00941601"/>
    <w:rsid w:val="00941959"/>
    <w:rsid w:val="009419FC"/>
    <w:rsid w:val="00941AE6"/>
    <w:rsid w:val="00941B08"/>
    <w:rsid w:val="0094285D"/>
    <w:rsid w:val="00943221"/>
    <w:rsid w:val="009447BE"/>
    <w:rsid w:val="00944B47"/>
    <w:rsid w:val="00945481"/>
    <w:rsid w:val="00945742"/>
    <w:rsid w:val="009459F2"/>
    <w:rsid w:val="00946BC6"/>
    <w:rsid w:val="009472F4"/>
    <w:rsid w:val="009500CE"/>
    <w:rsid w:val="00950F9B"/>
    <w:rsid w:val="00951BCE"/>
    <w:rsid w:val="00952AA5"/>
    <w:rsid w:val="00954E8C"/>
    <w:rsid w:val="009567A4"/>
    <w:rsid w:val="00957C4A"/>
    <w:rsid w:val="00957CAC"/>
    <w:rsid w:val="00960291"/>
    <w:rsid w:val="00960CED"/>
    <w:rsid w:val="00960F97"/>
    <w:rsid w:val="00961398"/>
    <w:rsid w:val="00961709"/>
    <w:rsid w:val="00962983"/>
    <w:rsid w:val="00962D72"/>
    <w:rsid w:val="00963686"/>
    <w:rsid w:val="00964105"/>
    <w:rsid w:val="009648FE"/>
    <w:rsid w:val="00965896"/>
    <w:rsid w:val="00966D7F"/>
    <w:rsid w:val="00967042"/>
    <w:rsid w:val="00970860"/>
    <w:rsid w:val="00970D72"/>
    <w:rsid w:val="00971038"/>
    <w:rsid w:val="009712F3"/>
    <w:rsid w:val="00973042"/>
    <w:rsid w:val="009753B9"/>
    <w:rsid w:val="00975C26"/>
    <w:rsid w:val="00976442"/>
    <w:rsid w:val="00976559"/>
    <w:rsid w:val="00977E65"/>
    <w:rsid w:val="00980186"/>
    <w:rsid w:val="00980870"/>
    <w:rsid w:val="00980CCA"/>
    <w:rsid w:val="00981731"/>
    <w:rsid w:val="009824EC"/>
    <w:rsid w:val="0098255A"/>
    <w:rsid w:val="00982E22"/>
    <w:rsid w:val="00983104"/>
    <w:rsid w:val="00983DA9"/>
    <w:rsid w:val="0098445B"/>
    <w:rsid w:val="009845BE"/>
    <w:rsid w:val="00986230"/>
    <w:rsid w:val="009864B5"/>
    <w:rsid w:val="00986E3C"/>
    <w:rsid w:val="0099009B"/>
    <w:rsid w:val="009900D0"/>
    <w:rsid w:val="00990814"/>
    <w:rsid w:val="009908C6"/>
    <w:rsid w:val="00991218"/>
    <w:rsid w:val="00992874"/>
    <w:rsid w:val="00993592"/>
    <w:rsid w:val="00993E0A"/>
    <w:rsid w:val="0099429D"/>
    <w:rsid w:val="0099537B"/>
    <w:rsid w:val="009955A5"/>
    <w:rsid w:val="009956BC"/>
    <w:rsid w:val="009959E8"/>
    <w:rsid w:val="00995EE3"/>
    <w:rsid w:val="00996063"/>
    <w:rsid w:val="009969C9"/>
    <w:rsid w:val="00996CD6"/>
    <w:rsid w:val="009A06A3"/>
    <w:rsid w:val="009A1784"/>
    <w:rsid w:val="009A20CA"/>
    <w:rsid w:val="009A24BB"/>
    <w:rsid w:val="009A2EFA"/>
    <w:rsid w:val="009A3448"/>
    <w:rsid w:val="009A555A"/>
    <w:rsid w:val="009A6F33"/>
    <w:rsid w:val="009A74D8"/>
    <w:rsid w:val="009B0132"/>
    <w:rsid w:val="009B043E"/>
    <w:rsid w:val="009B07BD"/>
    <w:rsid w:val="009B0E2F"/>
    <w:rsid w:val="009B2392"/>
    <w:rsid w:val="009B30B1"/>
    <w:rsid w:val="009B4FD5"/>
    <w:rsid w:val="009B50E8"/>
    <w:rsid w:val="009B58EA"/>
    <w:rsid w:val="009B793A"/>
    <w:rsid w:val="009B7C26"/>
    <w:rsid w:val="009C0505"/>
    <w:rsid w:val="009C0F3E"/>
    <w:rsid w:val="009C120B"/>
    <w:rsid w:val="009C2F2E"/>
    <w:rsid w:val="009C4B4B"/>
    <w:rsid w:val="009C51A7"/>
    <w:rsid w:val="009C5544"/>
    <w:rsid w:val="009D1F6C"/>
    <w:rsid w:val="009D2C09"/>
    <w:rsid w:val="009D3D81"/>
    <w:rsid w:val="009D73B8"/>
    <w:rsid w:val="009D7532"/>
    <w:rsid w:val="009D788B"/>
    <w:rsid w:val="009E1234"/>
    <w:rsid w:val="009E186E"/>
    <w:rsid w:val="009E19BA"/>
    <w:rsid w:val="009E2368"/>
    <w:rsid w:val="009E34B6"/>
    <w:rsid w:val="009E3AEB"/>
    <w:rsid w:val="009E47E6"/>
    <w:rsid w:val="009E49E9"/>
    <w:rsid w:val="009E5050"/>
    <w:rsid w:val="009E5594"/>
    <w:rsid w:val="009E5675"/>
    <w:rsid w:val="009E607A"/>
    <w:rsid w:val="009E61C4"/>
    <w:rsid w:val="009E64AB"/>
    <w:rsid w:val="009E6EA7"/>
    <w:rsid w:val="009E7FD7"/>
    <w:rsid w:val="009F02A4"/>
    <w:rsid w:val="009F09E0"/>
    <w:rsid w:val="009F0C3F"/>
    <w:rsid w:val="009F0D07"/>
    <w:rsid w:val="009F262C"/>
    <w:rsid w:val="009F2D0C"/>
    <w:rsid w:val="009F34C8"/>
    <w:rsid w:val="009F4053"/>
    <w:rsid w:val="009F4C6A"/>
    <w:rsid w:val="009F5346"/>
    <w:rsid w:val="009F5592"/>
    <w:rsid w:val="009F58E5"/>
    <w:rsid w:val="009F693A"/>
    <w:rsid w:val="009F7B3D"/>
    <w:rsid w:val="009F7BD0"/>
    <w:rsid w:val="00A0179D"/>
    <w:rsid w:val="00A017C6"/>
    <w:rsid w:val="00A02DA6"/>
    <w:rsid w:val="00A03ACF"/>
    <w:rsid w:val="00A044EA"/>
    <w:rsid w:val="00A048FF"/>
    <w:rsid w:val="00A06182"/>
    <w:rsid w:val="00A06545"/>
    <w:rsid w:val="00A06EB9"/>
    <w:rsid w:val="00A10195"/>
    <w:rsid w:val="00A10775"/>
    <w:rsid w:val="00A11D6A"/>
    <w:rsid w:val="00A11DA4"/>
    <w:rsid w:val="00A11E53"/>
    <w:rsid w:val="00A12BE2"/>
    <w:rsid w:val="00A13691"/>
    <w:rsid w:val="00A13A3D"/>
    <w:rsid w:val="00A14CA8"/>
    <w:rsid w:val="00A14FA5"/>
    <w:rsid w:val="00A1580D"/>
    <w:rsid w:val="00A158D1"/>
    <w:rsid w:val="00A15E82"/>
    <w:rsid w:val="00A16CCF"/>
    <w:rsid w:val="00A1707B"/>
    <w:rsid w:val="00A178CC"/>
    <w:rsid w:val="00A2002E"/>
    <w:rsid w:val="00A22FA8"/>
    <w:rsid w:val="00A231E2"/>
    <w:rsid w:val="00A2424B"/>
    <w:rsid w:val="00A24499"/>
    <w:rsid w:val="00A24E15"/>
    <w:rsid w:val="00A253F4"/>
    <w:rsid w:val="00A3123E"/>
    <w:rsid w:val="00A3124C"/>
    <w:rsid w:val="00A3171D"/>
    <w:rsid w:val="00A31C57"/>
    <w:rsid w:val="00A32F6B"/>
    <w:rsid w:val="00A3306B"/>
    <w:rsid w:val="00A349E4"/>
    <w:rsid w:val="00A358B0"/>
    <w:rsid w:val="00A35E60"/>
    <w:rsid w:val="00A36A69"/>
    <w:rsid w:val="00A36BE8"/>
    <w:rsid w:val="00A36C48"/>
    <w:rsid w:val="00A3708A"/>
    <w:rsid w:val="00A37188"/>
    <w:rsid w:val="00A413F9"/>
    <w:rsid w:val="00A41A91"/>
    <w:rsid w:val="00A41E0B"/>
    <w:rsid w:val="00A439E5"/>
    <w:rsid w:val="00A44482"/>
    <w:rsid w:val="00A449E2"/>
    <w:rsid w:val="00A44A39"/>
    <w:rsid w:val="00A479A5"/>
    <w:rsid w:val="00A47F44"/>
    <w:rsid w:val="00A500BD"/>
    <w:rsid w:val="00A50AE7"/>
    <w:rsid w:val="00A51509"/>
    <w:rsid w:val="00A537B7"/>
    <w:rsid w:val="00A5415E"/>
    <w:rsid w:val="00A54727"/>
    <w:rsid w:val="00A5483B"/>
    <w:rsid w:val="00A55631"/>
    <w:rsid w:val="00A560D2"/>
    <w:rsid w:val="00A56486"/>
    <w:rsid w:val="00A565AF"/>
    <w:rsid w:val="00A572AD"/>
    <w:rsid w:val="00A57CCC"/>
    <w:rsid w:val="00A57EC2"/>
    <w:rsid w:val="00A6000C"/>
    <w:rsid w:val="00A608EA"/>
    <w:rsid w:val="00A61B77"/>
    <w:rsid w:val="00A62141"/>
    <w:rsid w:val="00A63F42"/>
    <w:rsid w:val="00A64912"/>
    <w:rsid w:val="00A64A47"/>
    <w:rsid w:val="00A65E22"/>
    <w:rsid w:val="00A66308"/>
    <w:rsid w:val="00A67591"/>
    <w:rsid w:val="00A677D8"/>
    <w:rsid w:val="00A70880"/>
    <w:rsid w:val="00A70A74"/>
    <w:rsid w:val="00A7261A"/>
    <w:rsid w:val="00A73037"/>
    <w:rsid w:val="00A736C9"/>
    <w:rsid w:val="00A744B6"/>
    <w:rsid w:val="00A74766"/>
    <w:rsid w:val="00A74831"/>
    <w:rsid w:val="00A749AE"/>
    <w:rsid w:val="00A754D0"/>
    <w:rsid w:val="00A75502"/>
    <w:rsid w:val="00A757B9"/>
    <w:rsid w:val="00A76E7D"/>
    <w:rsid w:val="00A778D4"/>
    <w:rsid w:val="00A77BF8"/>
    <w:rsid w:val="00A77D28"/>
    <w:rsid w:val="00A808EA"/>
    <w:rsid w:val="00A80961"/>
    <w:rsid w:val="00A80FB9"/>
    <w:rsid w:val="00A80FD2"/>
    <w:rsid w:val="00A81428"/>
    <w:rsid w:val="00A8184C"/>
    <w:rsid w:val="00A81A00"/>
    <w:rsid w:val="00A82516"/>
    <w:rsid w:val="00A82C7A"/>
    <w:rsid w:val="00A82F61"/>
    <w:rsid w:val="00A8462A"/>
    <w:rsid w:val="00A85744"/>
    <w:rsid w:val="00A8638D"/>
    <w:rsid w:val="00A86965"/>
    <w:rsid w:val="00A86A48"/>
    <w:rsid w:val="00A87390"/>
    <w:rsid w:val="00A90172"/>
    <w:rsid w:val="00A90200"/>
    <w:rsid w:val="00A904E9"/>
    <w:rsid w:val="00A90A8A"/>
    <w:rsid w:val="00A90C2C"/>
    <w:rsid w:val="00A912D5"/>
    <w:rsid w:val="00A926FA"/>
    <w:rsid w:val="00A9307D"/>
    <w:rsid w:val="00A95205"/>
    <w:rsid w:val="00A96496"/>
    <w:rsid w:val="00A979CE"/>
    <w:rsid w:val="00AA0312"/>
    <w:rsid w:val="00AA16FB"/>
    <w:rsid w:val="00AA2B2D"/>
    <w:rsid w:val="00AA3795"/>
    <w:rsid w:val="00AA3B5D"/>
    <w:rsid w:val="00AA4055"/>
    <w:rsid w:val="00AA5004"/>
    <w:rsid w:val="00AA763F"/>
    <w:rsid w:val="00AA764E"/>
    <w:rsid w:val="00AA76C4"/>
    <w:rsid w:val="00AA7F45"/>
    <w:rsid w:val="00AB1113"/>
    <w:rsid w:val="00AB3C88"/>
    <w:rsid w:val="00AB4040"/>
    <w:rsid w:val="00AB47D1"/>
    <w:rsid w:val="00AB4D62"/>
    <w:rsid w:val="00AB5048"/>
    <w:rsid w:val="00AB548A"/>
    <w:rsid w:val="00AB5610"/>
    <w:rsid w:val="00AB639A"/>
    <w:rsid w:val="00AB6538"/>
    <w:rsid w:val="00AB6648"/>
    <w:rsid w:val="00AB6B7D"/>
    <w:rsid w:val="00AC0272"/>
    <w:rsid w:val="00AC1150"/>
    <w:rsid w:val="00AC171D"/>
    <w:rsid w:val="00AC1B1C"/>
    <w:rsid w:val="00AC1E75"/>
    <w:rsid w:val="00AC24E5"/>
    <w:rsid w:val="00AC25B8"/>
    <w:rsid w:val="00AC3A20"/>
    <w:rsid w:val="00AC5012"/>
    <w:rsid w:val="00AC56EB"/>
    <w:rsid w:val="00AC5E81"/>
    <w:rsid w:val="00AC5FC5"/>
    <w:rsid w:val="00AC63F3"/>
    <w:rsid w:val="00AC6A78"/>
    <w:rsid w:val="00AC7992"/>
    <w:rsid w:val="00AD032E"/>
    <w:rsid w:val="00AD20DA"/>
    <w:rsid w:val="00AD2A07"/>
    <w:rsid w:val="00AD4997"/>
    <w:rsid w:val="00AD4BF0"/>
    <w:rsid w:val="00AD51C1"/>
    <w:rsid w:val="00AD5641"/>
    <w:rsid w:val="00AD5975"/>
    <w:rsid w:val="00AD612D"/>
    <w:rsid w:val="00AD6B81"/>
    <w:rsid w:val="00AE1088"/>
    <w:rsid w:val="00AE1CB4"/>
    <w:rsid w:val="00AE2A7A"/>
    <w:rsid w:val="00AE3B05"/>
    <w:rsid w:val="00AE4C75"/>
    <w:rsid w:val="00AE7566"/>
    <w:rsid w:val="00AE79B9"/>
    <w:rsid w:val="00AF03C7"/>
    <w:rsid w:val="00AF0AB4"/>
    <w:rsid w:val="00AF14D4"/>
    <w:rsid w:val="00AF177A"/>
    <w:rsid w:val="00AF1BA4"/>
    <w:rsid w:val="00AF292E"/>
    <w:rsid w:val="00AF2B30"/>
    <w:rsid w:val="00AF2FEB"/>
    <w:rsid w:val="00AF4F62"/>
    <w:rsid w:val="00AF5415"/>
    <w:rsid w:val="00AF541D"/>
    <w:rsid w:val="00AF5D51"/>
    <w:rsid w:val="00AF6E59"/>
    <w:rsid w:val="00AF71FB"/>
    <w:rsid w:val="00B01291"/>
    <w:rsid w:val="00B013FC"/>
    <w:rsid w:val="00B017A8"/>
    <w:rsid w:val="00B01F72"/>
    <w:rsid w:val="00B024B4"/>
    <w:rsid w:val="00B026A6"/>
    <w:rsid w:val="00B02741"/>
    <w:rsid w:val="00B032D8"/>
    <w:rsid w:val="00B034B7"/>
    <w:rsid w:val="00B03804"/>
    <w:rsid w:val="00B03A30"/>
    <w:rsid w:val="00B04592"/>
    <w:rsid w:val="00B05A9B"/>
    <w:rsid w:val="00B063BE"/>
    <w:rsid w:val="00B079BF"/>
    <w:rsid w:val="00B07DC6"/>
    <w:rsid w:val="00B10AD8"/>
    <w:rsid w:val="00B10E73"/>
    <w:rsid w:val="00B11725"/>
    <w:rsid w:val="00B11875"/>
    <w:rsid w:val="00B11EAF"/>
    <w:rsid w:val="00B12DC1"/>
    <w:rsid w:val="00B1318E"/>
    <w:rsid w:val="00B1378C"/>
    <w:rsid w:val="00B13BF6"/>
    <w:rsid w:val="00B13DC9"/>
    <w:rsid w:val="00B15D0C"/>
    <w:rsid w:val="00B15E43"/>
    <w:rsid w:val="00B16248"/>
    <w:rsid w:val="00B16844"/>
    <w:rsid w:val="00B16A33"/>
    <w:rsid w:val="00B16D27"/>
    <w:rsid w:val="00B16DBD"/>
    <w:rsid w:val="00B16E35"/>
    <w:rsid w:val="00B17906"/>
    <w:rsid w:val="00B17975"/>
    <w:rsid w:val="00B20458"/>
    <w:rsid w:val="00B21B1B"/>
    <w:rsid w:val="00B21C09"/>
    <w:rsid w:val="00B22303"/>
    <w:rsid w:val="00B22326"/>
    <w:rsid w:val="00B23B81"/>
    <w:rsid w:val="00B265F1"/>
    <w:rsid w:val="00B27111"/>
    <w:rsid w:val="00B27BA5"/>
    <w:rsid w:val="00B30B77"/>
    <w:rsid w:val="00B3193D"/>
    <w:rsid w:val="00B319D6"/>
    <w:rsid w:val="00B31A07"/>
    <w:rsid w:val="00B32BE2"/>
    <w:rsid w:val="00B32CEF"/>
    <w:rsid w:val="00B337BF"/>
    <w:rsid w:val="00B339EC"/>
    <w:rsid w:val="00B33A1C"/>
    <w:rsid w:val="00B33B3C"/>
    <w:rsid w:val="00B340B2"/>
    <w:rsid w:val="00B350FA"/>
    <w:rsid w:val="00B353EC"/>
    <w:rsid w:val="00B35E28"/>
    <w:rsid w:val="00B361D6"/>
    <w:rsid w:val="00B3643F"/>
    <w:rsid w:val="00B36FEE"/>
    <w:rsid w:val="00B37225"/>
    <w:rsid w:val="00B37345"/>
    <w:rsid w:val="00B37682"/>
    <w:rsid w:val="00B3773A"/>
    <w:rsid w:val="00B37E23"/>
    <w:rsid w:val="00B42805"/>
    <w:rsid w:val="00B43F95"/>
    <w:rsid w:val="00B4679D"/>
    <w:rsid w:val="00B46A76"/>
    <w:rsid w:val="00B47EEE"/>
    <w:rsid w:val="00B50241"/>
    <w:rsid w:val="00B51CCB"/>
    <w:rsid w:val="00B52151"/>
    <w:rsid w:val="00B5215C"/>
    <w:rsid w:val="00B54980"/>
    <w:rsid w:val="00B54AF6"/>
    <w:rsid w:val="00B550E6"/>
    <w:rsid w:val="00B553A3"/>
    <w:rsid w:val="00B5551A"/>
    <w:rsid w:val="00B572F4"/>
    <w:rsid w:val="00B60058"/>
    <w:rsid w:val="00B602B6"/>
    <w:rsid w:val="00B604D2"/>
    <w:rsid w:val="00B6089A"/>
    <w:rsid w:val="00B60A15"/>
    <w:rsid w:val="00B62851"/>
    <w:rsid w:val="00B628BE"/>
    <w:rsid w:val="00B63333"/>
    <w:rsid w:val="00B634AF"/>
    <w:rsid w:val="00B6382D"/>
    <w:rsid w:val="00B652A7"/>
    <w:rsid w:val="00B66345"/>
    <w:rsid w:val="00B6652F"/>
    <w:rsid w:val="00B6753B"/>
    <w:rsid w:val="00B67C8B"/>
    <w:rsid w:val="00B70261"/>
    <w:rsid w:val="00B70452"/>
    <w:rsid w:val="00B71975"/>
    <w:rsid w:val="00B71BEA"/>
    <w:rsid w:val="00B741F2"/>
    <w:rsid w:val="00B74E41"/>
    <w:rsid w:val="00B76907"/>
    <w:rsid w:val="00B76D6A"/>
    <w:rsid w:val="00B76D97"/>
    <w:rsid w:val="00B77206"/>
    <w:rsid w:val="00B77734"/>
    <w:rsid w:val="00B77FEF"/>
    <w:rsid w:val="00B81274"/>
    <w:rsid w:val="00B815B1"/>
    <w:rsid w:val="00B821C9"/>
    <w:rsid w:val="00B82481"/>
    <w:rsid w:val="00B82C36"/>
    <w:rsid w:val="00B8356D"/>
    <w:rsid w:val="00B83758"/>
    <w:rsid w:val="00B83DFC"/>
    <w:rsid w:val="00B84C6C"/>
    <w:rsid w:val="00B852E1"/>
    <w:rsid w:val="00B85F0B"/>
    <w:rsid w:val="00B86817"/>
    <w:rsid w:val="00B86824"/>
    <w:rsid w:val="00B873C9"/>
    <w:rsid w:val="00B874D2"/>
    <w:rsid w:val="00B877DE"/>
    <w:rsid w:val="00B879A5"/>
    <w:rsid w:val="00B87D53"/>
    <w:rsid w:val="00B904E8"/>
    <w:rsid w:val="00B907BC"/>
    <w:rsid w:val="00B927FE"/>
    <w:rsid w:val="00B93CDF"/>
    <w:rsid w:val="00B940D2"/>
    <w:rsid w:val="00B94602"/>
    <w:rsid w:val="00B94A3D"/>
    <w:rsid w:val="00B94CED"/>
    <w:rsid w:val="00B95959"/>
    <w:rsid w:val="00B95E04"/>
    <w:rsid w:val="00B9706A"/>
    <w:rsid w:val="00B97376"/>
    <w:rsid w:val="00BA20B7"/>
    <w:rsid w:val="00BA2690"/>
    <w:rsid w:val="00BA26C9"/>
    <w:rsid w:val="00BA39CD"/>
    <w:rsid w:val="00BA44F1"/>
    <w:rsid w:val="00BA5026"/>
    <w:rsid w:val="00BA55B3"/>
    <w:rsid w:val="00BA5BB3"/>
    <w:rsid w:val="00BB06EA"/>
    <w:rsid w:val="00BB15BA"/>
    <w:rsid w:val="00BB2D99"/>
    <w:rsid w:val="00BB2ECE"/>
    <w:rsid w:val="00BB3F12"/>
    <w:rsid w:val="00BB40BF"/>
    <w:rsid w:val="00BB4389"/>
    <w:rsid w:val="00BB461A"/>
    <w:rsid w:val="00BB50F5"/>
    <w:rsid w:val="00BB5948"/>
    <w:rsid w:val="00BB59EF"/>
    <w:rsid w:val="00BB73B1"/>
    <w:rsid w:val="00BC03B9"/>
    <w:rsid w:val="00BC0CD1"/>
    <w:rsid w:val="00BC10CA"/>
    <w:rsid w:val="00BC1CB6"/>
    <w:rsid w:val="00BC241D"/>
    <w:rsid w:val="00BC2834"/>
    <w:rsid w:val="00BC3720"/>
    <w:rsid w:val="00BC4AEE"/>
    <w:rsid w:val="00BD0270"/>
    <w:rsid w:val="00BD08E0"/>
    <w:rsid w:val="00BD0917"/>
    <w:rsid w:val="00BD094B"/>
    <w:rsid w:val="00BD0E0A"/>
    <w:rsid w:val="00BD20FD"/>
    <w:rsid w:val="00BD2E02"/>
    <w:rsid w:val="00BD3652"/>
    <w:rsid w:val="00BE06EB"/>
    <w:rsid w:val="00BE0864"/>
    <w:rsid w:val="00BE0C29"/>
    <w:rsid w:val="00BE11D2"/>
    <w:rsid w:val="00BE17BA"/>
    <w:rsid w:val="00BE2362"/>
    <w:rsid w:val="00BE2534"/>
    <w:rsid w:val="00BE27DE"/>
    <w:rsid w:val="00BE3E52"/>
    <w:rsid w:val="00BE54E2"/>
    <w:rsid w:val="00BE5A72"/>
    <w:rsid w:val="00BE6175"/>
    <w:rsid w:val="00BE67F6"/>
    <w:rsid w:val="00BE719A"/>
    <w:rsid w:val="00BE720A"/>
    <w:rsid w:val="00BF0268"/>
    <w:rsid w:val="00BF0461"/>
    <w:rsid w:val="00BF0D9A"/>
    <w:rsid w:val="00BF11E1"/>
    <w:rsid w:val="00BF208F"/>
    <w:rsid w:val="00BF27ED"/>
    <w:rsid w:val="00BF30A8"/>
    <w:rsid w:val="00BF3B03"/>
    <w:rsid w:val="00BF3CEF"/>
    <w:rsid w:val="00BF4626"/>
    <w:rsid w:val="00BF4944"/>
    <w:rsid w:val="00BF56D4"/>
    <w:rsid w:val="00BF58A0"/>
    <w:rsid w:val="00BF614E"/>
    <w:rsid w:val="00BF70E6"/>
    <w:rsid w:val="00BF73FB"/>
    <w:rsid w:val="00C002A4"/>
    <w:rsid w:val="00C016CE"/>
    <w:rsid w:val="00C02485"/>
    <w:rsid w:val="00C02512"/>
    <w:rsid w:val="00C02542"/>
    <w:rsid w:val="00C029F0"/>
    <w:rsid w:val="00C02B6F"/>
    <w:rsid w:val="00C032BF"/>
    <w:rsid w:val="00C0371D"/>
    <w:rsid w:val="00C04409"/>
    <w:rsid w:val="00C067E5"/>
    <w:rsid w:val="00C10B1F"/>
    <w:rsid w:val="00C11708"/>
    <w:rsid w:val="00C137AD"/>
    <w:rsid w:val="00C14325"/>
    <w:rsid w:val="00C158E2"/>
    <w:rsid w:val="00C164CA"/>
    <w:rsid w:val="00C17691"/>
    <w:rsid w:val="00C176CF"/>
    <w:rsid w:val="00C179CE"/>
    <w:rsid w:val="00C17B6D"/>
    <w:rsid w:val="00C20810"/>
    <w:rsid w:val="00C21A73"/>
    <w:rsid w:val="00C220BB"/>
    <w:rsid w:val="00C22CBD"/>
    <w:rsid w:val="00C23454"/>
    <w:rsid w:val="00C23912"/>
    <w:rsid w:val="00C24167"/>
    <w:rsid w:val="00C24EE9"/>
    <w:rsid w:val="00C25410"/>
    <w:rsid w:val="00C2593D"/>
    <w:rsid w:val="00C26012"/>
    <w:rsid w:val="00C26CC7"/>
    <w:rsid w:val="00C27A44"/>
    <w:rsid w:val="00C30AB4"/>
    <w:rsid w:val="00C30CF2"/>
    <w:rsid w:val="00C30FDB"/>
    <w:rsid w:val="00C31CA8"/>
    <w:rsid w:val="00C34101"/>
    <w:rsid w:val="00C35070"/>
    <w:rsid w:val="00C35CFD"/>
    <w:rsid w:val="00C3701E"/>
    <w:rsid w:val="00C373B6"/>
    <w:rsid w:val="00C403A0"/>
    <w:rsid w:val="00C41607"/>
    <w:rsid w:val="00C41BB5"/>
    <w:rsid w:val="00C41EEC"/>
    <w:rsid w:val="00C42BF8"/>
    <w:rsid w:val="00C438DF"/>
    <w:rsid w:val="00C44BAE"/>
    <w:rsid w:val="00C45A79"/>
    <w:rsid w:val="00C460AE"/>
    <w:rsid w:val="00C46AF2"/>
    <w:rsid w:val="00C50043"/>
    <w:rsid w:val="00C52419"/>
    <w:rsid w:val="00C526DE"/>
    <w:rsid w:val="00C52AFC"/>
    <w:rsid w:val="00C547A2"/>
    <w:rsid w:val="00C54A7F"/>
    <w:rsid w:val="00C54ACA"/>
    <w:rsid w:val="00C54E84"/>
    <w:rsid w:val="00C55C63"/>
    <w:rsid w:val="00C5672B"/>
    <w:rsid w:val="00C569F0"/>
    <w:rsid w:val="00C574F6"/>
    <w:rsid w:val="00C57C10"/>
    <w:rsid w:val="00C600FC"/>
    <w:rsid w:val="00C61091"/>
    <w:rsid w:val="00C61B42"/>
    <w:rsid w:val="00C620A8"/>
    <w:rsid w:val="00C6286B"/>
    <w:rsid w:val="00C631C2"/>
    <w:rsid w:val="00C63EA9"/>
    <w:rsid w:val="00C643BF"/>
    <w:rsid w:val="00C66C54"/>
    <w:rsid w:val="00C67349"/>
    <w:rsid w:val="00C71AE0"/>
    <w:rsid w:val="00C737F9"/>
    <w:rsid w:val="00C741BE"/>
    <w:rsid w:val="00C74A1B"/>
    <w:rsid w:val="00C74A8B"/>
    <w:rsid w:val="00C755C5"/>
    <w:rsid w:val="00C7573B"/>
    <w:rsid w:val="00C758F2"/>
    <w:rsid w:val="00C763D4"/>
    <w:rsid w:val="00C76C7E"/>
    <w:rsid w:val="00C76CF3"/>
    <w:rsid w:val="00C800F6"/>
    <w:rsid w:val="00C813AD"/>
    <w:rsid w:val="00C817DF"/>
    <w:rsid w:val="00C821F2"/>
    <w:rsid w:val="00C82551"/>
    <w:rsid w:val="00C83C42"/>
    <w:rsid w:val="00C8432C"/>
    <w:rsid w:val="00C85754"/>
    <w:rsid w:val="00C85BAB"/>
    <w:rsid w:val="00C8652D"/>
    <w:rsid w:val="00C91896"/>
    <w:rsid w:val="00C91BD9"/>
    <w:rsid w:val="00C926F2"/>
    <w:rsid w:val="00C928AB"/>
    <w:rsid w:val="00C92F8E"/>
    <w:rsid w:val="00C93B9C"/>
    <w:rsid w:val="00C943CC"/>
    <w:rsid w:val="00C95983"/>
    <w:rsid w:val="00C95E8A"/>
    <w:rsid w:val="00C96100"/>
    <w:rsid w:val="00C96A05"/>
    <w:rsid w:val="00C96A6F"/>
    <w:rsid w:val="00C96C5E"/>
    <w:rsid w:val="00CA092C"/>
    <w:rsid w:val="00CA0D01"/>
    <w:rsid w:val="00CA259D"/>
    <w:rsid w:val="00CA275B"/>
    <w:rsid w:val="00CA2EE8"/>
    <w:rsid w:val="00CA451E"/>
    <w:rsid w:val="00CA58AC"/>
    <w:rsid w:val="00CA5BD5"/>
    <w:rsid w:val="00CA65F6"/>
    <w:rsid w:val="00CA715E"/>
    <w:rsid w:val="00CA7353"/>
    <w:rsid w:val="00CA7843"/>
    <w:rsid w:val="00CA798F"/>
    <w:rsid w:val="00CA7F54"/>
    <w:rsid w:val="00CB06E4"/>
    <w:rsid w:val="00CB0CA1"/>
    <w:rsid w:val="00CB1457"/>
    <w:rsid w:val="00CB21D3"/>
    <w:rsid w:val="00CB2DD7"/>
    <w:rsid w:val="00CB37B2"/>
    <w:rsid w:val="00CB4BD6"/>
    <w:rsid w:val="00CB53EB"/>
    <w:rsid w:val="00CB6D50"/>
    <w:rsid w:val="00CC0370"/>
    <w:rsid w:val="00CC0409"/>
    <w:rsid w:val="00CC2B69"/>
    <w:rsid w:val="00CC2FA5"/>
    <w:rsid w:val="00CC369F"/>
    <w:rsid w:val="00CC4050"/>
    <w:rsid w:val="00CC4440"/>
    <w:rsid w:val="00CC5953"/>
    <w:rsid w:val="00CC5FFA"/>
    <w:rsid w:val="00CC5FFC"/>
    <w:rsid w:val="00CC60C8"/>
    <w:rsid w:val="00CC63CE"/>
    <w:rsid w:val="00CC64FF"/>
    <w:rsid w:val="00CC657F"/>
    <w:rsid w:val="00CC6E01"/>
    <w:rsid w:val="00CC78F5"/>
    <w:rsid w:val="00CD1032"/>
    <w:rsid w:val="00CD21F1"/>
    <w:rsid w:val="00CD2740"/>
    <w:rsid w:val="00CD2F45"/>
    <w:rsid w:val="00CD4189"/>
    <w:rsid w:val="00CD4CD9"/>
    <w:rsid w:val="00CD600E"/>
    <w:rsid w:val="00CD65E9"/>
    <w:rsid w:val="00CD7EF6"/>
    <w:rsid w:val="00CE1688"/>
    <w:rsid w:val="00CE1B72"/>
    <w:rsid w:val="00CE1E31"/>
    <w:rsid w:val="00CE257A"/>
    <w:rsid w:val="00CE34AD"/>
    <w:rsid w:val="00CE59D3"/>
    <w:rsid w:val="00CE63F8"/>
    <w:rsid w:val="00CE6D18"/>
    <w:rsid w:val="00CE725E"/>
    <w:rsid w:val="00CF0BB2"/>
    <w:rsid w:val="00CF0C4F"/>
    <w:rsid w:val="00CF190F"/>
    <w:rsid w:val="00CF1AF1"/>
    <w:rsid w:val="00CF2564"/>
    <w:rsid w:val="00CF29C8"/>
    <w:rsid w:val="00CF3A8D"/>
    <w:rsid w:val="00CF3F4A"/>
    <w:rsid w:val="00CF42F3"/>
    <w:rsid w:val="00CF4746"/>
    <w:rsid w:val="00CF5314"/>
    <w:rsid w:val="00CF5DE5"/>
    <w:rsid w:val="00CF7391"/>
    <w:rsid w:val="00CF73B5"/>
    <w:rsid w:val="00D00CEF"/>
    <w:rsid w:val="00D00E1F"/>
    <w:rsid w:val="00D00EAA"/>
    <w:rsid w:val="00D01CE2"/>
    <w:rsid w:val="00D0337D"/>
    <w:rsid w:val="00D03DC4"/>
    <w:rsid w:val="00D04F89"/>
    <w:rsid w:val="00D051F8"/>
    <w:rsid w:val="00D05512"/>
    <w:rsid w:val="00D05672"/>
    <w:rsid w:val="00D062EE"/>
    <w:rsid w:val="00D064D7"/>
    <w:rsid w:val="00D070E3"/>
    <w:rsid w:val="00D0724C"/>
    <w:rsid w:val="00D12DA1"/>
    <w:rsid w:val="00D13441"/>
    <w:rsid w:val="00D13898"/>
    <w:rsid w:val="00D1399E"/>
    <w:rsid w:val="00D153EC"/>
    <w:rsid w:val="00D1692F"/>
    <w:rsid w:val="00D21331"/>
    <w:rsid w:val="00D22C65"/>
    <w:rsid w:val="00D2328B"/>
    <w:rsid w:val="00D243A3"/>
    <w:rsid w:val="00D25230"/>
    <w:rsid w:val="00D2630A"/>
    <w:rsid w:val="00D273F8"/>
    <w:rsid w:val="00D27554"/>
    <w:rsid w:val="00D27F92"/>
    <w:rsid w:val="00D30CBF"/>
    <w:rsid w:val="00D30E6B"/>
    <w:rsid w:val="00D314EF"/>
    <w:rsid w:val="00D3196E"/>
    <w:rsid w:val="00D31D8B"/>
    <w:rsid w:val="00D320B9"/>
    <w:rsid w:val="00D32285"/>
    <w:rsid w:val="00D32A74"/>
    <w:rsid w:val="00D32B15"/>
    <w:rsid w:val="00D32E03"/>
    <w:rsid w:val="00D331B8"/>
    <w:rsid w:val="00D34131"/>
    <w:rsid w:val="00D35785"/>
    <w:rsid w:val="00D35983"/>
    <w:rsid w:val="00D35DEE"/>
    <w:rsid w:val="00D36836"/>
    <w:rsid w:val="00D36BD3"/>
    <w:rsid w:val="00D371C4"/>
    <w:rsid w:val="00D372D5"/>
    <w:rsid w:val="00D42785"/>
    <w:rsid w:val="00D42BA6"/>
    <w:rsid w:val="00D454EC"/>
    <w:rsid w:val="00D4585C"/>
    <w:rsid w:val="00D461B9"/>
    <w:rsid w:val="00D46239"/>
    <w:rsid w:val="00D46BB0"/>
    <w:rsid w:val="00D4726F"/>
    <w:rsid w:val="00D4772A"/>
    <w:rsid w:val="00D477C3"/>
    <w:rsid w:val="00D47A3E"/>
    <w:rsid w:val="00D50C3E"/>
    <w:rsid w:val="00D51186"/>
    <w:rsid w:val="00D51CA7"/>
    <w:rsid w:val="00D52EFE"/>
    <w:rsid w:val="00D53DA4"/>
    <w:rsid w:val="00D5413B"/>
    <w:rsid w:val="00D547BA"/>
    <w:rsid w:val="00D54D12"/>
    <w:rsid w:val="00D5532D"/>
    <w:rsid w:val="00D56ECB"/>
    <w:rsid w:val="00D571F1"/>
    <w:rsid w:val="00D6038A"/>
    <w:rsid w:val="00D60509"/>
    <w:rsid w:val="00D60BD9"/>
    <w:rsid w:val="00D6192B"/>
    <w:rsid w:val="00D62748"/>
    <w:rsid w:val="00D6362A"/>
    <w:rsid w:val="00D63EF6"/>
    <w:rsid w:val="00D646F2"/>
    <w:rsid w:val="00D648B5"/>
    <w:rsid w:val="00D64A96"/>
    <w:rsid w:val="00D66281"/>
    <w:rsid w:val="00D66EF2"/>
    <w:rsid w:val="00D67DA1"/>
    <w:rsid w:val="00D70DFB"/>
    <w:rsid w:val="00D71015"/>
    <w:rsid w:val="00D72119"/>
    <w:rsid w:val="00D72EE6"/>
    <w:rsid w:val="00D73029"/>
    <w:rsid w:val="00D738D9"/>
    <w:rsid w:val="00D74631"/>
    <w:rsid w:val="00D74A2B"/>
    <w:rsid w:val="00D75EAA"/>
    <w:rsid w:val="00D7658F"/>
    <w:rsid w:val="00D766DF"/>
    <w:rsid w:val="00D76AF1"/>
    <w:rsid w:val="00D77091"/>
    <w:rsid w:val="00D80292"/>
    <w:rsid w:val="00D80C5F"/>
    <w:rsid w:val="00D81BD0"/>
    <w:rsid w:val="00D82378"/>
    <w:rsid w:val="00D83B32"/>
    <w:rsid w:val="00D85CEF"/>
    <w:rsid w:val="00D86891"/>
    <w:rsid w:val="00D86982"/>
    <w:rsid w:val="00D877B5"/>
    <w:rsid w:val="00D87CC9"/>
    <w:rsid w:val="00D90AEF"/>
    <w:rsid w:val="00D90C2B"/>
    <w:rsid w:val="00D91DC2"/>
    <w:rsid w:val="00D91EF6"/>
    <w:rsid w:val="00D92781"/>
    <w:rsid w:val="00D92963"/>
    <w:rsid w:val="00D93076"/>
    <w:rsid w:val="00D94B73"/>
    <w:rsid w:val="00D94D6A"/>
    <w:rsid w:val="00D95D26"/>
    <w:rsid w:val="00DA1B4E"/>
    <w:rsid w:val="00DA2949"/>
    <w:rsid w:val="00DA3834"/>
    <w:rsid w:val="00DA3961"/>
    <w:rsid w:val="00DA42D6"/>
    <w:rsid w:val="00DA6842"/>
    <w:rsid w:val="00DA7198"/>
    <w:rsid w:val="00DB11D2"/>
    <w:rsid w:val="00DB16F7"/>
    <w:rsid w:val="00DB2305"/>
    <w:rsid w:val="00DB2500"/>
    <w:rsid w:val="00DB2C3D"/>
    <w:rsid w:val="00DB4053"/>
    <w:rsid w:val="00DB4369"/>
    <w:rsid w:val="00DB495E"/>
    <w:rsid w:val="00DB5FEF"/>
    <w:rsid w:val="00DB61A0"/>
    <w:rsid w:val="00DB6615"/>
    <w:rsid w:val="00DB6899"/>
    <w:rsid w:val="00DB72B8"/>
    <w:rsid w:val="00DB7665"/>
    <w:rsid w:val="00DB7675"/>
    <w:rsid w:val="00DB7D28"/>
    <w:rsid w:val="00DC0DF1"/>
    <w:rsid w:val="00DC22FF"/>
    <w:rsid w:val="00DC23A0"/>
    <w:rsid w:val="00DC260B"/>
    <w:rsid w:val="00DC26B6"/>
    <w:rsid w:val="00DC2EB9"/>
    <w:rsid w:val="00DC3591"/>
    <w:rsid w:val="00DC4A76"/>
    <w:rsid w:val="00DC4A94"/>
    <w:rsid w:val="00DC5A60"/>
    <w:rsid w:val="00DC66C2"/>
    <w:rsid w:val="00DC703D"/>
    <w:rsid w:val="00DC77F4"/>
    <w:rsid w:val="00DC7FDF"/>
    <w:rsid w:val="00DD1DE6"/>
    <w:rsid w:val="00DD271B"/>
    <w:rsid w:val="00DD2BDD"/>
    <w:rsid w:val="00DD2F49"/>
    <w:rsid w:val="00DD41C1"/>
    <w:rsid w:val="00DD53A1"/>
    <w:rsid w:val="00DD5D31"/>
    <w:rsid w:val="00DD774F"/>
    <w:rsid w:val="00DD791B"/>
    <w:rsid w:val="00DE051F"/>
    <w:rsid w:val="00DE1B5B"/>
    <w:rsid w:val="00DE1D1D"/>
    <w:rsid w:val="00DE2002"/>
    <w:rsid w:val="00DE2BB6"/>
    <w:rsid w:val="00DE4353"/>
    <w:rsid w:val="00DE7167"/>
    <w:rsid w:val="00DF061D"/>
    <w:rsid w:val="00DF11A1"/>
    <w:rsid w:val="00DF247D"/>
    <w:rsid w:val="00DF42F4"/>
    <w:rsid w:val="00DF4659"/>
    <w:rsid w:val="00DF4D9A"/>
    <w:rsid w:val="00DF4F1C"/>
    <w:rsid w:val="00DF57A3"/>
    <w:rsid w:val="00DF6088"/>
    <w:rsid w:val="00DF7ABB"/>
    <w:rsid w:val="00DF7AE9"/>
    <w:rsid w:val="00E00CE7"/>
    <w:rsid w:val="00E00E5A"/>
    <w:rsid w:val="00E0107F"/>
    <w:rsid w:val="00E02B21"/>
    <w:rsid w:val="00E02C4D"/>
    <w:rsid w:val="00E032B1"/>
    <w:rsid w:val="00E033E5"/>
    <w:rsid w:val="00E03AF8"/>
    <w:rsid w:val="00E04583"/>
    <w:rsid w:val="00E05704"/>
    <w:rsid w:val="00E06256"/>
    <w:rsid w:val="00E071F0"/>
    <w:rsid w:val="00E07527"/>
    <w:rsid w:val="00E105AC"/>
    <w:rsid w:val="00E1097D"/>
    <w:rsid w:val="00E11D36"/>
    <w:rsid w:val="00E11DE3"/>
    <w:rsid w:val="00E141A8"/>
    <w:rsid w:val="00E158BC"/>
    <w:rsid w:val="00E1626D"/>
    <w:rsid w:val="00E168FF"/>
    <w:rsid w:val="00E171B0"/>
    <w:rsid w:val="00E1730A"/>
    <w:rsid w:val="00E21312"/>
    <w:rsid w:val="00E21AED"/>
    <w:rsid w:val="00E21BDA"/>
    <w:rsid w:val="00E22516"/>
    <w:rsid w:val="00E238CC"/>
    <w:rsid w:val="00E240B4"/>
    <w:rsid w:val="00E24299"/>
    <w:rsid w:val="00E2484D"/>
    <w:rsid w:val="00E24D66"/>
    <w:rsid w:val="00E24E06"/>
    <w:rsid w:val="00E253A3"/>
    <w:rsid w:val="00E312B5"/>
    <w:rsid w:val="00E31363"/>
    <w:rsid w:val="00E3268C"/>
    <w:rsid w:val="00E33CA1"/>
    <w:rsid w:val="00E3402C"/>
    <w:rsid w:val="00E3553F"/>
    <w:rsid w:val="00E36DD8"/>
    <w:rsid w:val="00E371E1"/>
    <w:rsid w:val="00E37760"/>
    <w:rsid w:val="00E40072"/>
    <w:rsid w:val="00E40E00"/>
    <w:rsid w:val="00E420E8"/>
    <w:rsid w:val="00E427AF"/>
    <w:rsid w:val="00E43401"/>
    <w:rsid w:val="00E43AC7"/>
    <w:rsid w:val="00E43BA2"/>
    <w:rsid w:val="00E4485B"/>
    <w:rsid w:val="00E46D9B"/>
    <w:rsid w:val="00E472F1"/>
    <w:rsid w:val="00E4740C"/>
    <w:rsid w:val="00E515C0"/>
    <w:rsid w:val="00E51C54"/>
    <w:rsid w:val="00E52327"/>
    <w:rsid w:val="00E525E0"/>
    <w:rsid w:val="00E52EAE"/>
    <w:rsid w:val="00E5427C"/>
    <w:rsid w:val="00E54292"/>
    <w:rsid w:val="00E5524A"/>
    <w:rsid w:val="00E552FF"/>
    <w:rsid w:val="00E55AA5"/>
    <w:rsid w:val="00E55E38"/>
    <w:rsid w:val="00E570A1"/>
    <w:rsid w:val="00E57341"/>
    <w:rsid w:val="00E5749A"/>
    <w:rsid w:val="00E634E6"/>
    <w:rsid w:val="00E63C20"/>
    <w:rsid w:val="00E64011"/>
    <w:rsid w:val="00E65234"/>
    <w:rsid w:val="00E65593"/>
    <w:rsid w:val="00E65712"/>
    <w:rsid w:val="00E675B8"/>
    <w:rsid w:val="00E67FAF"/>
    <w:rsid w:val="00E71118"/>
    <w:rsid w:val="00E719A2"/>
    <w:rsid w:val="00E71C49"/>
    <w:rsid w:val="00E71FE7"/>
    <w:rsid w:val="00E729D8"/>
    <w:rsid w:val="00E72AE6"/>
    <w:rsid w:val="00E7455C"/>
    <w:rsid w:val="00E7487D"/>
    <w:rsid w:val="00E74DC7"/>
    <w:rsid w:val="00E7572C"/>
    <w:rsid w:val="00E76DBD"/>
    <w:rsid w:val="00E77FFA"/>
    <w:rsid w:val="00E81A46"/>
    <w:rsid w:val="00E820FA"/>
    <w:rsid w:val="00E82CF6"/>
    <w:rsid w:val="00E83E8A"/>
    <w:rsid w:val="00E83F24"/>
    <w:rsid w:val="00E840F9"/>
    <w:rsid w:val="00E8477F"/>
    <w:rsid w:val="00E84BD8"/>
    <w:rsid w:val="00E84CC3"/>
    <w:rsid w:val="00E84ECA"/>
    <w:rsid w:val="00E863D0"/>
    <w:rsid w:val="00E865DC"/>
    <w:rsid w:val="00E86D4C"/>
    <w:rsid w:val="00E873E3"/>
    <w:rsid w:val="00E87699"/>
    <w:rsid w:val="00E91182"/>
    <w:rsid w:val="00E918CD"/>
    <w:rsid w:val="00E91B7E"/>
    <w:rsid w:val="00E91BB8"/>
    <w:rsid w:val="00E91C92"/>
    <w:rsid w:val="00E91D94"/>
    <w:rsid w:val="00E92C59"/>
    <w:rsid w:val="00E93585"/>
    <w:rsid w:val="00E9393E"/>
    <w:rsid w:val="00E94316"/>
    <w:rsid w:val="00E946BD"/>
    <w:rsid w:val="00E947C6"/>
    <w:rsid w:val="00E96D9A"/>
    <w:rsid w:val="00EA0B5F"/>
    <w:rsid w:val="00EA0DB7"/>
    <w:rsid w:val="00EA1BA1"/>
    <w:rsid w:val="00EA1DBA"/>
    <w:rsid w:val="00EA1E1B"/>
    <w:rsid w:val="00EA2336"/>
    <w:rsid w:val="00EA431F"/>
    <w:rsid w:val="00EA55AA"/>
    <w:rsid w:val="00EB0066"/>
    <w:rsid w:val="00EB05D8"/>
    <w:rsid w:val="00EB09CB"/>
    <w:rsid w:val="00EB0FEC"/>
    <w:rsid w:val="00EB1487"/>
    <w:rsid w:val="00EB393B"/>
    <w:rsid w:val="00EB39B3"/>
    <w:rsid w:val="00EB440F"/>
    <w:rsid w:val="00EB4CC7"/>
    <w:rsid w:val="00EB510C"/>
    <w:rsid w:val="00EB5551"/>
    <w:rsid w:val="00EB5BDB"/>
    <w:rsid w:val="00EB662B"/>
    <w:rsid w:val="00EB7479"/>
    <w:rsid w:val="00EB7731"/>
    <w:rsid w:val="00EC0EC2"/>
    <w:rsid w:val="00EC22C0"/>
    <w:rsid w:val="00EC4755"/>
    <w:rsid w:val="00EC4794"/>
    <w:rsid w:val="00EC4A92"/>
    <w:rsid w:val="00EC4B16"/>
    <w:rsid w:val="00EC4D2B"/>
    <w:rsid w:val="00EC4D2E"/>
    <w:rsid w:val="00EC51B9"/>
    <w:rsid w:val="00EC54DD"/>
    <w:rsid w:val="00EC71B6"/>
    <w:rsid w:val="00EC7D6E"/>
    <w:rsid w:val="00ED1D57"/>
    <w:rsid w:val="00ED2D19"/>
    <w:rsid w:val="00ED398F"/>
    <w:rsid w:val="00ED3CDD"/>
    <w:rsid w:val="00ED4020"/>
    <w:rsid w:val="00ED492F"/>
    <w:rsid w:val="00ED5D5C"/>
    <w:rsid w:val="00ED63A3"/>
    <w:rsid w:val="00ED68C8"/>
    <w:rsid w:val="00ED7424"/>
    <w:rsid w:val="00ED7E36"/>
    <w:rsid w:val="00EE1FE0"/>
    <w:rsid w:val="00EE304F"/>
    <w:rsid w:val="00EE3E36"/>
    <w:rsid w:val="00EE3F6C"/>
    <w:rsid w:val="00EE6C8E"/>
    <w:rsid w:val="00EE7CDB"/>
    <w:rsid w:val="00EF0EF6"/>
    <w:rsid w:val="00EF21BD"/>
    <w:rsid w:val="00EF2E3A"/>
    <w:rsid w:val="00EF3169"/>
    <w:rsid w:val="00EF351C"/>
    <w:rsid w:val="00EF3743"/>
    <w:rsid w:val="00EF4708"/>
    <w:rsid w:val="00EF471D"/>
    <w:rsid w:val="00EF4CA5"/>
    <w:rsid w:val="00EF5CA9"/>
    <w:rsid w:val="00EF63CF"/>
    <w:rsid w:val="00EF72B3"/>
    <w:rsid w:val="00EF7761"/>
    <w:rsid w:val="00F0009C"/>
    <w:rsid w:val="00F0193A"/>
    <w:rsid w:val="00F027BD"/>
    <w:rsid w:val="00F02960"/>
    <w:rsid w:val="00F031EC"/>
    <w:rsid w:val="00F034DD"/>
    <w:rsid w:val="00F03D09"/>
    <w:rsid w:val="00F04421"/>
    <w:rsid w:val="00F047E2"/>
    <w:rsid w:val="00F04E20"/>
    <w:rsid w:val="00F05033"/>
    <w:rsid w:val="00F053BD"/>
    <w:rsid w:val="00F0719F"/>
    <w:rsid w:val="00F078DC"/>
    <w:rsid w:val="00F07DF6"/>
    <w:rsid w:val="00F108B2"/>
    <w:rsid w:val="00F109DA"/>
    <w:rsid w:val="00F11AA2"/>
    <w:rsid w:val="00F12F8B"/>
    <w:rsid w:val="00F1305A"/>
    <w:rsid w:val="00F13E86"/>
    <w:rsid w:val="00F14D37"/>
    <w:rsid w:val="00F151B7"/>
    <w:rsid w:val="00F158B5"/>
    <w:rsid w:val="00F1596D"/>
    <w:rsid w:val="00F15D46"/>
    <w:rsid w:val="00F1794F"/>
    <w:rsid w:val="00F1799E"/>
    <w:rsid w:val="00F17B00"/>
    <w:rsid w:val="00F17E65"/>
    <w:rsid w:val="00F20480"/>
    <w:rsid w:val="00F20769"/>
    <w:rsid w:val="00F207E0"/>
    <w:rsid w:val="00F208BE"/>
    <w:rsid w:val="00F21B4B"/>
    <w:rsid w:val="00F21FF6"/>
    <w:rsid w:val="00F240B5"/>
    <w:rsid w:val="00F25394"/>
    <w:rsid w:val="00F25B25"/>
    <w:rsid w:val="00F277B1"/>
    <w:rsid w:val="00F30609"/>
    <w:rsid w:val="00F31954"/>
    <w:rsid w:val="00F32BBF"/>
    <w:rsid w:val="00F34B5E"/>
    <w:rsid w:val="00F3534E"/>
    <w:rsid w:val="00F35CD4"/>
    <w:rsid w:val="00F373C1"/>
    <w:rsid w:val="00F41115"/>
    <w:rsid w:val="00F4143F"/>
    <w:rsid w:val="00F41D18"/>
    <w:rsid w:val="00F41D73"/>
    <w:rsid w:val="00F420BE"/>
    <w:rsid w:val="00F42A48"/>
    <w:rsid w:val="00F42EF4"/>
    <w:rsid w:val="00F43C70"/>
    <w:rsid w:val="00F45D6B"/>
    <w:rsid w:val="00F45F8B"/>
    <w:rsid w:val="00F47D6A"/>
    <w:rsid w:val="00F50162"/>
    <w:rsid w:val="00F50498"/>
    <w:rsid w:val="00F5082F"/>
    <w:rsid w:val="00F51CE4"/>
    <w:rsid w:val="00F528BF"/>
    <w:rsid w:val="00F53303"/>
    <w:rsid w:val="00F55534"/>
    <w:rsid w:val="00F57BDE"/>
    <w:rsid w:val="00F61368"/>
    <w:rsid w:val="00F6345B"/>
    <w:rsid w:val="00F6379C"/>
    <w:rsid w:val="00F63F78"/>
    <w:rsid w:val="00F6426E"/>
    <w:rsid w:val="00F644EC"/>
    <w:rsid w:val="00F65426"/>
    <w:rsid w:val="00F65D47"/>
    <w:rsid w:val="00F65DED"/>
    <w:rsid w:val="00F6692A"/>
    <w:rsid w:val="00F67507"/>
    <w:rsid w:val="00F677A9"/>
    <w:rsid w:val="00F71C83"/>
    <w:rsid w:val="00F71F90"/>
    <w:rsid w:val="00F72065"/>
    <w:rsid w:val="00F7216F"/>
    <w:rsid w:val="00F72317"/>
    <w:rsid w:val="00F72D65"/>
    <w:rsid w:val="00F74202"/>
    <w:rsid w:val="00F742E8"/>
    <w:rsid w:val="00F77B2E"/>
    <w:rsid w:val="00F80371"/>
    <w:rsid w:val="00F810A5"/>
    <w:rsid w:val="00F81244"/>
    <w:rsid w:val="00F81A62"/>
    <w:rsid w:val="00F81B02"/>
    <w:rsid w:val="00F820E2"/>
    <w:rsid w:val="00F8241B"/>
    <w:rsid w:val="00F82445"/>
    <w:rsid w:val="00F82C3B"/>
    <w:rsid w:val="00F82FC9"/>
    <w:rsid w:val="00F83170"/>
    <w:rsid w:val="00F83424"/>
    <w:rsid w:val="00F84BCE"/>
    <w:rsid w:val="00F84CF5"/>
    <w:rsid w:val="00F85037"/>
    <w:rsid w:val="00F855A0"/>
    <w:rsid w:val="00F85F57"/>
    <w:rsid w:val="00F86A07"/>
    <w:rsid w:val="00F86CE8"/>
    <w:rsid w:val="00F87A7D"/>
    <w:rsid w:val="00F90568"/>
    <w:rsid w:val="00F91F5B"/>
    <w:rsid w:val="00F92898"/>
    <w:rsid w:val="00F92C0B"/>
    <w:rsid w:val="00F92D35"/>
    <w:rsid w:val="00F93176"/>
    <w:rsid w:val="00F93D66"/>
    <w:rsid w:val="00F944CB"/>
    <w:rsid w:val="00F94B04"/>
    <w:rsid w:val="00F9630B"/>
    <w:rsid w:val="00F9732A"/>
    <w:rsid w:val="00FA0838"/>
    <w:rsid w:val="00FA141F"/>
    <w:rsid w:val="00FA18F4"/>
    <w:rsid w:val="00FA1FF0"/>
    <w:rsid w:val="00FA3509"/>
    <w:rsid w:val="00FA3C18"/>
    <w:rsid w:val="00FA420B"/>
    <w:rsid w:val="00FA4470"/>
    <w:rsid w:val="00FA4ACA"/>
    <w:rsid w:val="00FA57DF"/>
    <w:rsid w:val="00FA74F1"/>
    <w:rsid w:val="00FB10B9"/>
    <w:rsid w:val="00FB2144"/>
    <w:rsid w:val="00FB3D28"/>
    <w:rsid w:val="00FB599C"/>
    <w:rsid w:val="00FB5E5E"/>
    <w:rsid w:val="00FB6939"/>
    <w:rsid w:val="00FB6CD7"/>
    <w:rsid w:val="00FB706E"/>
    <w:rsid w:val="00FB7A34"/>
    <w:rsid w:val="00FB7A80"/>
    <w:rsid w:val="00FC223E"/>
    <w:rsid w:val="00FC224B"/>
    <w:rsid w:val="00FC2DFC"/>
    <w:rsid w:val="00FC30E2"/>
    <w:rsid w:val="00FC3341"/>
    <w:rsid w:val="00FC3D8A"/>
    <w:rsid w:val="00FC55EE"/>
    <w:rsid w:val="00FC579D"/>
    <w:rsid w:val="00FC58BC"/>
    <w:rsid w:val="00FC6B6C"/>
    <w:rsid w:val="00FC70EE"/>
    <w:rsid w:val="00FC73C4"/>
    <w:rsid w:val="00FD0631"/>
    <w:rsid w:val="00FD0633"/>
    <w:rsid w:val="00FD0B3D"/>
    <w:rsid w:val="00FD175D"/>
    <w:rsid w:val="00FD1E13"/>
    <w:rsid w:val="00FD25B6"/>
    <w:rsid w:val="00FD43F0"/>
    <w:rsid w:val="00FD447D"/>
    <w:rsid w:val="00FD477B"/>
    <w:rsid w:val="00FD4C55"/>
    <w:rsid w:val="00FD5348"/>
    <w:rsid w:val="00FD7262"/>
    <w:rsid w:val="00FD7A2C"/>
    <w:rsid w:val="00FD7EB1"/>
    <w:rsid w:val="00FE09D1"/>
    <w:rsid w:val="00FE0CE8"/>
    <w:rsid w:val="00FE0F36"/>
    <w:rsid w:val="00FE12BA"/>
    <w:rsid w:val="00FE1867"/>
    <w:rsid w:val="00FE41C9"/>
    <w:rsid w:val="00FE459D"/>
    <w:rsid w:val="00FE47C3"/>
    <w:rsid w:val="00FE4CA6"/>
    <w:rsid w:val="00FE5C32"/>
    <w:rsid w:val="00FE6029"/>
    <w:rsid w:val="00FE75B5"/>
    <w:rsid w:val="00FE75F3"/>
    <w:rsid w:val="00FE7F93"/>
    <w:rsid w:val="00FF032D"/>
    <w:rsid w:val="00FF1CD6"/>
    <w:rsid w:val="00FF1F58"/>
    <w:rsid w:val="00FF2B1C"/>
    <w:rsid w:val="00FF2E52"/>
    <w:rsid w:val="00FF66B9"/>
    <w:rsid w:val="00FF683C"/>
    <w:rsid w:val="00FF6F62"/>
    <w:rsid w:val="00FF6F6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35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AU"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40349"/>
    <w:pPr>
      <w:spacing w:line="260" w:lineRule="atLeast"/>
    </w:pPr>
    <w:rPr>
      <w:sz w:val="22"/>
    </w:rPr>
  </w:style>
  <w:style w:type="paragraph" w:styleId="Heading1">
    <w:name w:val="heading 1"/>
    <w:basedOn w:val="Normal"/>
    <w:next w:val="Normal"/>
    <w:link w:val="Heading1Char"/>
    <w:uiPriority w:val="9"/>
    <w:qFormat/>
    <w:rsid w:val="00740349"/>
    <w:pPr>
      <w:keepNext/>
      <w:keepLines/>
      <w:numPr>
        <w:numId w:val="15"/>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40349"/>
    <w:pPr>
      <w:keepNext/>
      <w:keepLines/>
      <w:numPr>
        <w:ilvl w:val="1"/>
        <w:numId w:val="15"/>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40349"/>
    <w:pPr>
      <w:keepNext/>
      <w:keepLines/>
      <w:numPr>
        <w:ilvl w:val="2"/>
        <w:numId w:val="15"/>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40349"/>
    <w:pPr>
      <w:keepNext/>
      <w:keepLines/>
      <w:numPr>
        <w:ilvl w:val="3"/>
        <w:numId w:val="1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40349"/>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40349"/>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40349"/>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40349"/>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0349"/>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PCCharBase">
    <w:name w:val="OPCCharBase"/>
    <w:uiPriority w:val="1"/>
    <w:qFormat/>
    <w:rsid w:val="00740349"/>
  </w:style>
  <w:style w:type="paragraph" w:customStyle="1" w:styleId="OPCParaBase">
    <w:name w:val="OPCParaBase"/>
    <w:qFormat/>
    <w:rsid w:val="00740349"/>
    <w:pPr>
      <w:spacing w:line="260" w:lineRule="atLeast"/>
    </w:pPr>
    <w:rPr>
      <w:rFonts w:eastAsia="Times New Roman" w:cs="Times New Roman"/>
      <w:sz w:val="22"/>
      <w:lang w:eastAsia="en-AU"/>
    </w:rPr>
  </w:style>
  <w:style w:type="paragraph" w:customStyle="1" w:styleId="ShortT">
    <w:name w:val="ShortT"/>
    <w:basedOn w:val="OPCParaBase"/>
    <w:next w:val="Normal"/>
    <w:qFormat/>
    <w:rsid w:val="00740349"/>
    <w:pPr>
      <w:spacing w:line="240" w:lineRule="auto"/>
    </w:pPr>
    <w:rPr>
      <w:b/>
      <w:sz w:val="40"/>
    </w:rPr>
  </w:style>
  <w:style w:type="paragraph" w:customStyle="1" w:styleId="ActHead1">
    <w:name w:val="ActHead 1"/>
    <w:aliases w:val="c"/>
    <w:basedOn w:val="OPCParaBase"/>
    <w:next w:val="Normal"/>
    <w:qFormat/>
    <w:rsid w:val="00740349"/>
    <w:pPr>
      <w:keepNext/>
      <w:keepLines/>
      <w:spacing w:line="240" w:lineRule="auto"/>
      <w:ind w:left="1134" w:hanging="1134"/>
      <w:outlineLvl w:val="0"/>
    </w:pPr>
    <w:rPr>
      <w:b/>
      <w:kern w:val="28"/>
      <w:sz w:val="36"/>
    </w:rPr>
  </w:style>
  <w:style w:type="paragraph" w:customStyle="1" w:styleId="ActHead2">
    <w:name w:val="ActHead 2"/>
    <w:aliases w:val="p"/>
    <w:basedOn w:val="OPCParaBase"/>
    <w:next w:val="ActHead3"/>
    <w:qFormat/>
    <w:rsid w:val="00740349"/>
    <w:pPr>
      <w:keepNext/>
      <w:keepLines/>
      <w:spacing w:before="280" w:line="240" w:lineRule="auto"/>
      <w:ind w:left="1134" w:hanging="1134"/>
      <w:outlineLvl w:val="1"/>
    </w:pPr>
    <w:rPr>
      <w:b/>
      <w:kern w:val="28"/>
      <w:sz w:val="32"/>
    </w:rPr>
  </w:style>
  <w:style w:type="paragraph" w:customStyle="1" w:styleId="ActHead3">
    <w:name w:val="ActHead 3"/>
    <w:aliases w:val="d"/>
    <w:basedOn w:val="OPCParaBase"/>
    <w:next w:val="ActHead4"/>
    <w:qFormat/>
    <w:rsid w:val="00740349"/>
    <w:pPr>
      <w:keepNext/>
      <w:keepLines/>
      <w:spacing w:before="240" w:line="240" w:lineRule="auto"/>
      <w:ind w:left="1134" w:hanging="1134"/>
      <w:outlineLvl w:val="2"/>
    </w:pPr>
    <w:rPr>
      <w:b/>
      <w:kern w:val="28"/>
      <w:sz w:val="28"/>
    </w:rPr>
  </w:style>
  <w:style w:type="paragraph" w:customStyle="1" w:styleId="ActHead4">
    <w:name w:val="ActHead 4"/>
    <w:aliases w:val="sd"/>
    <w:basedOn w:val="OPCParaBase"/>
    <w:next w:val="ActHead5"/>
    <w:qFormat/>
    <w:rsid w:val="00740349"/>
    <w:pPr>
      <w:keepNext/>
      <w:keepLines/>
      <w:spacing w:before="220" w:line="240" w:lineRule="auto"/>
      <w:ind w:left="1134" w:hanging="1134"/>
      <w:outlineLvl w:val="3"/>
    </w:pPr>
    <w:rPr>
      <w:b/>
      <w:kern w:val="28"/>
      <w:sz w:val="26"/>
    </w:rPr>
  </w:style>
  <w:style w:type="paragraph" w:customStyle="1" w:styleId="ActHead5">
    <w:name w:val="ActHead 5"/>
    <w:aliases w:val="s"/>
    <w:basedOn w:val="OPCParaBase"/>
    <w:next w:val="subsection"/>
    <w:link w:val="ActHead5Char"/>
    <w:qFormat/>
    <w:rsid w:val="00740349"/>
    <w:pPr>
      <w:keepNext/>
      <w:keepLines/>
      <w:spacing w:before="280" w:line="240" w:lineRule="auto"/>
      <w:ind w:left="1134" w:hanging="1134"/>
      <w:outlineLvl w:val="4"/>
    </w:pPr>
    <w:rPr>
      <w:b/>
      <w:kern w:val="28"/>
      <w:sz w:val="24"/>
    </w:rPr>
  </w:style>
  <w:style w:type="paragraph" w:customStyle="1" w:styleId="ActHead6">
    <w:name w:val="ActHead 6"/>
    <w:aliases w:val="as"/>
    <w:basedOn w:val="OPCParaBase"/>
    <w:next w:val="ActHead7"/>
    <w:qFormat/>
    <w:rsid w:val="00740349"/>
    <w:pPr>
      <w:keepNext/>
      <w:keepLines/>
      <w:spacing w:line="240" w:lineRule="auto"/>
      <w:ind w:left="1134" w:hanging="1134"/>
      <w:outlineLvl w:val="5"/>
    </w:pPr>
    <w:rPr>
      <w:rFonts w:ascii="Arial" w:hAnsi="Arial"/>
      <w:b/>
      <w:kern w:val="28"/>
      <w:sz w:val="32"/>
    </w:rPr>
  </w:style>
  <w:style w:type="paragraph" w:customStyle="1" w:styleId="ActHead7">
    <w:name w:val="ActHead 7"/>
    <w:aliases w:val="ap"/>
    <w:basedOn w:val="OPCParaBase"/>
    <w:next w:val="ItemHead"/>
    <w:qFormat/>
    <w:rsid w:val="00740349"/>
    <w:pPr>
      <w:keepNext/>
      <w:keepLines/>
      <w:spacing w:before="280" w:line="240" w:lineRule="auto"/>
      <w:ind w:left="1134" w:hanging="1134"/>
      <w:outlineLvl w:val="6"/>
    </w:pPr>
    <w:rPr>
      <w:rFonts w:ascii="Arial" w:hAnsi="Arial"/>
      <w:b/>
      <w:kern w:val="28"/>
      <w:sz w:val="28"/>
    </w:rPr>
  </w:style>
  <w:style w:type="paragraph" w:customStyle="1" w:styleId="ActHead8">
    <w:name w:val="ActHead 8"/>
    <w:aliases w:val="ad"/>
    <w:basedOn w:val="OPCParaBase"/>
    <w:next w:val="ItemHead"/>
    <w:qFormat/>
    <w:rsid w:val="00740349"/>
    <w:pPr>
      <w:keepNext/>
      <w:keepLines/>
      <w:spacing w:before="240" w:line="240" w:lineRule="auto"/>
      <w:ind w:left="1134" w:hanging="1134"/>
      <w:outlineLvl w:val="7"/>
    </w:pPr>
    <w:rPr>
      <w:rFonts w:ascii="Arial" w:hAnsi="Arial"/>
      <w:b/>
      <w:kern w:val="28"/>
      <w:sz w:val="26"/>
    </w:rPr>
  </w:style>
  <w:style w:type="paragraph" w:customStyle="1" w:styleId="ActHead9">
    <w:name w:val="ActHead 9"/>
    <w:aliases w:val="aat"/>
    <w:basedOn w:val="OPCParaBase"/>
    <w:next w:val="ItemHead"/>
    <w:qFormat/>
    <w:rsid w:val="00740349"/>
    <w:pPr>
      <w:keepNext/>
      <w:keepLines/>
      <w:spacing w:before="280" w:line="240" w:lineRule="auto"/>
      <w:ind w:left="1134" w:hanging="1134"/>
      <w:outlineLvl w:val="8"/>
    </w:pPr>
    <w:rPr>
      <w:b/>
      <w:i/>
      <w:kern w:val="28"/>
      <w:sz w:val="28"/>
    </w:rPr>
  </w:style>
  <w:style w:type="paragraph" w:customStyle="1" w:styleId="Actno">
    <w:name w:val="Actno"/>
    <w:basedOn w:val="ShortT"/>
    <w:next w:val="Normal"/>
    <w:qFormat/>
    <w:rsid w:val="00740349"/>
  </w:style>
  <w:style w:type="paragraph" w:customStyle="1" w:styleId="Blocks">
    <w:name w:val="Blocks"/>
    <w:aliases w:val="bb"/>
    <w:basedOn w:val="OPCParaBase"/>
    <w:qFormat/>
    <w:rsid w:val="00740349"/>
    <w:pPr>
      <w:spacing w:line="240" w:lineRule="auto"/>
    </w:pPr>
    <w:rPr>
      <w:sz w:val="24"/>
    </w:rPr>
  </w:style>
  <w:style w:type="paragraph" w:customStyle="1" w:styleId="BoxText">
    <w:name w:val="BoxText"/>
    <w:aliases w:val="bt"/>
    <w:basedOn w:val="OPCParaBase"/>
    <w:qFormat/>
    <w:rsid w:val="00740349"/>
    <w:pPr>
      <w:pBdr>
        <w:top w:val="single" w:sz="6" w:space="5" w:color="auto"/>
        <w:left w:val="single" w:sz="6" w:space="5" w:color="auto"/>
        <w:bottom w:val="single" w:sz="6" w:space="5" w:color="auto"/>
        <w:right w:val="single" w:sz="6" w:space="5" w:color="auto"/>
      </w:pBdr>
      <w:spacing w:before="240" w:line="240" w:lineRule="auto"/>
      <w:ind w:left="1134"/>
    </w:pPr>
  </w:style>
  <w:style w:type="paragraph" w:customStyle="1" w:styleId="BoxHeadBold">
    <w:name w:val="BoxHeadBold"/>
    <w:aliases w:val="bhb"/>
    <w:basedOn w:val="BoxText"/>
    <w:next w:val="BoxText"/>
    <w:qFormat/>
    <w:rsid w:val="00740349"/>
    <w:rPr>
      <w:b/>
    </w:rPr>
  </w:style>
  <w:style w:type="paragraph" w:customStyle="1" w:styleId="BoxHeadItalic">
    <w:name w:val="BoxHeadItalic"/>
    <w:aliases w:val="bhi"/>
    <w:basedOn w:val="BoxText"/>
    <w:next w:val="BoxStep"/>
    <w:qFormat/>
    <w:rsid w:val="00740349"/>
    <w:rPr>
      <w:i/>
    </w:rPr>
  </w:style>
  <w:style w:type="paragraph" w:customStyle="1" w:styleId="BoxList">
    <w:name w:val="BoxList"/>
    <w:aliases w:val="bl"/>
    <w:basedOn w:val="BoxText"/>
    <w:qFormat/>
    <w:rsid w:val="00740349"/>
    <w:pPr>
      <w:ind w:left="1559" w:hanging="425"/>
    </w:pPr>
  </w:style>
  <w:style w:type="paragraph" w:customStyle="1" w:styleId="BoxNote">
    <w:name w:val="BoxNote"/>
    <w:aliases w:val="bn"/>
    <w:basedOn w:val="BoxText"/>
    <w:qFormat/>
    <w:rsid w:val="00740349"/>
    <w:pPr>
      <w:tabs>
        <w:tab w:val="left" w:pos="1985"/>
      </w:tabs>
      <w:spacing w:before="122" w:line="198" w:lineRule="exact"/>
      <w:ind w:left="2948" w:hanging="1814"/>
    </w:pPr>
    <w:rPr>
      <w:sz w:val="18"/>
    </w:rPr>
  </w:style>
  <w:style w:type="paragraph" w:customStyle="1" w:styleId="BoxPara">
    <w:name w:val="BoxPara"/>
    <w:aliases w:val="bp"/>
    <w:basedOn w:val="BoxText"/>
    <w:qFormat/>
    <w:rsid w:val="00740349"/>
    <w:pPr>
      <w:tabs>
        <w:tab w:val="right" w:pos="2268"/>
      </w:tabs>
      <w:ind w:left="2552" w:hanging="1418"/>
    </w:pPr>
  </w:style>
  <w:style w:type="paragraph" w:customStyle="1" w:styleId="BoxStep">
    <w:name w:val="BoxStep"/>
    <w:aliases w:val="bs"/>
    <w:basedOn w:val="BoxText"/>
    <w:qFormat/>
    <w:rsid w:val="00740349"/>
    <w:pPr>
      <w:ind w:left="1985" w:hanging="851"/>
    </w:pPr>
  </w:style>
  <w:style w:type="character" w:customStyle="1" w:styleId="CharAmPartNo">
    <w:name w:val="CharAmPartNo"/>
    <w:basedOn w:val="OPCCharBase"/>
    <w:qFormat/>
    <w:rsid w:val="00740349"/>
  </w:style>
  <w:style w:type="character" w:customStyle="1" w:styleId="CharAmPartText">
    <w:name w:val="CharAmPartText"/>
    <w:basedOn w:val="OPCCharBase"/>
    <w:qFormat/>
    <w:rsid w:val="00740349"/>
  </w:style>
  <w:style w:type="character" w:customStyle="1" w:styleId="CharAmSchNo">
    <w:name w:val="CharAmSchNo"/>
    <w:basedOn w:val="OPCCharBase"/>
    <w:qFormat/>
    <w:rsid w:val="00740349"/>
  </w:style>
  <w:style w:type="character" w:customStyle="1" w:styleId="CharAmSchText">
    <w:name w:val="CharAmSchText"/>
    <w:basedOn w:val="OPCCharBase"/>
    <w:qFormat/>
    <w:rsid w:val="00740349"/>
  </w:style>
  <w:style w:type="character" w:customStyle="1" w:styleId="CharBoldItalic">
    <w:name w:val="CharBoldItalic"/>
    <w:basedOn w:val="OPCCharBase"/>
    <w:uiPriority w:val="1"/>
    <w:qFormat/>
    <w:rsid w:val="00740349"/>
    <w:rPr>
      <w:b/>
      <w:i/>
    </w:rPr>
  </w:style>
  <w:style w:type="character" w:customStyle="1" w:styleId="CharChapNo">
    <w:name w:val="CharChapNo"/>
    <w:basedOn w:val="OPCCharBase"/>
    <w:uiPriority w:val="1"/>
    <w:qFormat/>
    <w:rsid w:val="00740349"/>
  </w:style>
  <w:style w:type="character" w:customStyle="1" w:styleId="CharChapText">
    <w:name w:val="CharChapText"/>
    <w:basedOn w:val="OPCCharBase"/>
    <w:uiPriority w:val="1"/>
    <w:qFormat/>
    <w:rsid w:val="00740349"/>
  </w:style>
  <w:style w:type="character" w:customStyle="1" w:styleId="CharDivNo">
    <w:name w:val="CharDivNo"/>
    <w:basedOn w:val="OPCCharBase"/>
    <w:uiPriority w:val="1"/>
    <w:qFormat/>
    <w:rsid w:val="00740349"/>
  </w:style>
  <w:style w:type="character" w:customStyle="1" w:styleId="CharDivText">
    <w:name w:val="CharDivText"/>
    <w:basedOn w:val="OPCCharBase"/>
    <w:uiPriority w:val="1"/>
    <w:qFormat/>
    <w:rsid w:val="00740349"/>
  </w:style>
  <w:style w:type="character" w:customStyle="1" w:styleId="CharItalic">
    <w:name w:val="CharItalic"/>
    <w:basedOn w:val="OPCCharBase"/>
    <w:uiPriority w:val="1"/>
    <w:qFormat/>
    <w:rsid w:val="00740349"/>
    <w:rPr>
      <w:i/>
    </w:rPr>
  </w:style>
  <w:style w:type="character" w:customStyle="1" w:styleId="CharPartNo">
    <w:name w:val="CharPartNo"/>
    <w:basedOn w:val="OPCCharBase"/>
    <w:uiPriority w:val="1"/>
    <w:qFormat/>
    <w:rsid w:val="00740349"/>
  </w:style>
  <w:style w:type="character" w:customStyle="1" w:styleId="CharPartText">
    <w:name w:val="CharPartText"/>
    <w:basedOn w:val="OPCCharBase"/>
    <w:uiPriority w:val="1"/>
    <w:qFormat/>
    <w:rsid w:val="00740349"/>
  </w:style>
  <w:style w:type="character" w:customStyle="1" w:styleId="CharSectno">
    <w:name w:val="CharSectno"/>
    <w:basedOn w:val="OPCCharBase"/>
    <w:qFormat/>
    <w:rsid w:val="00740349"/>
  </w:style>
  <w:style w:type="character" w:customStyle="1" w:styleId="CharSubdNo">
    <w:name w:val="CharSubdNo"/>
    <w:basedOn w:val="OPCCharBase"/>
    <w:uiPriority w:val="1"/>
    <w:qFormat/>
    <w:rsid w:val="00740349"/>
  </w:style>
  <w:style w:type="character" w:customStyle="1" w:styleId="CharSubdText">
    <w:name w:val="CharSubdText"/>
    <w:basedOn w:val="OPCCharBase"/>
    <w:uiPriority w:val="1"/>
    <w:qFormat/>
    <w:rsid w:val="00740349"/>
  </w:style>
  <w:style w:type="paragraph" w:customStyle="1" w:styleId="CTA--">
    <w:name w:val="CTA --"/>
    <w:basedOn w:val="OPCParaBase"/>
    <w:next w:val="Normal"/>
    <w:rsid w:val="00740349"/>
    <w:pPr>
      <w:spacing w:before="60" w:line="240" w:lineRule="atLeast"/>
      <w:ind w:left="142" w:hanging="142"/>
    </w:pPr>
    <w:rPr>
      <w:sz w:val="20"/>
    </w:rPr>
  </w:style>
  <w:style w:type="paragraph" w:customStyle="1" w:styleId="CTA-">
    <w:name w:val="CTA -"/>
    <w:basedOn w:val="OPCParaBase"/>
    <w:rsid w:val="00740349"/>
    <w:pPr>
      <w:spacing w:before="60" w:line="240" w:lineRule="atLeast"/>
      <w:ind w:left="85" w:hanging="85"/>
    </w:pPr>
    <w:rPr>
      <w:sz w:val="20"/>
    </w:rPr>
  </w:style>
  <w:style w:type="paragraph" w:customStyle="1" w:styleId="CTA---">
    <w:name w:val="CTA ---"/>
    <w:basedOn w:val="OPCParaBase"/>
    <w:next w:val="Normal"/>
    <w:rsid w:val="00740349"/>
    <w:pPr>
      <w:spacing w:before="60" w:line="240" w:lineRule="atLeast"/>
      <w:ind w:left="198" w:hanging="198"/>
    </w:pPr>
    <w:rPr>
      <w:sz w:val="20"/>
    </w:rPr>
  </w:style>
  <w:style w:type="paragraph" w:customStyle="1" w:styleId="CTA----">
    <w:name w:val="CTA ----"/>
    <w:basedOn w:val="OPCParaBase"/>
    <w:next w:val="Normal"/>
    <w:rsid w:val="00740349"/>
    <w:pPr>
      <w:spacing w:before="60" w:line="240" w:lineRule="atLeast"/>
      <w:ind w:left="255" w:hanging="255"/>
    </w:pPr>
    <w:rPr>
      <w:sz w:val="20"/>
    </w:rPr>
  </w:style>
  <w:style w:type="paragraph" w:customStyle="1" w:styleId="CTA1a">
    <w:name w:val="CTA 1(a)"/>
    <w:basedOn w:val="OPCParaBase"/>
    <w:rsid w:val="00740349"/>
    <w:pPr>
      <w:tabs>
        <w:tab w:val="right" w:pos="414"/>
      </w:tabs>
      <w:spacing w:before="40" w:line="240" w:lineRule="atLeast"/>
      <w:ind w:left="675" w:hanging="675"/>
    </w:pPr>
    <w:rPr>
      <w:sz w:val="20"/>
    </w:rPr>
  </w:style>
  <w:style w:type="paragraph" w:customStyle="1" w:styleId="CTA1ai">
    <w:name w:val="CTA 1(a)(i)"/>
    <w:basedOn w:val="OPCParaBase"/>
    <w:rsid w:val="00740349"/>
    <w:pPr>
      <w:tabs>
        <w:tab w:val="right" w:pos="1004"/>
      </w:tabs>
      <w:spacing w:before="40" w:line="240" w:lineRule="atLeast"/>
      <w:ind w:left="1253" w:hanging="1253"/>
    </w:pPr>
    <w:rPr>
      <w:sz w:val="20"/>
    </w:rPr>
  </w:style>
  <w:style w:type="paragraph" w:customStyle="1" w:styleId="CTA2a">
    <w:name w:val="CTA 2(a)"/>
    <w:basedOn w:val="OPCParaBase"/>
    <w:rsid w:val="00740349"/>
    <w:pPr>
      <w:tabs>
        <w:tab w:val="right" w:pos="482"/>
      </w:tabs>
      <w:spacing w:before="40" w:line="240" w:lineRule="atLeast"/>
      <w:ind w:left="748" w:hanging="748"/>
    </w:pPr>
    <w:rPr>
      <w:sz w:val="20"/>
    </w:rPr>
  </w:style>
  <w:style w:type="paragraph" w:customStyle="1" w:styleId="CTA2ai">
    <w:name w:val="CTA 2(a)(i)"/>
    <w:basedOn w:val="OPCParaBase"/>
    <w:rsid w:val="00740349"/>
    <w:pPr>
      <w:tabs>
        <w:tab w:val="right" w:pos="1089"/>
      </w:tabs>
      <w:spacing w:before="40" w:line="240" w:lineRule="atLeast"/>
      <w:ind w:left="1327" w:hanging="1327"/>
    </w:pPr>
    <w:rPr>
      <w:sz w:val="20"/>
    </w:rPr>
  </w:style>
  <w:style w:type="paragraph" w:customStyle="1" w:styleId="CTA3a">
    <w:name w:val="CTA 3(a)"/>
    <w:basedOn w:val="OPCParaBase"/>
    <w:rsid w:val="00740349"/>
    <w:pPr>
      <w:tabs>
        <w:tab w:val="right" w:pos="556"/>
      </w:tabs>
      <w:spacing w:before="40" w:line="240" w:lineRule="atLeast"/>
      <w:ind w:left="805" w:hanging="805"/>
    </w:pPr>
    <w:rPr>
      <w:sz w:val="20"/>
    </w:rPr>
  </w:style>
  <w:style w:type="paragraph" w:customStyle="1" w:styleId="CTA3ai">
    <w:name w:val="CTA 3(a)(i)"/>
    <w:basedOn w:val="OPCParaBase"/>
    <w:rsid w:val="00740349"/>
    <w:pPr>
      <w:tabs>
        <w:tab w:val="right" w:pos="1140"/>
      </w:tabs>
      <w:spacing w:before="40" w:line="240" w:lineRule="atLeast"/>
      <w:ind w:left="1361" w:hanging="1361"/>
    </w:pPr>
    <w:rPr>
      <w:sz w:val="20"/>
    </w:rPr>
  </w:style>
  <w:style w:type="paragraph" w:customStyle="1" w:styleId="CTA4a">
    <w:name w:val="CTA 4(a)"/>
    <w:basedOn w:val="OPCParaBase"/>
    <w:rsid w:val="00740349"/>
    <w:pPr>
      <w:tabs>
        <w:tab w:val="right" w:pos="624"/>
      </w:tabs>
      <w:spacing w:before="40" w:line="240" w:lineRule="atLeast"/>
      <w:ind w:left="873" w:hanging="873"/>
    </w:pPr>
    <w:rPr>
      <w:sz w:val="20"/>
    </w:rPr>
  </w:style>
  <w:style w:type="paragraph" w:customStyle="1" w:styleId="CTA4ai">
    <w:name w:val="CTA 4(a)(i)"/>
    <w:basedOn w:val="OPCParaBase"/>
    <w:rsid w:val="00740349"/>
    <w:pPr>
      <w:tabs>
        <w:tab w:val="right" w:pos="1213"/>
      </w:tabs>
      <w:spacing w:before="40" w:line="240" w:lineRule="atLeast"/>
      <w:ind w:left="1452" w:hanging="1452"/>
    </w:pPr>
    <w:rPr>
      <w:sz w:val="20"/>
    </w:rPr>
  </w:style>
  <w:style w:type="paragraph" w:customStyle="1" w:styleId="CTACAPS">
    <w:name w:val="CTA CAPS"/>
    <w:basedOn w:val="OPCParaBase"/>
    <w:rsid w:val="00740349"/>
    <w:pPr>
      <w:spacing w:before="60" w:line="240" w:lineRule="atLeast"/>
    </w:pPr>
    <w:rPr>
      <w:sz w:val="20"/>
    </w:rPr>
  </w:style>
  <w:style w:type="paragraph" w:customStyle="1" w:styleId="CTAright">
    <w:name w:val="CTA right"/>
    <w:basedOn w:val="OPCParaBase"/>
    <w:rsid w:val="00740349"/>
    <w:pPr>
      <w:spacing w:before="60" w:line="240" w:lineRule="auto"/>
      <w:jc w:val="right"/>
    </w:pPr>
    <w:rPr>
      <w:sz w:val="20"/>
    </w:rPr>
  </w:style>
  <w:style w:type="paragraph" w:customStyle="1" w:styleId="subsection">
    <w:name w:val="subsection"/>
    <w:aliases w:val="ss"/>
    <w:basedOn w:val="OPCParaBase"/>
    <w:link w:val="subsectionChar"/>
    <w:rsid w:val="00740349"/>
    <w:pPr>
      <w:tabs>
        <w:tab w:val="right" w:pos="1021"/>
      </w:tabs>
      <w:spacing w:before="180" w:line="240" w:lineRule="auto"/>
      <w:ind w:left="1134" w:hanging="1134"/>
    </w:pPr>
  </w:style>
  <w:style w:type="paragraph" w:customStyle="1" w:styleId="Definition">
    <w:name w:val="Definition"/>
    <w:aliases w:val="dd"/>
    <w:basedOn w:val="OPCParaBase"/>
    <w:rsid w:val="00740349"/>
    <w:pPr>
      <w:spacing w:before="180" w:line="240" w:lineRule="auto"/>
      <w:ind w:left="1134"/>
    </w:pPr>
  </w:style>
  <w:style w:type="paragraph" w:customStyle="1" w:styleId="ETAsubitem">
    <w:name w:val="ETA(subitem)"/>
    <w:basedOn w:val="OPCParaBase"/>
    <w:rsid w:val="00740349"/>
    <w:pPr>
      <w:tabs>
        <w:tab w:val="right" w:pos="340"/>
      </w:tabs>
      <w:spacing w:before="60" w:line="240" w:lineRule="auto"/>
      <w:ind w:left="454" w:hanging="454"/>
    </w:pPr>
    <w:rPr>
      <w:sz w:val="20"/>
    </w:rPr>
  </w:style>
  <w:style w:type="paragraph" w:customStyle="1" w:styleId="ETApara">
    <w:name w:val="ETA(para)"/>
    <w:basedOn w:val="OPCParaBase"/>
    <w:rsid w:val="00740349"/>
    <w:pPr>
      <w:tabs>
        <w:tab w:val="right" w:pos="754"/>
      </w:tabs>
      <w:spacing w:before="60" w:line="240" w:lineRule="auto"/>
      <w:ind w:left="828" w:hanging="828"/>
    </w:pPr>
    <w:rPr>
      <w:sz w:val="20"/>
    </w:rPr>
  </w:style>
  <w:style w:type="paragraph" w:customStyle="1" w:styleId="ETAsubpara">
    <w:name w:val="ETA(subpara)"/>
    <w:basedOn w:val="OPCParaBase"/>
    <w:rsid w:val="00740349"/>
    <w:pPr>
      <w:tabs>
        <w:tab w:val="right" w:pos="1083"/>
      </w:tabs>
      <w:spacing w:before="60" w:line="240" w:lineRule="auto"/>
      <w:ind w:left="1191" w:hanging="1191"/>
    </w:pPr>
    <w:rPr>
      <w:sz w:val="20"/>
    </w:rPr>
  </w:style>
  <w:style w:type="paragraph" w:customStyle="1" w:styleId="ETAsub-subpara">
    <w:name w:val="ETA(sub-subpara)"/>
    <w:basedOn w:val="OPCParaBase"/>
    <w:rsid w:val="00740349"/>
    <w:pPr>
      <w:tabs>
        <w:tab w:val="right" w:pos="1412"/>
      </w:tabs>
      <w:spacing w:before="60" w:line="240" w:lineRule="auto"/>
      <w:ind w:left="1525" w:hanging="1525"/>
    </w:pPr>
    <w:rPr>
      <w:sz w:val="20"/>
    </w:rPr>
  </w:style>
  <w:style w:type="paragraph" w:customStyle="1" w:styleId="Formula">
    <w:name w:val="Formula"/>
    <w:basedOn w:val="OPCParaBase"/>
    <w:rsid w:val="00740349"/>
    <w:pPr>
      <w:spacing w:line="240" w:lineRule="auto"/>
      <w:ind w:left="1134"/>
    </w:pPr>
    <w:rPr>
      <w:sz w:val="20"/>
    </w:rPr>
  </w:style>
  <w:style w:type="paragraph" w:styleId="Header">
    <w:name w:val="header"/>
    <w:basedOn w:val="OPCParaBase"/>
    <w:link w:val="HeaderChar"/>
    <w:unhideWhenUsed/>
    <w:rsid w:val="00740349"/>
    <w:pPr>
      <w:keepNext/>
      <w:keepLines/>
      <w:tabs>
        <w:tab w:val="center" w:pos="4150"/>
        <w:tab w:val="right" w:pos="8307"/>
      </w:tabs>
      <w:spacing w:line="160" w:lineRule="exact"/>
    </w:pPr>
    <w:rPr>
      <w:sz w:val="16"/>
    </w:rPr>
  </w:style>
  <w:style w:type="character" w:customStyle="1" w:styleId="HeaderChar">
    <w:name w:val="Header Char"/>
    <w:basedOn w:val="DefaultParagraphFont"/>
    <w:link w:val="Header"/>
    <w:rsid w:val="00740349"/>
    <w:rPr>
      <w:rFonts w:eastAsia="Times New Roman" w:cs="Times New Roman"/>
      <w:sz w:val="16"/>
      <w:lang w:eastAsia="en-AU"/>
    </w:rPr>
  </w:style>
  <w:style w:type="paragraph" w:customStyle="1" w:styleId="House">
    <w:name w:val="House"/>
    <w:basedOn w:val="OPCParaBase"/>
    <w:rsid w:val="00740349"/>
    <w:pPr>
      <w:spacing w:line="240" w:lineRule="auto"/>
    </w:pPr>
    <w:rPr>
      <w:sz w:val="28"/>
    </w:rPr>
  </w:style>
  <w:style w:type="paragraph" w:customStyle="1" w:styleId="Item">
    <w:name w:val="Item"/>
    <w:aliases w:val="i"/>
    <w:basedOn w:val="OPCParaBase"/>
    <w:next w:val="ItemHead"/>
    <w:rsid w:val="00740349"/>
    <w:pPr>
      <w:keepLines/>
      <w:spacing w:before="80" w:line="240" w:lineRule="auto"/>
      <w:ind w:left="709"/>
    </w:pPr>
  </w:style>
  <w:style w:type="paragraph" w:customStyle="1" w:styleId="ItemHead">
    <w:name w:val="ItemHead"/>
    <w:aliases w:val="ih"/>
    <w:basedOn w:val="OPCParaBase"/>
    <w:next w:val="Item"/>
    <w:rsid w:val="00740349"/>
    <w:pPr>
      <w:keepNext/>
      <w:keepLines/>
      <w:spacing w:before="220" w:line="240" w:lineRule="auto"/>
      <w:ind w:left="709" w:hanging="709"/>
    </w:pPr>
    <w:rPr>
      <w:rFonts w:ascii="Arial" w:hAnsi="Arial"/>
      <w:b/>
      <w:kern w:val="28"/>
      <w:sz w:val="24"/>
    </w:rPr>
  </w:style>
  <w:style w:type="paragraph" w:customStyle="1" w:styleId="LongT">
    <w:name w:val="LongT"/>
    <w:basedOn w:val="OPCParaBase"/>
    <w:rsid w:val="00740349"/>
    <w:pPr>
      <w:spacing w:line="240" w:lineRule="auto"/>
    </w:pPr>
    <w:rPr>
      <w:b/>
      <w:sz w:val="32"/>
    </w:rPr>
  </w:style>
  <w:style w:type="paragraph" w:customStyle="1" w:styleId="notedraft">
    <w:name w:val="note(draft)"/>
    <w:aliases w:val="nd"/>
    <w:basedOn w:val="OPCParaBase"/>
    <w:rsid w:val="00740349"/>
    <w:pPr>
      <w:spacing w:before="240" w:line="240" w:lineRule="auto"/>
      <w:ind w:left="284" w:hanging="284"/>
    </w:pPr>
    <w:rPr>
      <w:i/>
      <w:sz w:val="24"/>
    </w:rPr>
  </w:style>
  <w:style w:type="paragraph" w:customStyle="1" w:styleId="notemargin">
    <w:name w:val="note(margin)"/>
    <w:aliases w:val="nm"/>
    <w:basedOn w:val="OPCParaBase"/>
    <w:rsid w:val="00740349"/>
    <w:pPr>
      <w:tabs>
        <w:tab w:val="left" w:pos="709"/>
      </w:tabs>
      <w:spacing w:before="122" w:line="198" w:lineRule="exact"/>
      <w:ind w:left="709" w:hanging="709"/>
    </w:pPr>
    <w:rPr>
      <w:sz w:val="18"/>
    </w:rPr>
  </w:style>
  <w:style w:type="paragraph" w:customStyle="1" w:styleId="noteToPara">
    <w:name w:val="noteToPara"/>
    <w:aliases w:val="ntp"/>
    <w:basedOn w:val="OPCParaBase"/>
    <w:rsid w:val="00740349"/>
    <w:pPr>
      <w:spacing w:before="122" w:line="198" w:lineRule="exact"/>
      <w:ind w:left="2353" w:hanging="709"/>
    </w:pPr>
    <w:rPr>
      <w:sz w:val="18"/>
    </w:rPr>
  </w:style>
  <w:style w:type="paragraph" w:customStyle="1" w:styleId="noteParlAmend">
    <w:name w:val="note(ParlAmend)"/>
    <w:aliases w:val="npp"/>
    <w:basedOn w:val="OPCParaBase"/>
    <w:next w:val="ParlAmend"/>
    <w:rsid w:val="00740349"/>
    <w:pPr>
      <w:spacing w:line="240" w:lineRule="auto"/>
      <w:jc w:val="right"/>
    </w:pPr>
    <w:rPr>
      <w:rFonts w:ascii="Arial" w:hAnsi="Arial"/>
      <w:b/>
      <w:i/>
    </w:rPr>
  </w:style>
  <w:style w:type="paragraph" w:customStyle="1" w:styleId="Page1">
    <w:name w:val="Page1"/>
    <w:basedOn w:val="OPCParaBase"/>
    <w:rsid w:val="00740349"/>
    <w:pPr>
      <w:spacing w:before="5600" w:line="240" w:lineRule="auto"/>
    </w:pPr>
    <w:rPr>
      <w:b/>
      <w:sz w:val="32"/>
    </w:rPr>
  </w:style>
  <w:style w:type="paragraph" w:customStyle="1" w:styleId="PageBreak">
    <w:name w:val="PageBreak"/>
    <w:aliases w:val="pb"/>
    <w:basedOn w:val="OPCParaBase"/>
    <w:rsid w:val="00740349"/>
    <w:pPr>
      <w:spacing w:line="240" w:lineRule="auto"/>
    </w:pPr>
    <w:rPr>
      <w:sz w:val="20"/>
    </w:rPr>
  </w:style>
  <w:style w:type="paragraph" w:customStyle="1" w:styleId="paragraphsub">
    <w:name w:val="paragraph(sub)"/>
    <w:aliases w:val="aa"/>
    <w:basedOn w:val="OPCParaBase"/>
    <w:rsid w:val="00740349"/>
    <w:pPr>
      <w:tabs>
        <w:tab w:val="right" w:pos="1985"/>
      </w:tabs>
      <w:spacing w:before="40" w:line="240" w:lineRule="auto"/>
      <w:ind w:left="2098" w:hanging="2098"/>
    </w:pPr>
  </w:style>
  <w:style w:type="paragraph" w:customStyle="1" w:styleId="paragraphsub-sub">
    <w:name w:val="paragraph(sub-sub)"/>
    <w:aliases w:val="aaa"/>
    <w:basedOn w:val="OPCParaBase"/>
    <w:rsid w:val="00740349"/>
    <w:pPr>
      <w:tabs>
        <w:tab w:val="right" w:pos="2722"/>
      </w:tabs>
      <w:spacing w:before="40" w:line="240" w:lineRule="auto"/>
      <w:ind w:left="2835" w:hanging="2835"/>
    </w:pPr>
  </w:style>
  <w:style w:type="paragraph" w:customStyle="1" w:styleId="paragraph">
    <w:name w:val="paragraph"/>
    <w:aliases w:val="a"/>
    <w:basedOn w:val="OPCParaBase"/>
    <w:link w:val="paragraphChar"/>
    <w:rsid w:val="00740349"/>
    <w:pPr>
      <w:tabs>
        <w:tab w:val="right" w:pos="1531"/>
      </w:tabs>
      <w:spacing w:before="40" w:line="240" w:lineRule="auto"/>
      <w:ind w:left="1644" w:hanging="1644"/>
    </w:pPr>
  </w:style>
  <w:style w:type="paragraph" w:customStyle="1" w:styleId="ParlAmend">
    <w:name w:val="ParlAmend"/>
    <w:aliases w:val="pp"/>
    <w:basedOn w:val="OPCParaBase"/>
    <w:rsid w:val="00740349"/>
    <w:pPr>
      <w:spacing w:before="240" w:line="240" w:lineRule="atLeast"/>
      <w:ind w:hanging="567"/>
    </w:pPr>
    <w:rPr>
      <w:sz w:val="24"/>
    </w:rPr>
  </w:style>
  <w:style w:type="paragraph" w:customStyle="1" w:styleId="Penalty">
    <w:name w:val="Penalty"/>
    <w:basedOn w:val="OPCParaBase"/>
    <w:rsid w:val="00740349"/>
    <w:pPr>
      <w:tabs>
        <w:tab w:val="left" w:pos="2977"/>
      </w:tabs>
      <w:spacing w:before="180" w:line="240" w:lineRule="auto"/>
      <w:ind w:left="1985" w:hanging="851"/>
    </w:pPr>
  </w:style>
  <w:style w:type="paragraph" w:customStyle="1" w:styleId="Portfolio">
    <w:name w:val="Portfolio"/>
    <w:basedOn w:val="OPCParaBase"/>
    <w:rsid w:val="00740349"/>
    <w:pPr>
      <w:spacing w:line="240" w:lineRule="auto"/>
    </w:pPr>
    <w:rPr>
      <w:i/>
      <w:sz w:val="20"/>
    </w:rPr>
  </w:style>
  <w:style w:type="paragraph" w:customStyle="1" w:styleId="Preamble">
    <w:name w:val="Preamble"/>
    <w:basedOn w:val="OPCParaBase"/>
    <w:next w:val="Normal"/>
    <w:rsid w:val="00740349"/>
    <w:pPr>
      <w:keepNext/>
      <w:keepLines/>
      <w:tabs>
        <w:tab w:val="center" w:pos="4513"/>
      </w:tabs>
      <w:spacing w:before="280" w:line="240" w:lineRule="auto"/>
      <w:ind w:left="1134" w:hanging="1134"/>
    </w:pPr>
    <w:rPr>
      <w:b/>
      <w:kern w:val="28"/>
      <w:sz w:val="28"/>
    </w:rPr>
  </w:style>
  <w:style w:type="paragraph" w:customStyle="1" w:styleId="Reading">
    <w:name w:val="Reading"/>
    <w:basedOn w:val="OPCParaBase"/>
    <w:rsid w:val="00740349"/>
    <w:pPr>
      <w:spacing w:line="240" w:lineRule="auto"/>
    </w:pPr>
    <w:rPr>
      <w:i/>
      <w:sz w:val="20"/>
    </w:rPr>
  </w:style>
  <w:style w:type="paragraph" w:customStyle="1" w:styleId="Session">
    <w:name w:val="Session"/>
    <w:basedOn w:val="OPCParaBase"/>
    <w:rsid w:val="00740349"/>
    <w:pPr>
      <w:spacing w:line="240" w:lineRule="auto"/>
    </w:pPr>
    <w:rPr>
      <w:sz w:val="28"/>
    </w:rPr>
  </w:style>
  <w:style w:type="paragraph" w:customStyle="1" w:styleId="Sponsor">
    <w:name w:val="Sponsor"/>
    <w:basedOn w:val="OPCParaBase"/>
    <w:rsid w:val="00740349"/>
    <w:pPr>
      <w:spacing w:line="240" w:lineRule="auto"/>
    </w:pPr>
    <w:rPr>
      <w:i/>
    </w:rPr>
  </w:style>
  <w:style w:type="paragraph" w:customStyle="1" w:styleId="Subitem">
    <w:name w:val="Subitem"/>
    <w:aliases w:val="iss"/>
    <w:basedOn w:val="OPCParaBase"/>
    <w:rsid w:val="00740349"/>
    <w:pPr>
      <w:spacing w:before="180" w:line="240" w:lineRule="auto"/>
      <w:ind w:left="709" w:hanging="709"/>
    </w:pPr>
  </w:style>
  <w:style w:type="paragraph" w:customStyle="1" w:styleId="SubitemHead">
    <w:name w:val="SubitemHead"/>
    <w:aliases w:val="issh"/>
    <w:basedOn w:val="OPCParaBase"/>
    <w:rsid w:val="00740349"/>
    <w:pPr>
      <w:keepNext/>
      <w:keepLines/>
      <w:spacing w:before="220" w:line="240" w:lineRule="auto"/>
      <w:ind w:left="709"/>
    </w:pPr>
    <w:rPr>
      <w:rFonts w:ascii="Arial" w:hAnsi="Arial"/>
      <w:i/>
      <w:kern w:val="28"/>
    </w:rPr>
  </w:style>
  <w:style w:type="paragraph" w:customStyle="1" w:styleId="subsection2">
    <w:name w:val="subsection2"/>
    <w:aliases w:val="ss2"/>
    <w:basedOn w:val="OPCParaBase"/>
    <w:next w:val="subsection"/>
    <w:rsid w:val="00740349"/>
    <w:pPr>
      <w:spacing w:before="40" w:line="240" w:lineRule="auto"/>
      <w:ind w:left="1134"/>
    </w:pPr>
  </w:style>
  <w:style w:type="paragraph" w:customStyle="1" w:styleId="SubsectionHead">
    <w:name w:val="SubsectionHead"/>
    <w:aliases w:val="ssh"/>
    <w:basedOn w:val="OPCParaBase"/>
    <w:next w:val="subsection"/>
    <w:rsid w:val="00740349"/>
    <w:pPr>
      <w:keepNext/>
      <w:keepLines/>
      <w:spacing w:before="240" w:line="240" w:lineRule="auto"/>
      <w:ind w:left="1134"/>
    </w:pPr>
    <w:rPr>
      <w:i/>
    </w:rPr>
  </w:style>
  <w:style w:type="paragraph" w:customStyle="1" w:styleId="Tablea">
    <w:name w:val="Table(a)"/>
    <w:aliases w:val="ta"/>
    <w:basedOn w:val="OPCParaBase"/>
    <w:rsid w:val="00740349"/>
    <w:pPr>
      <w:spacing w:before="60" w:line="240" w:lineRule="auto"/>
      <w:ind w:left="284" w:hanging="284"/>
    </w:pPr>
    <w:rPr>
      <w:sz w:val="20"/>
    </w:rPr>
  </w:style>
  <w:style w:type="paragraph" w:customStyle="1" w:styleId="TableAA">
    <w:name w:val="Table(AA)"/>
    <w:aliases w:val="taaa"/>
    <w:basedOn w:val="OPCParaBase"/>
    <w:rsid w:val="00740349"/>
    <w:pPr>
      <w:tabs>
        <w:tab w:val="left" w:pos="-6543"/>
        <w:tab w:val="left" w:pos="-6260"/>
      </w:tabs>
      <w:spacing w:line="240" w:lineRule="exact"/>
      <w:ind w:left="1055" w:hanging="284"/>
    </w:pPr>
    <w:rPr>
      <w:sz w:val="20"/>
    </w:rPr>
  </w:style>
  <w:style w:type="paragraph" w:customStyle="1" w:styleId="Tablei">
    <w:name w:val="Table(i)"/>
    <w:aliases w:val="taa"/>
    <w:basedOn w:val="OPCParaBase"/>
    <w:rsid w:val="00740349"/>
    <w:pPr>
      <w:tabs>
        <w:tab w:val="left" w:pos="-6543"/>
        <w:tab w:val="left" w:pos="-6260"/>
        <w:tab w:val="right" w:pos="970"/>
      </w:tabs>
      <w:spacing w:line="240" w:lineRule="exact"/>
      <w:ind w:left="828" w:hanging="284"/>
    </w:pPr>
    <w:rPr>
      <w:sz w:val="20"/>
    </w:rPr>
  </w:style>
  <w:style w:type="paragraph" w:customStyle="1" w:styleId="Tabletext">
    <w:name w:val="Tabletext"/>
    <w:aliases w:val="tt"/>
    <w:basedOn w:val="OPCParaBase"/>
    <w:rsid w:val="00740349"/>
    <w:pPr>
      <w:spacing w:before="60" w:line="240" w:lineRule="atLeast"/>
    </w:pPr>
    <w:rPr>
      <w:sz w:val="20"/>
    </w:rPr>
  </w:style>
  <w:style w:type="paragraph" w:customStyle="1" w:styleId="TLPBoxTextnote">
    <w:name w:val="TLPBoxText(note"/>
    <w:aliases w:val="right)"/>
    <w:basedOn w:val="OPCParaBase"/>
    <w:rsid w:val="00740349"/>
    <w:pPr>
      <w:pBdr>
        <w:top w:val="single" w:sz="6" w:space="5" w:color="auto"/>
        <w:left w:val="single" w:sz="6" w:space="5" w:color="auto"/>
        <w:bottom w:val="single" w:sz="6" w:space="5" w:color="auto"/>
        <w:right w:val="single" w:sz="6" w:space="5" w:color="auto"/>
      </w:pBdr>
      <w:spacing w:before="240" w:line="240" w:lineRule="atLeast"/>
      <w:ind w:left="1134"/>
      <w:jc w:val="right"/>
    </w:pPr>
    <w:rPr>
      <w:sz w:val="18"/>
    </w:rPr>
  </w:style>
  <w:style w:type="paragraph" w:customStyle="1" w:styleId="TLPNotebullet">
    <w:name w:val="TLPNote(bullet)"/>
    <w:basedOn w:val="OPCParaBase"/>
    <w:rsid w:val="00740349"/>
    <w:pPr>
      <w:numPr>
        <w:numId w:val="11"/>
      </w:numPr>
      <w:tabs>
        <w:tab w:val="clear" w:pos="2517"/>
        <w:tab w:val="left" w:pos="357"/>
      </w:tabs>
      <w:spacing w:before="60" w:line="198" w:lineRule="exact"/>
      <w:ind w:left="0" w:firstLine="0"/>
    </w:pPr>
    <w:rPr>
      <w:sz w:val="18"/>
    </w:rPr>
  </w:style>
  <w:style w:type="paragraph" w:customStyle="1" w:styleId="TLPnoteright">
    <w:name w:val="TLPnote(right)"/>
    <w:aliases w:val="nr"/>
    <w:basedOn w:val="OPCParaBase"/>
    <w:rsid w:val="00740349"/>
    <w:pPr>
      <w:spacing w:before="122" w:line="198" w:lineRule="exact"/>
      <w:ind w:left="1985" w:hanging="851"/>
      <w:jc w:val="right"/>
    </w:pPr>
    <w:rPr>
      <w:sz w:val="18"/>
    </w:rPr>
  </w:style>
  <w:style w:type="paragraph" w:customStyle="1" w:styleId="TLPTableBullet">
    <w:name w:val="TLPTableBullet"/>
    <w:aliases w:val="ttb"/>
    <w:basedOn w:val="OPCParaBase"/>
    <w:rsid w:val="00740349"/>
    <w:pPr>
      <w:spacing w:line="240" w:lineRule="exact"/>
      <w:ind w:left="284" w:hanging="284"/>
    </w:pPr>
    <w:rPr>
      <w:sz w:val="20"/>
    </w:rPr>
  </w:style>
  <w:style w:type="paragraph" w:styleId="TOC1">
    <w:name w:val="toc 1"/>
    <w:basedOn w:val="OPCParaBase"/>
    <w:next w:val="Normal"/>
    <w:uiPriority w:val="39"/>
    <w:unhideWhenUsed/>
    <w:rsid w:val="00740349"/>
    <w:pPr>
      <w:keepLines/>
      <w:tabs>
        <w:tab w:val="right" w:pos="7088"/>
      </w:tabs>
      <w:spacing w:before="120" w:line="240" w:lineRule="auto"/>
      <w:ind w:left="1474" w:right="567" w:hanging="1474"/>
    </w:pPr>
    <w:rPr>
      <w:b/>
      <w:kern w:val="28"/>
      <w:sz w:val="28"/>
    </w:rPr>
  </w:style>
  <w:style w:type="paragraph" w:styleId="TOC2">
    <w:name w:val="toc 2"/>
    <w:basedOn w:val="OPCParaBase"/>
    <w:next w:val="Normal"/>
    <w:uiPriority w:val="39"/>
    <w:unhideWhenUsed/>
    <w:rsid w:val="00740349"/>
    <w:pPr>
      <w:keepLines/>
      <w:tabs>
        <w:tab w:val="right" w:pos="7088"/>
      </w:tabs>
      <w:spacing w:before="120" w:line="240" w:lineRule="auto"/>
      <w:ind w:left="879" w:right="567" w:hanging="879"/>
    </w:pPr>
    <w:rPr>
      <w:b/>
      <w:kern w:val="28"/>
      <w:sz w:val="24"/>
    </w:rPr>
  </w:style>
  <w:style w:type="paragraph" w:styleId="TOC3">
    <w:name w:val="toc 3"/>
    <w:basedOn w:val="OPCParaBase"/>
    <w:next w:val="Normal"/>
    <w:uiPriority w:val="39"/>
    <w:unhideWhenUsed/>
    <w:rsid w:val="00740349"/>
    <w:pPr>
      <w:keepLines/>
      <w:tabs>
        <w:tab w:val="right" w:pos="7088"/>
      </w:tabs>
      <w:spacing w:before="80" w:line="240" w:lineRule="auto"/>
      <w:ind w:left="1604" w:right="567" w:hanging="1179"/>
    </w:pPr>
    <w:rPr>
      <w:b/>
      <w:kern w:val="28"/>
    </w:rPr>
  </w:style>
  <w:style w:type="paragraph" w:styleId="TOC4">
    <w:name w:val="toc 4"/>
    <w:basedOn w:val="OPCParaBase"/>
    <w:next w:val="Normal"/>
    <w:uiPriority w:val="39"/>
    <w:unhideWhenUsed/>
    <w:rsid w:val="00740349"/>
    <w:pPr>
      <w:keepLines/>
      <w:tabs>
        <w:tab w:val="right" w:pos="7088"/>
      </w:tabs>
      <w:spacing w:before="80" w:line="240" w:lineRule="auto"/>
      <w:ind w:left="2184" w:right="567" w:hanging="1333"/>
    </w:pPr>
    <w:rPr>
      <w:b/>
      <w:kern w:val="28"/>
      <w:sz w:val="20"/>
    </w:rPr>
  </w:style>
  <w:style w:type="paragraph" w:styleId="TOC5">
    <w:name w:val="toc 5"/>
    <w:basedOn w:val="OPCParaBase"/>
    <w:next w:val="Normal"/>
    <w:uiPriority w:val="39"/>
    <w:unhideWhenUsed/>
    <w:rsid w:val="00740349"/>
    <w:pPr>
      <w:keepLines/>
      <w:tabs>
        <w:tab w:val="right" w:leader="dot" w:pos="7088"/>
      </w:tabs>
      <w:spacing w:before="40" w:line="240" w:lineRule="auto"/>
      <w:ind w:left="2098" w:right="567" w:hanging="680"/>
    </w:pPr>
    <w:rPr>
      <w:kern w:val="28"/>
      <w:sz w:val="18"/>
    </w:rPr>
  </w:style>
  <w:style w:type="paragraph" w:styleId="TOC6">
    <w:name w:val="toc 6"/>
    <w:basedOn w:val="OPCParaBase"/>
    <w:next w:val="Normal"/>
    <w:uiPriority w:val="39"/>
    <w:unhideWhenUsed/>
    <w:rsid w:val="00740349"/>
    <w:pPr>
      <w:keepLines/>
      <w:tabs>
        <w:tab w:val="right" w:pos="7088"/>
      </w:tabs>
      <w:spacing w:before="120" w:line="240" w:lineRule="auto"/>
      <w:ind w:left="1344" w:right="567" w:hanging="1344"/>
    </w:pPr>
    <w:rPr>
      <w:b/>
      <w:kern w:val="28"/>
      <w:sz w:val="24"/>
    </w:rPr>
  </w:style>
  <w:style w:type="paragraph" w:styleId="TOC7">
    <w:name w:val="toc 7"/>
    <w:basedOn w:val="OPCParaBase"/>
    <w:next w:val="Normal"/>
    <w:uiPriority w:val="39"/>
    <w:unhideWhenUsed/>
    <w:rsid w:val="00740349"/>
    <w:pPr>
      <w:keepLines/>
      <w:tabs>
        <w:tab w:val="right" w:pos="7088"/>
      </w:tabs>
      <w:spacing w:before="120" w:line="240" w:lineRule="auto"/>
      <w:ind w:left="1253" w:right="567" w:hanging="828"/>
    </w:pPr>
    <w:rPr>
      <w:kern w:val="28"/>
      <w:sz w:val="24"/>
    </w:rPr>
  </w:style>
  <w:style w:type="paragraph" w:styleId="TOC8">
    <w:name w:val="toc 8"/>
    <w:basedOn w:val="OPCParaBase"/>
    <w:next w:val="Normal"/>
    <w:uiPriority w:val="39"/>
    <w:semiHidden/>
    <w:unhideWhenUsed/>
    <w:rsid w:val="00740349"/>
    <w:pPr>
      <w:keepLines/>
      <w:tabs>
        <w:tab w:val="right" w:pos="7088"/>
      </w:tabs>
      <w:spacing w:before="80" w:line="240" w:lineRule="auto"/>
      <w:ind w:left="1900" w:right="567" w:hanging="1049"/>
    </w:pPr>
    <w:rPr>
      <w:kern w:val="28"/>
      <w:sz w:val="20"/>
    </w:rPr>
  </w:style>
  <w:style w:type="paragraph" w:styleId="TOC9">
    <w:name w:val="toc 9"/>
    <w:basedOn w:val="OPCParaBase"/>
    <w:next w:val="Normal"/>
    <w:uiPriority w:val="39"/>
    <w:unhideWhenUsed/>
    <w:rsid w:val="00740349"/>
    <w:pPr>
      <w:keepLines/>
      <w:tabs>
        <w:tab w:val="right" w:pos="7088"/>
      </w:tabs>
      <w:spacing w:before="80" w:line="240" w:lineRule="auto"/>
      <w:ind w:left="851" w:right="567"/>
    </w:pPr>
    <w:rPr>
      <w:i/>
      <w:kern w:val="28"/>
      <w:sz w:val="20"/>
    </w:rPr>
  </w:style>
  <w:style w:type="paragraph" w:customStyle="1" w:styleId="TofSectsGroupHeading">
    <w:name w:val="TofSects(GroupHeading)"/>
    <w:basedOn w:val="OPCParaBase"/>
    <w:next w:val="TofSectsSection"/>
    <w:rsid w:val="00740349"/>
    <w:pPr>
      <w:keepLines/>
      <w:spacing w:before="240" w:after="120" w:line="240" w:lineRule="auto"/>
      <w:ind w:left="794"/>
    </w:pPr>
    <w:rPr>
      <w:b/>
      <w:kern w:val="28"/>
      <w:sz w:val="20"/>
    </w:rPr>
  </w:style>
  <w:style w:type="paragraph" w:customStyle="1" w:styleId="TofSectsHeading">
    <w:name w:val="TofSects(Heading)"/>
    <w:basedOn w:val="OPCParaBase"/>
    <w:rsid w:val="00740349"/>
    <w:pPr>
      <w:spacing w:before="240" w:after="120" w:line="240" w:lineRule="auto"/>
    </w:pPr>
    <w:rPr>
      <w:b/>
      <w:sz w:val="24"/>
    </w:rPr>
  </w:style>
  <w:style w:type="paragraph" w:customStyle="1" w:styleId="TofSectsSection">
    <w:name w:val="TofSects(Section)"/>
    <w:basedOn w:val="OPCParaBase"/>
    <w:rsid w:val="00740349"/>
    <w:pPr>
      <w:keepLines/>
      <w:spacing w:before="40" w:line="240" w:lineRule="auto"/>
      <w:ind w:left="1588" w:hanging="794"/>
    </w:pPr>
    <w:rPr>
      <w:kern w:val="28"/>
      <w:sz w:val="18"/>
    </w:rPr>
  </w:style>
  <w:style w:type="paragraph" w:customStyle="1" w:styleId="TofSectsSubdiv">
    <w:name w:val="TofSects(Subdiv)"/>
    <w:basedOn w:val="OPCParaBase"/>
    <w:rsid w:val="00740349"/>
    <w:pPr>
      <w:keepLines/>
      <w:spacing w:before="80" w:line="240" w:lineRule="auto"/>
      <w:ind w:left="1588" w:hanging="794"/>
    </w:pPr>
    <w:rPr>
      <w:kern w:val="28"/>
    </w:rPr>
  </w:style>
  <w:style w:type="paragraph" w:customStyle="1" w:styleId="WRStyle">
    <w:name w:val="WR Style"/>
    <w:aliases w:val="WR"/>
    <w:basedOn w:val="OPCParaBase"/>
    <w:rsid w:val="00740349"/>
    <w:pPr>
      <w:spacing w:before="240" w:line="240" w:lineRule="auto"/>
      <w:ind w:left="284" w:hanging="284"/>
    </w:pPr>
    <w:rPr>
      <w:b/>
      <w:i/>
      <w:kern w:val="28"/>
      <w:sz w:val="24"/>
    </w:rPr>
  </w:style>
  <w:style w:type="paragraph" w:customStyle="1" w:styleId="notepara">
    <w:name w:val="note(para)"/>
    <w:aliases w:val="na"/>
    <w:basedOn w:val="OPCParaBase"/>
    <w:rsid w:val="00740349"/>
    <w:pPr>
      <w:spacing w:before="40" w:line="198" w:lineRule="exact"/>
      <w:ind w:left="2354" w:hanging="369"/>
    </w:pPr>
    <w:rPr>
      <w:sz w:val="18"/>
    </w:rPr>
  </w:style>
  <w:style w:type="paragraph" w:styleId="Footer">
    <w:name w:val="footer"/>
    <w:link w:val="FooterChar"/>
    <w:rsid w:val="00740349"/>
    <w:pPr>
      <w:tabs>
        <w:tab w:val="center" w:pos="4153"/>
        <w:tab w:val="right" w:pos="8306"/>
      </w:tabs>
    </w:pPr>
    <w:rPr>
      <w:rFonts w:eastAsia="Times New Roman" w:cs="Times New Roman"/>
      <w:sz w:val="22"/>
      <w:szCs w:val="24"/>
      <w:lang w:eastAsia="en-AU"/>
    </w:rPr>
  </w:style>
  <w:style w:type="character" w:customStyle="1" w:styleId="FooterChar">
    <w:name w:val="Footer Char"/>
    <w:basedOn w:val="DefaultParagraphFont"/>
    <w:link w:val="Footer"/>
    <w:rsid w:val="00740349"/>
    <w:rPr>
      <w:rFonts w:eastAsia="Times New Roman" w:cs="Times New Roman"/>
      <w:sz w:val="22"/>
      <w:szCs w:val="24"/>
      <w:lang w:eastAsia="en-AU"/>
    </w:rPr>
  </w:style>
  <w:style w:type="character" w:styleId="LineNumber">
    <w:name w:val="line number"/>
    <w:basedOn w:val="OPCCharBase"/>
    <w:uiPriority w:val="99"/>
    <w:semiHidden/>
    <w:unhideWhenUsed/>
    <w:rsid w:val="00740349"/>
    <w:rPr>
      <w:sz w:val="16"/>
    </w:rPr>
  </w:style>
  <w:style w:type="table" w:customStyle="1" w:styleId="CFlag">
    <w:name w:val="CFlag"/>
    <w:basedOn w:val="TableNormal"/>
    <w:uiPriority w:val="99"/>
    <w:rsid w:val="00740349"/>
    <w:rPr>
      <w:rFonts w:eastAsia="Times New Roman" w:cs="Times New Roman"/>
      <w:lang w:eastAsia="en-AU"/>
    </w:rPr>
    <w:tblPr/>
  </w:style>
  <w:style w:type="paragraph" w:customStyle="1" w:styleId="NotesHeading1">
    <w:name w:val="NotesHeading 1"/>
    <w:basedOn w:val="OPCParaBase"/>
    <w:next w:val="Normal"/>
    <w:rsid w:val="00740349"/>
    <w:rPr>
      <w:b/>
      <w:sz w:val="28"/>
      <w:szCs w:val="28"/>
    </w:rPr>
  </w:style>
  <w:style w:type="paragraph" w:customStyle="1" w:styleId="NotesHeading2">
    <w:name w:val="NotesHeading 2"/>
    <w:basedOn w:val="OPCParaBase"/>
    <w:next w:val="Normal"/>
    <w:rsid w:val="00740349"/>
    <w:rPr>
      <w:b/>
      <w:sz w:val="28"/>
      <w:szCs w:val="28"/>
    </w:rPr>
  </w:style>
  <w:style w:type="paragraph" w:customStyle="1" w:styleId="SignCoverPageEnd">
    <w:name w:val="SignCoverPageEnd"/>
    <w:basedOn w:val="OPCParaBase"/>
    <w:next w:val="Normal"/>
    <w:rsid w:val="00740349"/>
    <w:pPr>
      <w:keepNext/>
      <w:pBdr>
        <w:bottom w:val="single" w:sz="4" w:space="12" w:color="auto"/>
      </w:pBdr>
      <w:tabs>
        <w:tab w:val="left" w:pos="3402"/>
      </w:tabs>
      <w:spacing w:after="240" w:line="300" w:lineRule="atLeast"/>
      <w:ind w:right="397"/>
    </w:pPr>
  </w:style>
  <w:style w:type="paragraph" w:customStyle="1" w:styleId="SignCoverPageStart">
    <w:name w:val="SignCoverPageStart"/>
    <w:basedOn w:val="OPCParaBase"/>
    <w:next w:val="Normal"/>
    <w:rsid w:val="00740349"/>
    <w:pPr>
      <w:pBdr>
        <w:top w:val="single" w:sz="4" w:space="1" w:color="auto"/>
      </w:pBdr>
      <w:spacing w:before="360"/>
      <w:ind w:right="397"/>
      <w:jc w:val="both"/>
    </w:pPr>
  </w:style>
  <w:style w:type="paragraph" w:customStyle="1" w:styleId="Paragraphsub-sub-sub">
    <w:name w:val="Paragraph(sub-sub-sub)"/>
    <w:aliases w:val="aaaa"/>
    <w:basedOn w:val="OPCParaBase"/>
    <w:rsid w:val="00740349"/>
    <w:pPr>
      <w:tabs>
        <w:tab w:val="right" w:pos="3402"/>
      </w:tabs>
      <w:spacing w:before="40" w:line="240" w:lineRule="auto"/>
      <w:ind w:left="3402" w:hanging="3402"/>
    </w:pPr>
  </w:style>
  <w:style w:type="paragraph" w:customStyle="1" w:styleId="EndNotespara">
    <w:name w:val="EndNotes(para)"/>
    <w:aliases w:val="eta"/>
    <w:basedOn w:val="OPCParaBase"/>
    <w:next w:val="EndNotessubpara"/>
    <w:rsid w:val="00740349"/>
    <w:pPr>
      <w:tabs>
        <w:tab w:val="right" w:pos="1985"/>
      </w:tabs>
      <w:spacing w:before="40" w:line="240" w:lineRule="auto"/>
      <w:ind w:left="828" w:hanging="828"/>
    </w:pPr>
    <w:rPr>
      <w:sz w:val="20"/>
    </w:rPr>
  </w:style>
  <w:style w:type="paragraph" w:customStyle="1" w:styleId="EndNotessubitem">
    <w:name w:val="EndNotes(subitem)"/>
    <w:aliases w:val="ens"/>
    <w:basedOn w:val="OPCParaBase"/>
    <w:rsid w:val="00740349"/>
    <w:pPr>
      <w:tabs>
        <w:tab w:val="right" w:pos="340"/>
      </w:tabs>
      <w:spacing w:before="60" w:line="240" w:lineRule="auto"/>
      <w:ind w:left="454" w:hanging="454"/>
    </w:pPr>
    <w:rPr>
      <w:sz w:val="20"/>
    </w:rPr>
  </w:style>
  <w:style w:type="paragraph" w:customStyle="1" w:styleId="EndNotessubpara">
    <w:name w:val="EndNotes(subpara)"/>
    <w:aliases w:val="Enaa"/>
    <w:basedOn w:val="OPCParaBase"/>
    <w:next w:val="EndNotessubsubpara"/>
    <w:rsid w:val="00740349"/>
    <w:pPr>
      <w:tabs>
        <w:tab w:val="right" w:pos="1083"/>
      </w:tabs>
      <w:spacing w:before="60" w:line="240" w:lineRule="auto"/>
      <w:ind w:left="1191" w:hanging="1191"/>
    </w:pPr>
    <w:rPr>
      <w:sz w:val="20"/>
    </w:rPr>
  </w:style>
  <w:style w:type="paragraph" w:customStyle="1" w:styleId="EndNotessubsubpara">
    <w:name w:val="EndNotes(subsubpara)"/>
    <w:aliases w:val="Enaaa"/>
    <w:basedOn w:val="OPCParaBase"/>
    <w:rsid w:val="00740349"/>
    <w:pPr>
      <w:tabs>
        <w:tab w:val="right" w:pos="1412"/>
      </w:tabs>
      <w:spacing w:before="60" w:line="240" w:lineRule="auto"/>
      <w:ind w:left="1525" w:hanging="1525"/>
    </w:pPr>
    <w:rPr>
      <w:sz w:val="20"/>
    </w:rPr>
  </w:style>
  <w:style w:type="paragraph" w:customStyle="1" w:styleId="ENotesText">
    <w:name w:val="ENotesText"/>
    <w:aliases w:val="Ent"/>
    <w:basedOn w:val="OPCParaBase"/>
    <w:next w:val="Normal"/>
    <w:rsid w:val="00740349"/>
    <w:pPr>
      <w:spacing w:before="120"/>
    </w:pPr>
  </w:style>
  <w:style w:type="paragraph" w:customStyle="1" w:styleId="TableTextEndNotes">
    <w:name w:val="TableTextEndNotes"/>
    <w:aliases w:val="Tten"/>
    <w:basedOn w:val="Normal"/>
    <w:rsid w:val="00740349"/>
    <w:pPr>
      <w:spacing w:before="60" w:line="240" w:lineRule="auto"/>
    </w:pPr>
    <w:rPr>
      <w:rFonts w:cs="Arial"/>
      <w:sz w:val="20"/>
      <w:szCs w:val="22"/>
    </w:rPr>
  </w:style>
  <w:style w:type="paragraph" w:customStyle="1" w:styleId="TableHeading">
    <w:name w:val="TableHeading"/>
    <w:aliases w:val="th"/>
    <w:basedOn w:val="OPCParaBase"/>
    <w:next w:val="Tabletext"/>
    <w:rsid w:val="00740349"/>
    <w:pPr>
      <w:keepNext/>
      <w:spacing w:before="60" w:line="240" w:lineRule="atLeast"/>
    </w:pPr>
    <w:rPr>
      <w:b/>
      <w:sz w:val="20"/>
    </w:rPr>
  </w:style>
  <w:style w:type="paragraph" w:customStyle="1" w:styleId="NoteToSubpara">
    <w:name w:val="NoteToSubpara"/>
    <w:aliases w:val="nts"/>
    <w:basedOn w:val="OPCParaBase"/>
    <w:rsid w:val="00740349"/>
    <w:pPr>
      <w:spacing w:before="40" w:line="198" w:lineRule="exact"/>
      <w:ind w:left="2835" w:hanging="709"/>
    </w:pPr>
    <w:rPr>
      <w:sz w:val="18"/>
    </w:rPr>
  </w:style>
  <w:style w:type="paragraph" w:customStyle="1" w:styleId="ENoteTableHeading">
    <w:name w:val="ENoteTableHeading"/>
    <w:aliases w:val="enth"/>
    <w:basedOn w:val="OPCParaBase"/>
    <w:rsid w:val="00740349"/>
    <w:pPr>
      <w:keepNext/>
      <w:spacing w:before="60" w:line="240" w:lineRule="atLeast"/>
    </w:pPr>
    <w:rPr>
      <w:rFonts w:ascii="Arial" w:hAnsi="Arial"/>
      <w:b/>
      <w:sz w:val="16"/>
    </w:rPr>
  </w:style>
  <w:style w:type="paragraph" w:customStyle="1" w:styleId="ENoteTTi">
    <w:name w:val="ENoteTTi"/>
    <w:aliases w:val="entti"/>
    <w:basedOn w:val="OPCParaBase"/>
    <w:rsid w:val="00740349"/>
    <w:pPr>
      <w:keepNext/>
      <w:spacing w:before="60" w:line="240" w:lineRule="atLeast"/>
      <w:ind w:left="170"/>
    </w:pPr>
    <w:rPr>
      <w:sz w:val="16"/>
    </w:rPr>
  </w:style>
  <w:style w:type="paragraph" w:customStyle="1" w:styleId="ENotesHeading1">
    <w:name w:val="ENotesHeading 1"/>
    <w:aliases w:val="Enh1"/>
    <w:basedOn w:val="OPCParaBase"/>
    <w:next w:val="Normal"/>
    <w:rsid w:val="00740349"/>
    <w:pPr>
      <w:spacing w:before="120"/>
      <w:outlineLvl w:val="1"/>
    </w:pPr>
    <w:rPr>
      <w:b/>
      <w:sz w:val="28"/>
      <w:szCs w:val="28"/>
    </w:rPr>
  </w:style>
  <w:style w:type="paragraph" w:customStyle="1" w:styleId="ENotesHeading2">
    <w:name w:val="ENotesHeading 2"/>
    <w:aliases w:val="Enh2"/>
    <w:basedOn w:val="OPCParaBase"/>
    <w:next w:val="Normal"/>
    <w:rsid w:val="00740349"/>
    <w:pPr>
      <w:spacing w:before="120" w:after="120"/>
      <w:outlineLvl w:val="2"/>
    </w:pPr>
    <w:rPr>
      <w:b/>
      <w:sz w:val="24"/>
      <w:szCs w:val="28"/>
    </w:rPr>
  </w:style>
  <w:style w:type="paragraph" w:customStyle="1" w:styleId="ENoteTTIndentHeading">
    <w:name w:val="ENoteTTIndentHeading"/>
    <w:aliases w:val="enTTHi"/>
    <w:basedOn w:val="OPCParaBase"/>
    <w:rsid w:val="00740349"/>
    <w:pPr>
      <w:keepNext/>
      <w:spacing w:before="60" w:line="240" w:lineRule="atLeast"/>
      <w:ind w:left="170"/>
    </w:pPr>
    <w:rPr>
      <w:rFonts w:cs="Arial"/>
      <w:b/>
      <w:sz w:val="16"/>
      <w:szCs w:val="16"/>
    </w:rPr>
  </w:style>
  <w:style w:type="paragraph" w:customStyle="1" w:styleId="ENoteTableText">
    <w:name w:val="ENoteTableText"/>
    <w:aliases w:val="entt"/>
    <w:basedOn w:val="OPCParaBase"/>
    <w:rsid w:val="00740349"/>
    <w:pPr>
      <w:spacing w:before="60" w:line="240" w:lineRule="atLeast"/>
    </w:pPr>
    <w:rPr>
      <w:sz w:val="16"/>
    </w:rPr>
  </w:style>
  <w:style w:type="paragraph" w:customStyle="1" w:styleId="MadeunderText">
    <w:name w:val="MadeunderText"/>
    <w:basedOn w:val="OPCParaBase"/>
    <w:next w:val="Normal"/>
    <w:rsid w:val="00740349"/>
    <w:pPr>
      <w:spacing w:before="240"/>
    </w:pPr>
    <w:rPr>
      <w:sz w:val="24"/>
      <w:szCs w:val="24"/>
    </w:rPr>
  </w:style>
  <w:style w:type="paragraph" w:customStyle="1" w:styleId="ENotesHeading3">
    <w:name w:val="ENotesHeading 3"/>
    <w:aliases w:val="Enh3"/>
    <w:basedOn w:val="OPCParaBase"/>
    <w:next w:val="Normal"/>
    <w:rsid w:val="00740349"/>
    <w:pPr>
      <w:keepNext/>
      <w:spacing w:before="120" w:line="240" w:lineRule="auto"/>
      <w:outlineLvl w:val="4"/>
    </w:pPr>
    <w:rPr>
      <w:b/>
      <w:szCs w:val="24"/>
    </w:rPr>
  </w:style>
  <w:style w:type="paragraph" w:customStyle="1" w:styleId="SubPartCASA">
    <w:name w:val="SubPart(CASA)"/>
    <w:aliases w:val="csp"/>
    <w:basedOn w:val="OPCParaBase"/>
    <w:next w:val="ActHead3"/>
    <w:rsid w:val="00740349"/>
    <w:pPr>
      <w:keepNext/>
      <w:keepLines/>
      <w:spacing w:before="280"/>
      <w:ind w:left="1134" w:hanging="1134"/>
      <w:outlineLvl w:val="1"/>
    </w:pPr>
    <w:rPr>
      <w:b/>
      <w:kern w:val="28"/>
      <w:sz w:val="32"/>
    </w:rPr>
  </w:style>
  <w:style w:type="character" w:customStyle="1" w:styleId="CharSubPartTextCASA">
    <w:name w:val="CharSubPartText(CASA)"/>
    <w:basedOn w:val="OPCCharBase"/>
    <w:uiPriority w:val="1"/>
    <w:rsid w:val="00740349"/>
  </w:style>
  <w:style w:type="character" w:customStyle="1" w:styleId="CharSubPartNoCASA">
    <w:name w:val="CharSubPartNo(CASA)"/>
    <w:basedOn w:val="OPCCharBase"/>
    <w:uiPriority w:val="1"/>
    <w:rsid w:val="00740349"/>
  </w:style>
  <w:style w:type="paragraph" w:customStyle="1" w:styleId="ENoteTTIndentHeadingSub">
    <w:name w:val="ENoteTTIndentHeadingSub"/>
    <w:aliases w:val="enTTHis"/>
    <w:basedOn w:val="OPCParaBase"/>
    <w:rsid w:val="00740349"/>
    <w:pPr>
      <w:keepNext/>
      <w:spacing w:before="60" w:line="240" w:lineRule="atLeast"/>
      <w:ind w:left="340"/>
    </w:pPr>
    <w:rPr>
      <w:b/>
      <w:sz w:val="16"/>
    </w:rPr>
  </w:style>
  <w:style w:type="paragraph" w:customStyle="1" w:styleId="ENoteTTiSub">
    <w:name w:val="ENoteTTiSub"/>
    <w:aliases w:val="enttis"/>
    <w:basedOn w:val="OPCParaBase"/>
    <w:rsid w:val="00740349"/>
    <w:pPr>
      <w:keepNext/>
      <w:spacing w:before="60" w:line="240" w:lineRule="atLeast"/>
      <w:ind w:left="340"/>
    </w:pPr>
    <w:rPr>
      <w:sz w:val="16"/>
    </w:rPr>
  </w:style>
  <w:style w:type="paragraph" w:customStyle="1" w:styleId="SubDivisionMigration">
    <w:name w:val="SubDivisionMigration"/>
    <w:aliases w:val="sdm"/>
    <w:basedOn w:val="OPCParaBase"/>
    <w:rsid w:val="00740349"/>
    <w:pPr>
      <w:keepNext/>
      <w:keepLines/>
      <w:spacing w:before="220" w:line="240" w:lineRule="auto"/>
      <w:ind w:left="1134" w:hanging="1134"/>
    </w:pPr>
    <w:rPr>
      <w:b/>
      <w:sz w:val="26"/>
    </w:rPr>
  </w:style>
  <w:style w:type="paragraph" w:customStyle="1" w:styleId="DivisionMigration">
    <w:name w:val="DivisionMigration"/>
    <w:aliases w:val="dm"/>
    <w:basedOn w:val="OPCParaBase"/>
    <w:next w:val="SubDivisionMigration"/>
    <w:rsid w:val="00740349"/>
    <w:pPr>
      <w:keepNext/>
      <w:keepLines/>
      <w:spacing w:before="240" w:line="240" w:lineRule="auto"/>
      <w:ind w:left="1134" w:hanging="1134"/>
    </w:pPr>
    <w:rPr>
      <w:b/>
      <w:sz w:val="28"/>
    </w:rPr>
  </w:style>
  <w:style w:type="table" w:styleId="TableGrid">
    <w:name w:val="Table Grid"/>
    <w:basedOn w:val="TableNormal"/>
    <w:uiPriority w:val="59"/>
    <w:rsid w:val="007403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text">
    <w:name w:val="note(text)"/>
    <w:aliases w:val="n"/>
    <w:basedOn w:val="OPCParaBase"/>
    <w:link w:val="notetextChar"/>
    <w:rsid w:val="00740349"/>
    <w:pPr>
      <w:spacing w:before="122" w:line="240" w:lineRule="auto"/>
      <w:ind w:left="1985" w:hanging="851"/>
    </w:pPr>
    <w:rPr>
      <w:sz w:val="18"/>
    </w:rPr>
  </w:style>
  <w:style w:type="paragraph" w:customStyle="1" w:styleId="FreeForm">
    <w:name w:val="FreeForm"/>
    <w:rsid w:val="00740349"/>
    <w:rPr>
      <w:rFonts w:ascii="Arial" w:hAnsi="Arial"/>
      <w:sz w:val="22"/>
    </w:rPr>
  </w:style>
  <w:style w:type="paragraph" w:customStyle="1" w:styleId="SOText">
    <w:name w:val="SO Text"/>
    <w:aliases w:val="sot"/>
    <w:link w:val="SOTextChar"/>
    <w:rsid w:val="00740349"/>
    <w:pPr>
      <w:pBdr>
        <w:top w:val="single" w:sz="6" w:space="5" w:color="auto"/>
        <w:left w:val="single" w:sz="6" w:space="5" w:color="auto"/>
        <w:bottom w:val="single" w:sz="6" w:space="5" w:color="auto"/>
        <w:right w:val="single" w:sz="6" w:space="5" w:color="auto"/>
      </w:pBdr>
      <w:spacing w:before="240"/>
      <w:ind w:left="1134"/>
    </w:pPr>
    <w:rPr>
      <w:sz w:val="22"/>
    </w:rPr>
  </w:style>
  <w:style w:type="character" w:customStyle="1" w:styleId="SOTextChar">
    <w:name w:val="SO Text Char"/>
    <w:aliases w:val="sot Char"/>
    <w:basedOn w:val="DefaultParagraphFont"/>
    <w:link w:val="SOText"/>
    <w:rsid w:val="00740349"/>
    <w:rPr>
      <w:sz w:val="22"/>
    </w:rPr>
  </w:style>
  <w:style w:type="paragraph" w:customStyle="1" w:styleId="SOTextNote">
    <w:name w:val="SO TextNote"/>
    <w:aliases w:val="sont"/>
    <w:basedOn w:val="SOText"/>
    <w:qFormat/>
    <w:rsid w:val="00740349"/>
    <w:pPr>
      <w:spacing w:before="122" w:line="198" w:lineRule="exact"/>
      <w:ind w:left="1843" w:hanging="709"/>
    </w:pPr>
    <w:rPr>
      <w:sz w:val="18"/>
    </w:rPr>
  </w:style>
  <w:style w:type="paragraph" w:customStyle="1" w:styleId="SOPara">
    <w:name w:val="SO Para"/>
    <w:aliases w:val="soa"/>
    <w:basedOn w:val="SOText"/>
    <w:link w:val="SOParaChar"/>
    <w:qFormat/>
    <w:rsid w:val="00740349"/>
    <w:pPr>
      <w:tabs>
        <w:tab w:val="right" w:pos="1786"/>
      </w:tabs>
      <w:spacing w:before="40"/>
      <w:ind w:left="2070" w:hanging="936"/>
    </w:pPr>
  </w:style>
  <w:style w:type="character" w:customStyle="1" w:styleId="SOParaChar">
    <w:name w:val="SO Para Char"/>
    <w:aliases w:val="soa Char"/>
    <w:basedOn w:val="DefaultParagraphFont"/>
    <w:link w:val="SOPara"/>
    <w:rsid w:val="00740349"/>
    <w:rPr>
      <w:sz w:val="22"/>
    </w:rPr>
  </w:style>
  <w:style w:type="paragraph" w:customStyle="1" w:styleId="FileName">
    <w:name w:val="FileName"/>
    <w:basedOn w:val="Normal"/>
    <w:rsid w:val="00740349"/>
  </w:style>
  <w:style w:type="paragraph" w:customStyle="1" w:styleId="SOHeadBold">
    <w:name w:val="SO HeadBold"/>
    <w:aliases w:val="sohb"/>
    <w:basedOn w:val="SOText"/>
    <w:next w:val="SOText"/>
    <w:link w:val="SOHeadBoldChar"/>
    <w:qFormat/>
    <w:rsid w:val="00740349"/>
    <w:rPr>
      <w:b/>
    </w:rPr>
  </w:style>
  <w:style w:type="character" w:customStyle="1" w:styleId="SOHeadBoldChar">
    <w:name w:val="SO HeadBold Char"/>
    <w:aliases w:val="sohb Char"/>
    <w:basedOn w:val="DefaultParagraphFont"/>
    <w:link w:val="SOHeadBold"/>
    <w:rsid w:val="00740349"/>
    <w:rPr>
      <w:b/>
      <w:sz w:val="22"/>
    </w:rPr>
  </w:style>
  <w:style w:type="paragraph" w:customStyle="1" w:styleId="SOHeadItalic">
    <w:name w:val="SO HeadItalic"/>
    <w:aliases w:val="sohi"/>
    <w:basedOn w:val="SOText"/>
    <w:next w:val="SOText"/>
    <w:link w:val="SOHeadItalicChar"/>
    <w:qFormat/>
    <w:rsid w:val="00740349"/>
    <w:rPr>
      <w:i/>
    </w:rPr>
  </w:style>
  <w:style w:type="character" w:customStyle="1" w:styleId="SOHeadItalicChar">
    <w:name w:val="SO HeadItalic Char"/>
    <w:aliases w:val="sohi Char"/>
    <w:basedOn w:val="DefaultParagraphFont"/>
    <w:link w:val="SOHeadItalic"/>
    <w:rsid w:val="00740349"/>
    <w:rPr>
      <w:i/>
      <w:sz w:val="22"/>
    </w:rPr>
  </w:style>
  <w:style w:type="paragraph" w:customStyle="1" w:styleId="SOBullet">
    <w:name w:val="SO Bullet"/>
    <w:aliases w:val="sotb"/>
    <w:basedOn w:val="SOText"/>
    <w:link w:val="SOBulletChar"/>
    <w:qFormat/>
    <w:rsid w:val="00740349"/>
    <w:pPr>
      <w:ind w:left="1559" w:hanging="425"/>
    </w:pPr>
  </w:style>
  <w:style w:type="character" w:customStyle="1" w:styleId="SOBulletChar">
    <w:name w:val="SO Bullet Char"/>
    <w:aliases w:val="sotb Char"/>
    <w:basedOn w:val="DefaultParagraphFont"/>
    <w:link w:val="SOBullet"/>
    <w:rsid w:val="00740349"/>
    <w:rPr>
      <w:sz w:val="22"/>
    </w:rPr>
  </w:style>
  <w:style w:type="paragraph" w:customStyle="1" w:styleId="SOBulletNote">
    <w:name w:val="SO BulletNote"/>
    <w:aliases w:val="sonb"/>
    <w:basedOn w:val="SOTextNote"/>
    <w:link w:val="SOBulletNoteChar"/>
    <w:qFormat/>
    <w:rsid w:val="00740349"/>
    <w:pPr>
      <w:tabs>
        <w:tab w:val="left" w:pos="1560"/>
      </w:tabs>
      <w:ind w:left="2268" w:hanging="1134"/>
    </w:pPr>
  </w:style>
  <w:style w:type="character" w:customStyle="1" w:styleId="SOBulletNoteChar">
    <w:name w:val="SO BulletNote Char"/>
    <w:aliases w:val="sonb Char"/>
    <w:basedOn w:val="DefaultParagraphFont"/>
    <w:link w:val="SOBulletNote"/>
    <w:rsid w:val="00740349"/>
    <w:rPr>
      <w:sz w:val="18"/>
    </w:rPr>
  </w:style>
  <w:style w:type="paragraph" w:customStyle="1" w:styleId="SOText2">
    <w:name w:val="SO Text2"/>
    <w:aliases w:val="sot2"/>
    <w:basedOn w:val="Normal"/>
    <w:next w:val="SOText"/>
    <w:link w:val="SOText2Char"/>
    <w:rsid w:val="00740349"/>
    <w:pPr>
      <w:pBdr>
        <w:top w:val="single" w:sz="6" w:space="5" w:color="auto"/>
        <w:left w:val="single" w:sz="6" w:space="5" w:color="auto"/>
        <w:bottom w:val="single" w:sz="6" w:space="5" w:color="auto"/>
        <w:right w:val="single" w:sz="6" w:space="5" w:color="auto"/>
      </w:pBdr>
      <w:spacing w:before="40" w:line="240" w:lineRule="auto"/>
      <w:ind w:left="1134"/>
    </w:pPr>
  </w:style>
  <w:style w:type="character" w:customStyle="1" w:styleId="SOText2Char">
    <w:name w:val="SO Text2 Char"/>
    <w:aliases w:val="sot2 Char"/>
    <w:basedOn w:val="DefaultParagraphFont"/>
    <w:link w:val="SOText2"/>
    <w:rsid w:val="00740349"/>
    <w:rPr>
      <w:sz w:val="22"/>
    </w:rPr>
  </w:style>
  <w:style w:type="paragraph" w:customStyle="1" w:styleId="Transitional">
    <w:name w:val="Transitional"/>
    <w:aliases w:val="tr"/>
    <w:basedOn w:val="ItemHead"/>
    <w:next w:val="Item"/>
    <w:rsid w:val="00740349"/>
  </w:style>
  <w:style w:type="character" w:customStyle="1" w:styleId="Heading1Char">
    <w:name w:val="Heading 1 Char"/>
    <w:basedOn w:val="DefaultParagraphFont"/>
    <w:link w:val="Heading1"/>
    <w:uiPriority w:val="9"/>
    <w:rsid w:val="0074034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74034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4034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40349"/>
    <w:rPr>
      <w:rFonts w:asciiTheme="majorHAnsi" w:eastAsiaTheme="majorEastAsia" w:hAnsiTheme="majorHAnsi" w:cstheme="majorBidi"/>
      <w:i/>
      <w:iCs/>
      <w:color w:val="365F91" w:themeColor="accent1" w:themeShade="BF"/>
      <w:sz w:val="22"/>
    </w:rPr>
  </w:style>
  <w:style w:type="character" w:customStyle="1" w:styleId="Heading5Char">
    <w:name w:val="Heading 5 Char"/>
    <w:basedOn w:val="DefaultParagraphFont"/>
    <w:link w:val="Heading5"/>
    <w:uiPriority w:val="9"/>
    <w:semiHidden/>
    <w:rsid w:val="00740349"/>
    <w:rPr>
      <w:rFonts w:asciiTheme="majorHAnsi" w:eastAsiaTheme="majorEastAsia" w:hAnsiTheme="majorHAnsi" w:cstheme="majorBidi"/>
      <w:color w:val="365F91" w:themeColor="accent1" w:themeShade="BF"/>
      <w:sz w:val="22"/>
    </w:rPr>
  </w:style>
  <w:style w:type="character" w:customStyle="1" w:styleId="Heading6Char">
    <w:name w:val="Heading 6 Char"/>
    <w:basedOn w:val="DefaultParagraphFont"/>
    <w:link w:val="Heading6"/>
    <w:uiPriority w:val="9"/>
    <w:semiHidden/>
    <w:rsid w:val="00740349"/>
    <w:rPr>
      <w:rFonts w:asciiTheme="majorHAnsi" w:eastAsiaTheme="majorEastAsia" w:hAnsiTheme="majorHAnsi" w:cstheme="majorBidi"/>
      <w:color w:val="243F60" w:themeColor="accent1" w:themeShade="7F"/>
      <w:sz w:val="22"/>
    </w:rPr>
  </w:style>
  <w:style w:type="character" w:customStyle="1" w:styleId="Heading7Char">
    <w:name w:val="Heading 7 Char"/>
    <w:basedOn w:val="DefaultParagraphFont"/>
    <w:link w:val="Heading7"/>
    <w:uiPriority w:val="9"/>
    <w:semiHidden/>
    <w:rsid w:val="00740349"/>
    <w:rPr>
      <w:rFonts w:asciiTheme="majorHAnsi" w:eastAsiaTheme="majorEastAsia" w:hAnsiTheme="majorHAnsi" w:cstheme="majorBidi"/>
      <w:i/>
      <w:iCs/>
      <w:color w:val="243F60" w:themeColor="accent1" w:themeShade="7F"/>
      <w:sz w:val="22"/>
    </w:rPr>
  </w:style>
  <w:style w:type="character" w:customStyle="1" w:styleId="Heading8Char">
    <w:name w:val="Heading 8 Char"/>
    <w:basedOn w:val="DefaultParagraphFont"/>
    <w:link w:val="Heading8"/>
    <w:uiPriority w:val="9"/>
    <w:semiHidden/>
    <w:rsid w:val="007403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0349"/>
    <w:rPr>
      <w:rFonts w:asciiTheme="majorHAnsi" w:eastAsiaTheme="majorEastAsia" w:hAnsiTheme="majorHAnsi" w:cstheme="majorBidi"/>
      <w:i/>
      <w:iCs/>
      <w:color w:val="272727" w:themeColor="text1" w:themeTint="D8"/>
      <w:sz w:val="21"/>
      <w:szCs w:val="21"/>
    </w:rPr>
  </w:style>
  <w:style w:type="character" w:customStyle="1" w:styleId="subsectionChar">
    <w:name w:val="subsection Char"/>
    <w:aliases w:val="ss Char"/>
    <w:basedOn w:val="DefaultParagraphFont"/>
    <w:link w:val="subsection"/>
    <w:locked/>
    <w:rsid w:val="00F63F78"/>
    <w:rPr>
      <w:rFonts w:eastAsia="Times New Roman" w:cs="Times New Roman"/>
      <w:sz w:val="22"/>
      <w:lang w:eastAsia="en-AU"/>
    </w:rPr>
  </w:style>
  <w:style w:type="character" w:customStyle="1" w:styleId="notetextChar">
    <w:name w:val="note(text) Char"/>
    <w:aliases w:val="n Char"/>
    <w:basedOn w:val="DefaultParagraphFont"/>
    <w:link w:val="notetext"/>
    <w:rsid w:val="00F31954"/>
    <w:rPr>
      <w:rFonts w:eastAsia="Times New Roman" w:cs="Times New Roman"/>
      <w:sz w:val="18"/>
      <w:lang w:eastAsia="en-AU"/>
    </w:rPr>
  </w:style>
  <w:style w:type="character" w:customStyle="1" w:styleId="paragraphChar">
    <w:name w:val="paragraph Char"/>
    <w:aliases w:val="a Char"/>
    <w:basedOn w:val="DefaultParagraphFont"/>
    <w:link w:val="paragraph"/>
    <w:locked/>
    <w:rsid w:val="00F31954"/>
    <w:rPr>
      <w:rFonts w:eastAsia="Times New Roman" w:cs="Times New Roman"/>
      <w:sz w:val="22"/>
      <w:lang w:eastAsia="en-AU"/>
    </w:rPr>
  </w:style>
  <w:style w:type="numbering" w:styleId="111111">
    <w:name w:val="Outline List 2"/>
    <w:basedOn w:val="NoList"/>
    <w:uiPriority w:val="99"/>
    <w:semiHidden/>
    <w:unhideWhenUsed/>
    <w:rsid w:val="00740349"/>
    <w:pPr>
      <w:numPr>
        <w:numId w:val="13"/>
      </w:numPr>
    </w:pPr>
  </w:style>
  <w:style w:type="numbering" w:styleId="1ai">
    <w:name w:val="Outline List 1"/>
    <w:basedOn w:val="NoList"/>
    <w:uiPriority w:val="99"/>
    <w:semiHidden/>
    <w:unhideWhenUsed/>
    <w:rsid w:val="00740349"/>
    <w:pPr>
      <w:numPr>
        <w:numId w:val="14"/>
      </w:numPr>
    </w:pPr>
  </w:style>
  <w:style w:type="numbering" w:styleId="ArticleSection">
    <w:name w:val="Outline List 3"/>
    <w:basedOn w:val="NoList"/>
    <w:uiPriority w:val="99"/>
    <w:semiHidden/>
    <w:unhideWhenUsed/>
    <w:rsid w:val="00740349"/>
    <w:pPr>
      <w:numPr>
        <w:numId w:val="15"/>
      </w:numPr>
    </w:pPr>
  </w:style>
  <w:style w:type="paragraph" w:styleId="BalloonText">
    <w:name w:val="Balloon Text"/>
    <w:basedOn w:val="Normal"/>
    <w:link w:val="BalloonTextChar"/>
    <w:uiPriority w:val="99"/>
    <w:semiHidden/>
    <w:unhideWhenUsed/>
    <w:rsid w:val="007403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0349"/>
    <w:rPr>
      <w:rFonts w:ascii="Segoe UI" w:hAnsi="Segoe UI" w:cs="Segoe UI"/>
      <w:sz w:val="18"/>
      <w:szCs w:val="18"/>
    </w:rPr>
  </w:style>
  <w:style w:type="paragraph" w:styleId="Bibliography">
    <w:name w:val="Bibliography"/>
    <w:basedOn w:val="Normal"/>
    <w:next w:val="Normal"/>
    <w:uiPriority w:val="37"/>
    <w:semiHidden/>
    <w:unhideWhenUsed/>
    <w:rsid w:val="00740349"/>
  </w:style>
  <w:style w:type="paragraph" w:styleId="BlockText">
    <w:name w:val="Block Text"/>
    <w:basedOn w:val="Normal"/>
    <w:uiPriority w:val="99"/>
    <w:semiHidden/>
    <w:unhideWhenUsed/>
    <w:rsid w:val="0074034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40349"/>
    <w:pPr>
      <w:spacing w:after="120"/>
    </w:pPr>
  </w:style>
  <w:style w:type="character" w:customStyle="1" w:styleId="BodyTextChar">
    <w:name w:val="Body Text Char"/>
    <w:basedOn w:val="DefaultParagraphFont"/>
    <w:link w:val="BodyText"/>
    <w:uiPriority w:val="99"/>
    <w:semiHidden/>
    <w:rsid w:val="00740349"/>
    <w:rPr>
      <w:sz w:val="22"/>
    </w:rPr>
  </w:style>
  <w:style w:type="paragraph" w:styleId="BodyText2">
    <w:name w:val="Body Text 2"/>
    <w:basedOn w:val="Normal"/>
    <w:link w:val="BodyText2Char"/>
    <w:uiPriority w:val="99"/>
    <w:semiHidden/>
    <w:unhideWhenUsed/>
    <w:rsid w:val="00740349"/>
    <w:pPr>
      <w:spacing w:after="120" w:line="480" w:lineRule="auto"/>
    </w:pPr>
  </w:style>
  <w:style w:type="character" w:customStyle="1" w:styleId="BodyText2Char">
    <w:name w:val="Body Text 2 Char"/>
    <w:basedOn w:val="DefaultParagraphFont"/>
    <w:link w:val="BodyText2"/>
    <w:uiPriority w:val="99"/>
    <w:semiHidden/>
    <w:rsid w:val="00740349"/>
    <w:rPr>
      <w:sz w:val="22"/>
    </w:rPr>
  </w:style>
  <w:style w:type="paragraph" w:styleId="BodyText3">
    <w:name w:val="Body Text 3"/>
    <w:basedOn w:val="Normal"/>
    <w:link w:val="BodyText3Char"/>
    <w:uiPriority w:val="99"/>
    <w:semiHidden/>
    <w:unhideWhenUsed/>
    <w:rsid w:val="00740349"/>
    <w:pPr>
      <w:spacing w:after="120"/>
    </w:pPr>
    <w:rPr>
      <w:sz w:val="16"/>
      <w:szCs w:val="16"/>
    </w:rPr>
  </w:style>
  <w:style w:type="character" w:customStyle="1" w:styleId="BodyText3Char">
    <w:name w:val="Body Text 3 Char"/>
    <w:basedOn w:val="DefaultParagraphFont"/>
    <w:link w:val="BodyText3"/>
    <w:uiPriority w:val="99"/>
    <w:semiHidden/>
    <w:rsid w:val="00740349"/>
    <w:rPr>
      <w:sz w:val="16"/>
      <w:szCs w:val="16"/>
    </w:rPr>
  </w:style>
  <w:style w:type="paragraph" w:styleId="BodyTextFirstIndent">
    <w:name w:val="Body Text First Indent"/>
    <w:basedOn w:val="BodyText"/>
    <w:link w:val="BodyTextFirstIndentChar"/>
    <w:uiPriority w:val="99"/>
    <w:semiHidden/>
    <w:unhideWhenUsed/>
    <w:rsid w:val="00740349"/>
    <w:pPr>
      <w:spacing w:after="0"/>
      <w:ind w:firstLine="360"/>
    </w:pPr>
  </w:style>
  <w:style w:type="character" w:customStyle="1" w:styleId="BodyTextFirstIndentChar">
    <w:name w:val="Body Text First Indent Char"/>
    <w:basedOn w:val="BodyTextChar"/>
    <w:link w:val="BodyTextFirstIndent"/>
    <w:uiPriority w:val="99"/>
    <w:semiHidden/>
    <w:rsid w:val="00740349"/>
    <w:rPr>
      <w:sz w:val="22"/>
    </w:rPr>
  </w:style>
  <w:style w:type="paragraph" w:styleId="BodyTextIndent">
    <w:name w:val="Body Text Indent"/>
    <w:basedOn w:val="Normal"/>
    <w:link w:val="BodyTextIndentChar"/>
    <w:uiPriority w:val="99"/>
    <w:semiHidden/>
    <w:unhideWhenUsed/>
    <w:rsid w:val="00740349"/>
    <w:pPr>
      <w:spacing w:after="120"/>
      <w:ind w:left="283"/>
    </w:pPr>
  </w:style>
  <w:style w:type="character" w:customStyle="1" w:styleId="BodyTextIndentChar">
    <w:name w:val="Body Text Indent Char"/>
    <w:basedOn w:val="DefaultParagraphFont"/>
    <w:link w:val="BodyTextIndent"/>
    <w:uiPriority w:val="99"/>
    <w:semiHidden/>
    <w:rsid w:val="00740349"/>
    <w:rPr>
      <w:sz w:val="22"/>
    </w:rPr>
  </w:style>
  <w:style w:type="paragraph" w:styleId="BodyTextFirstIndent2">
    <w:name w:val="Body Text First Indent 2"/>
    <w:basedOn w:val="BodyTextIndent"/>
    <w:link w:val="BodyTextFirstIndent2Char"/>
    <w:uiPriority w:val="99"/>
    <w:semiHidden/>
    <w:unhideWhenUsed/>
    <w:rsid w:val="00740349"/>
    <w:pPr>
      <w:spacing w:after="0"/>
      <w:ind w:left="360" w:firstLine="360"/>
    </w:pPr>
  </w:style>
  <w:style w:type="character" w:customStyle="1" w:styleId="BodyTextFirstIndent2Char">
    <w:name w:val="Body Text First Indent 2 Char"/>
    <w:basedOn w:val="BodyTextIndentChar"/>
    <w:link w:val="BodyTextFirstIndent2"/>
    <w:uiPriority w:val="99"/>
    <w:semiHidden/>
    <w:rsid w:val="00740349"/>
    <w:rPr>
      <w:sz w:val="22"/>
    </w:rPr>
  </w:style>
  <w:style w:type="paragraph" w:styleId="BodyTextIndent2">
    <w:name w:val="Body Text Indent 2"/>
    <w:basedOn w:val="Normal"/>
    <w:link w:val="BodyTextIndent2Char"/>
    <w:uiPriority w:val="99"/>
    <w:semiHidden/>
    <w:unhideWhenUsed/>
    <w:rsid w:val="00740349"/>
    <w:pPr>
      <w:spacing w:after="120" w:line="480" w:lineRule="auto"/>
      <w:ind w:left="283"/>
    </w:pPr>
  </w:style>
  <w:style w:type="character" w:customStyle="1" w:styleId="BodyTextIndent2Char">
    <w:name w:val="Body Text Indent 2 Char"/>
    <w:basedOn w:val="DefaultParagraphFont"/>
    <w:link w:val="BodyTextIndent2"/>
    <w:uiPriority w:val="99"/>
    <w:semiHidden/>
    <w:rsid w:val="00740349"/>
    <w:rPr>
      <w:sz w:val="22"/>
    </w:rPr>
  </w:style>
  <w:style w:type="paragraph" w:styleId="BodyTextIndent3">
    <w:name w:val="Body Text Indent 3"/>
    <w:basedOn w:val="Normal"/>
    <w:link w:val="BodyTextIndent3Char"/>
    <w:uiPriority w:val="99"/>
    <w:semiHidden/>
    <w:unhideWhenUsed/>
    <w:rsid w:val="0074034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40349"/>
    <w:rPr>
      <w:sz w:val="16"/>
      <w:szCs w:val="16"/>
    </w:rPr>
  </w:style>
  <w:style w:type="character" w:styleId="BookTitle">
    <w:name w:val="Book Title"/>
    <w:basedOn w:val="DefaultParagraphFont"/>
    <w:uiPriority w:val="33"/>
    <w:qFormat/>
    <w:rsid w:val="00740349"/>
    <w:rPr>
      <w:b/>
      <w:bCs/>
      <w:i/>
      <w:iCs/>
      <w:spacing w:val="5"/>
    </w:rPr>
  </w:style>
  <w:style w:type="paragraph" w:styleId="Caption">
    <w:name w:val="caption"/>
    <w:basedOn w:val="Normal"/>
    <w:next w:val="Normal"/>
    <w:uiPriority w:val="35"/>
    <w:semiHidden/>
    <w:unhideWhenUsed/>
    <w:qFormat/>
    <w:rsid w:val="00740349"/>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740349"/>
    <w:pPr>
      <w:spacing w:line="240" w:lineRule="auto"/>
      <w:ind w:left="4252"/>
    </w:pPr>
  </w:style>
  <w:style w:type="character" w:customStyle="1" w:styleId="ClosingChar">
    <w:name w:val="Closing Char"/>
    <w:basedOn w:val="DefaultParagraphFont"/>
    <w:link w:val="Closing"/>
    <w:uiPriority w:val="99"/>
    <w:semiHidden/>
    <w:rsid w:val="00740349"/>
    <w:rPr>
      <w:sz w:val="22"/>
    </w:rPr>
  </w:style>
  <w:style w:type="table" w:styleId="ColourfulGrid">
    <w:name w:val="Colorful Grid"/>
    <w:basedOn w:val="TableNormal"/>
    <w:uiPriority w:val="73"/>
    <w:semiHidden/>
    <w:unhideWhenUsed/>
    <w:rsid w:val="0074034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semiHidden/>
    <w:unhideWhenUsed/>
    <w:rsid w:val="0074034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semiHidden/>
    <w:unhideWhenUsed/>
    <w:rsid w:val="0074034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semiHidden/>
    <w:unhideWhenUsed/>
    <w:rsid w:val="0074034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semiHidden/>
    <w:unhideWhenUsed/>
    <w:rsid w:val="0074034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semiHidden/>
    <w:unhideWhenUsed/>
    <w:rsid w:val="0074034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semiHidden/>
    <w:unhideWhenUsed/>
    <w:rsid w:val="0074034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urfulList">
    <w:name w:val="Colorful List"/>
    <w:basedOn w:val="TableNormal"/>
    <w:uiPriority w:val="72"/>
    <w:semiHidden/>
    <w:unhideWhenUsed/>
    <w:rsid w:val="0074034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semiHidden/>
    <w:unhideWhenUsed/>
    <w:rsid w:val="0074034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semiHidden/>
    <w:unhideWhenUsed/>
    <w:rsid w:val="0074034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semiHidden/>
    <w:unhideWhenUsed/>
    <w:rsid w:val="0074034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semiHidden/>
    <w:unhideWhenUsed/>
    <w:rsid w:val="0074034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semiHidden/>
    <w:unhideWhenUsed/>
    <w:rsid w:val="0074034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semiHidden/>
    <w:unhideWhenUsed/>
    <w:rsid w:val="0074034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Shading">
    <w:name w:val="Colorful Shading"/>
    <w:basedOn w:val="TableNormal"/>
    <w:uiPriority w:val="71"/>
    <w:semiHidden/>
    <w:unhideWhenUsed/>
    <w:rsid w:val="0074034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semiHidden/>
    <w:unhideWhenUsed/>
    <w:rsid w:val="0074034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semiHidden/>
    <w:unhideWhenUsed/>
    <w:rsid w:val="0074034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semiHidden/>
    <w:unhideWhenUsed/>
    <w:rsid w:val="0074034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semiHidden/>
    <w:unhideWhenUsed/>
    <w:rsid w:val="0074034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semiHidden/>
    <w:unhideWhenUsed/>
    <w:rsid w:val="0074034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semiHidden/>
    <w:unhideWhenUsed/>
    <w:rsid w:val="0074034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740349"/>
    <w:rPr>
      <w:sz w:val="16"/>
      <w:szCs w:val="16"/>
    </w:rPr>
  </w:style>
  <w:style w:type="paragraph" w:styleId="CommentText">
    <w:name w:val="annotation text"/>
    <w:basedOn w:val="Normal"/>
    <w:link w:val="CommentTextChar"/>
    <w:uiPriority w:val="99"/>
    <w:semiHidden/>
    <w:unhideWhenUsed/>
    <w:rsid w:val="00740349"/>
    <w:pPr>
      <w:spacing w:line="240" w:lineRule="auto"/>
    </w:pPr>
    <w:rPr>
      <w:sz w:val="20"/>
    </w:rPr>
  </w:style>
  <w:style w:type="character" w:customStyle="1" w:styleId="CommentTextChar">
    <w:name w:val="Comment Text Char"/>
    <w:basedOn w:val="DefaultParagraphFont"/>
    <w:link w:val="CommentText"/>
    <w:uiPriority w:val="99"/>
    <w:semiHidden/>
    <w:rsid w:val="00740349"/>
  </w:style>
  <w:style w:type="paragraph" w:styleId="CommentSubject">
    <w:name w:val="annotation subject"/>
    <w:basedOn w:val="CommentText"/>
    <w:next w:val="CommentText"/>
    <w:link w:val="CommentSubjectChar"/>
    <w:uiPriority w:val="99"/>
    <w:semiHidden/>
    <w:unhideWhenUsed/>
    <w:rsid w:val="00740349"/>
    <w:rPr>
      <w:b/>
      <w:bCs/>
    </w:rPr>
  </w:style>
  <w:style w:type="character" w:customStyle="1" w:styleId="CommentSubjectChar">
    <w:name w:val="Comment Subject Char"/>
    <w:basedOn w:val="CommentTextChar"/>
    <w:link w:val="CommentSubject"/>
    <w:uiPriority w:val="99"/>
    <w:semiHidden/>
    <w:rsid w:val="00740349"/>
    <w:rPr>
      <w:b/>
      <w:bCs/>
    </w:rPr>
  </w:style>
  <w:style w:type="table" w:styleId="DarkList">
    <w:name w:val="Dark List"/>
    <w:basedOn w:val="TableNormal"/>
    <w:uiPriority w:val="70"/>
    <w:semiHidden/>
    <w:unhideWhenUsed/>
    <w:rsid w:val="0074034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74034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74034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74034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74034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74034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74034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740349"/>
  </w:style>
  <w:style w:type="character" w:customStyle="1" w:styleId="DateChar">
    <w:name w:val="Date Char"/>
    <w:basedOn w:val="DefaultParagraphFont"/>
    <w:link w:val="Date"/>
    <w:uiPriority w:val="99"/>
    <w:semiHidden/>
    <w:rsid w:val="00740349"/>
    <w:rPr>
      <w:sz w:val="22"/>
    </w:rPr>
  </w:style>
  <w:style w:type="paragraph" w:styleId="DocumentMap">
    <w:name w:val="Document Map"/>
    <w:basedOn w:val="Normal"/>
    <w:link w:val="DocumentMapChar"/>
    <w:uiPriority w:val="99"/>
    <w:semiHidden/>
    <w:unhideWhenUsed/>
    <w:rsid w:val="0074034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40349"/>
    <w:rPr>
      <w:rFonts w:ascii="Segoe UI" w:hAnsi="Segoe UI" w:cs="Segoe UI"/>
      <w:sz w:val="16"/>
      <w:szCs w:val="16"/>
    </w:rPr>
  </w:style>
  <w:style w:type="paragraph" w:styleId="EmailSignature">
    <w:name w:val="E-mail Signature"/>
    <w:basedOn w:val="Normal"/>
    <w:link w:val="EmailSignatureChar"/>
    <w:uiPriority w:val="99"/>
    <w:semiHidden/>
    <w:unhideWhenUsed/>
    <w:rsid w:val="00740349"/>
    <w:pPr>
      <w:spacing w:line="240" w:lineRule="auto"/>
    </w:pPr>
  </w:style>
  <w:style w:type="character" w:customStyle="1" w:styleId="EmailSignatureChar">
    <w:name w:val="Email Signature Char"/>
    <w:basedOn w:val="DefaultParagraphFont"/>
    <w:link w:val="EmailSignature"/>
    <w:uiPriority w:val="99"/>
    <w:semiHidden/>
    <w:rsid w:val="00740349"/>
    <w:rPr>
      <w:sz w:val="22"/>
    </w:rPr>
  </w:style>
  <w:style w:type="character" w:styleId="Emphasis">
    <w:name w:val="Emphasis"/>
    <w:basedOn w:val="DefaultParagraphFont"/>
    <w:uiPriority w:val="20"/>
    <w:qFormat/>
    <w:rsid w:val="00740349"/>
    <w:rPr>
      <w:i/>
      <w:iCs/>
    </w:rPr>
  </w:style>
  <w:style w:type="character" w:styleId="EndnoteReference">
    <w:name w:val="endnote reference"/>
    <w:basedOn w:val="DefaultParagraphFont"/>
    <w:uiPriority w:val="99"/>
    <w:semiHidden/>
    <w:unhideWhenUsed/>
    <w:rsid w:val="00740349"/>
    <w:rPr>
      <w:vertAlign w:val="superscript"/>
    </w:rPr>
  </w:style>
  <w:style w:type="paragraph" w:styleId="EndnoteText">
    <w:name w:val="endnote text"/>
    <w:basedOn w:val="Normal"/>
    <w:link w:val="EndnoteTextChar"/>
    <w:uiPriority w:val="99"/>
    <w:semiHidden/>
    <w:unhideWhenUsed/>
    <w:rsid w:val="00740349"/>
    <w:pPr>
      <w:spacing w:line="240" w:lineRule="auto"/>
    </w:pPr>
    <w:rPr>
      <w:sz w:val="20"/>
    </w:rPr>
  </w:style>
  <w:style w:type="character" w:customStyle="1" w:styleId="EndnoteTextChar">
    <w:name w:val="Endnote Text Char"/>
    <w:basedOn w:val="DefaultParagraphFont"/>
    <w:link w:val="EndnoteText"/>
    <w:uiPriority w:val="99"/>
    <w:semiHidden/>
    <w:rsid w:val="00740349"/>
  </w:style>
  <w:style w:type="paragraph" w:styleId="EnvelopeAddress">
    <w:name w:val="envelope address"/>
    <w:basedOn w:val="Normal"/>
    <w:uiPriority w:val="99"/>
    <w:semiHidden/>
    <w:unhideWhenUsed/>
    <w:rsid w:val="0074034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40349"/>
    <w:pPr>
      <w:spacing w:line="240" w:lineRule="auto"/>
    </w:pPr>
    <w:rPr>
      <w:rFonts w:asciiTheme="majorHAnsi" w:eastAsiaTheme="majorEastAsia" w:hAnsiTheme="majorHAnsi" w:cstheme="majorBidi"/>
      <w:sz w:val="20"/>
    </w:rPr>
  </w:style>
  <w:style w:type="character" w:styleId="FollowedHyperlink">
    <w:name w:val="FollowedHyperlink"/>
    <w:basedOn w:val="DefaultParagraphFont"/>
    <w:uiPriority w:val="99"/>
    <w:semiHidden/>
    <w:unhideWhenUsed/>
    <w:rsid w:val="00740349"/>
    <w:rPr>
      <w:color w:val="800080" w:themeColor="followedHyperlink"/>
      <w:u w:val="single"/>
    </w:rPr>
  </w:style>
  <w:style w:type="character" w:styleId="FootnoteReference">
    <w:name w:val="footnote reference"/>
    <w:basedOn w:val="DefaultParagraphFont"/>
    <w:uiPriority w:val="99"/>
    <w:semiHidden/>
    <w:unhideWhenUsed/>
    <w:rsid w:val="00740349"/>
    <w:rPr>
      <w:vertAlign w:val="superscript"/>
    </w:rPr>
  </w:style>
  <w:style w:type="paragraph" w:styleId="FootnoteText">
    <w:name w:val="footnote text"/>
    <w:basedOn w:val="Normal"/>
    <w:link w:val="FootnoteTextChar"/>
    <w:uiPriority w:val="99"/>
    <w:semiHidden/>
    <w:unhideWhenUsed/>
    <w:rsid w:val="00740349"/>
    <w:pPr>
      <w:spacing w:line="240" w:lineRule="auto"/>
    </w:pPr>
    <w:rPr>
      <w:sz w:val="20"/>
    </w:rPr>
  </w:style>
  <w:style w:type="character" w:customStyle="1" w:styleId="FootnoteTextChar">
    <w:name w:val="Footnote Text Char"/>
    <w:basedOn w:val="DefaultParagraphFont"/>
    <w:link w:val="FootnoteText"/>
    <w:uiPriority w:val="99"/>
    <w:semiHidden/>
    <w:rsid w:val="00740349"/>
  </w:style>
  <w:style w:type="table" w:styleId="GridTable1Light">
    <w:name w:val="Grid Table 1 Light"/>
    <w:basedOn w:val="TableNormal"/>
    <w:uiPriority w:val="46"/>
    <w:rsid w:val="0074034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4034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40349"/>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0349"/>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40349"/>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40349"/>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40349"/>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74034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740349"/>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74034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740349"/>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740349"/>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740349"/>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740349"/>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7403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403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740349"/>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74034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74034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74034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740349"/>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7403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403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740349"/>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74034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74034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74034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740349"/>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7403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403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7403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7403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7403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7403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7403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urful">
    <w:name w:val="Grid Table 6 Colorful"/>
    <w:basedOn w:val="TableNormal"/>
    <w:uiPriority w:val="51"/>
    <w:rsid w:val="0074034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urfulAccent1">
    <w:name w:val="Grid Table 6 Colorful Accent 1"/>
    <w:basedOn w:val="TableNormal"/>
    <w:uiPriority w:val="51"/>
    <w:rsid w:val="0074034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urfulAccent2">
    <w:name w:val="Grid Table 6 Colorful Accent 2"/>
    <w:basedOn w:val="TableNormal"/>
    <w:uiPriority w:val="51"/>
    <w:rsid w:val="00740349"/>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urfulAccent3">
    <w:name w:val="Grid Table 6 Colorful Accent 3"/>
    <w:basedOn w:val="TableNormal"/>
    <w:uiPriority w:val="51"/>
    <w:rsid w:val="00740349"/>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urfulAccent4">
    <w:name w:val="Grid Table 6 Colorful Accent 4"/>
    <w:basedOn w:val="TableNormal"/>
    <w:uiPriority w:val="51"/>
    <w:rsid w:val="00740349"/>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urfulAccent5">
    <w:name w:val="Grid Table 6 Colorful Accent 5"/>
    <w:basedOn w:val="TableNormal"/>
    <w:uiPriority w:val="51"/>
    <w:rsid w:val="00740349"/>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urfulAccent6">
    <w:name w:val="Grid Table 6 Colorful Accent 6"/>
    <w:basedOn w:val="TableNormal"/>
    <w:uiPriority w:val="51"/>
    <w:rsid w:val="00740349"/>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urful">
    <w:name w:val="Grid Table 7 Colorful"/>
    <w:basedOn w:val="TableNormal"/>
    <w:uiPriority w:val="52"/>
    <w:rsid w:val="0074034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urfulAccent1">
    <w:name w:val="Grid Table 7 Colorful Accent 1"/>
    <w:basedOn w:val="TableNormal"/>
    <w:uiPriority w:val="52"/>
    <w:rsid w:val="0074034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urfulAccent2">
    <w:name w:val="Grid Table 7 Colorful Accent 2"/>
    <w:basedOn w:val="TableNormal"/>
    <w:uiPriority w:val="52"/>
    <w:rsid w:val="00740349"/>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urfulAccent3">
    <w:name w:val="Grid Table 7 Colorful Accent 3"/>
    <w:basedOn w:val="TableNormal"/>
    <w:uiPriority w:val="52"/>
    <w:rsid w:val="00740349"/>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urfulAccent4">
    <w:name w:val="Grid Table 7 Colorful Accent 4"/>
    <w:basedOn w:val="TableNormal"/>
    <w:uiPriority w:val="52"/>
    <w:rsid w:val="00740349"/>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urfulAccent5">
    <w:name w:val="Grid Table 7 Colorful Accent 5"/>
    <w:basedOn w:val="TableNormal"/>
    <w:uiPriority w:val="52"/>
    <w:rsid w:val="00740349"/>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urfulAccent6">
    <w:name w:val="Grid Table 7 Colorful Accent 6"/>
    <w:basedOn w:val="TableNormal"/>
    <w:uiPriority w:val="52"/>
    <w:rsid w:val="00740349"/>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740349"/>
    <w:rPr>
      <w:color w:val="2B579A"/>
      <w:shd w:val="clear" w:color="auto" w:fill="E1DFDD"/>
    </w:rPr>
  </w:style>
  <w:style w:type="character" w:styleId="HTMLAcronym">
    <w:name w:val="HTML Acronym"/>
    <w:basedOn w:val="DefaultParagraphFont"/>
    <w:uiPriority w:val="99"/>
    <w:semiHidden/>
    <w:unhideWhenUsed/>
    <w:rsid w:val="00740349"/>
  </w:style>
  <w:style w:type="paragraph" w:styleId="HTMLAddress">
    <w:name w:val="HTML Address"/>
    <w:basedOn w:val="Normal"/>
    <w:link w:val="HTMLAddressChar"/>
    <w:uiPriority w:val="99"/>
    <w:semiHidden/>
    <w:unhideWhenUsed/>
    <w:rsid w:val="00740349"/>
    <w:pPr>
      <w:spacing w:line="240" w:lineRule="auto"/>
    </w:pPr>
    <w:rPr>
      <w:i/>
      <w:iCs/>
    </w:rPr>
  </w:style>
  <w:style w:type="character" w:customStyle="1" w:styleId="HTMLAddressChar">
    <w:name w:val="HTML Address Char"/>
    <w:basedOn w:val="DefaultParagraphFont"/>
    <w:link w:val="HTMLAddress"/>
    <w:uiPriority w:val="99"/>
    <w:semiHidden/>
    <w:rsid w:val="00740349"/>
    <w:rPr>
      <w:i/>
      <w:iCs/>
      <w:sz w:val="22"/>
    </w:rPr>
  </w:style>
  <w:style w:type="character" w:styleId="HTMLCite">
    <w:name w:val="HTML Cite"/>
    <w:basedOn w:val="DefaultParagraphFont"/>
    <w:uiPriority w:val="99"/>
    <w:semiHidden/>
    <w:unhideWhenUsed/>
    <w:rsid w:val="00740349"/>
    <w:rPr>
      <w:i/>
      <w:iCs/>
    </w:rPr>
  </w:style>
  <w:style w:type="character" w:styleId="HTMLCode">
    <w:name w:val="HTML Code"/>
    <w:basedOn w:val="DefaultParagraphFont"/>
    <w:uiPriority w:val="99"/>
    <w:semiHidden/>
    <w:unhideWhenUsed/>
    <w:rsid w:val="00740349"/>
    <w:rPr>
      <w:rFonts w:ascii="Consolas" w:hAnsi="Consolas"/>
      <w:sz w:val="20"/>
      <w:szCs w:val="20"/>
    </w:rPr>
  </w:style>
  <w:style w:type="character" w:styleId="HTMLDefinition">
    <w:name w:val="HTML Definition"/>
    <w:basedOn w:val="DefaultParagraphFont"/>
    <w:uiPriority w:val="99"/>
    <w:semiHidden/>
    <w:unhideWhenUsed/>
    <w:rsid w:val="00740349"/>
    <w:rPr>
      <w:i/>
      <w:iCs/>
    </w:rPr>
  </w:style>
  <w:style w:type="character" w:styleId="HTMLKeyboard">
    <w:name w:val="HTML Keyboard"/>
    <w:basedOn w:val="DefaultParagraphFont"/>
    <w:uiPriority w:val="99"/>
    <w:semiHidden/>
    <w:unhideWhenUsed/>
    <w:rsid w:val="00740349"/>
    <w:rPr>
      <w:rFonts w:ascii="Consolas" w:hAnsi="Consolas"/>
      <w:sz w:val="20"/>
      <w:szCs w:val="20"/>
    </w:rPr>
  </w:style>
  <w:style w:type="paragraph" w:styleId="HTMLPreformatted">
    <w:name w:val="HTML Preformatted"/>
    <w:basedOn w:val="Normal"/>
    <w:link w:val="HTMLPreformattedChar"/>
    <w:uiPriority w:val="99"/>
    <w:semiHidden/>
    <w:unhideWhenUsed/>
    <w:rsid w:val="00740349"/>
    <w:pPr>
      <w:spacing w:line="240" w:lineRule="auto"/>
    </w:pPr>
    <w:rPr>
      <w:rFonts w:ascii="Consolas" w:hAnsi="Consolas"/>
      <w:sz w:val="20"/>
    </w:rPr>
  </w:style>
  <w:style w:type="character" w:customStyle="1" w:styleId="HTMLPreformattedChar">
    <w:name w:val="HTML Preformatted Char"/>
    <w:basedOn w:val="DefaultParagraphFont"/>
    <w:link w:val="HTMLPreformatted"/>
    <w:uiPriority w:val="99"/>
    <w:semiHidden/>
    <w:rsid w:val="00740349"/>
    <w:rPr>
      <w:rFonts w:ascii="Consolas" w:hAnsi="Consolas"/>
    </w:rPr>
  </w:style>
  <w:style w:type="character" w:styleId="HTMLSample">
    <w:name w:val="HTML Sample"/>
    <w:basedOn w:val="DefaultParagraphFont"/>
    <w:uiPriority w:val="99"/>
    <w:semiHidden/>
    <w:unhideWhenUsed/>
    <w:rsid w:val="00740349"/>
    <w:rPr>
      <w:rFonts w:ascii="Consolas" w:hAnsi="Consolas"/>
      <w:sz w:val="24"/>
      <w:szCs w:val="24"/>
    </w:rPr>
  </w:style>
  <w:style w:type="character" w:styleId="HTMLTypewriter">
    <w:name w:val="HTML Typewriter"/>
    <w:basedOn w:val="DefaultParagraphFont"/>
    <w:uiPriority w:val="99"/>
    <w:semiHidden/>
    <w:unhideWhenUsed/>
    <w:rsid w:val="00740349"/>
    <w:rPr>
      <w:rFonts w:ascii="Consolas" w:hAnsi="Consolas"/>
      <w:sz w:val="20"/>
      <w:szCs w:val="20"/>
    </w:rPr>
  </w:style>
  <w:style w:type="character" w:styleId="HTMLVariable">
    <w:name w:val="HTML Variable"/>
    <w:basedOn w:val="DefaultParagraphFont"/>
    <w:uiPriority w:val="99"/>
    <w:semiHidden/>
    <w:unhideWhenUsed/>
    <w:rsid w:val="00740349"/>
    <w:rPr>
      <w:i/>
      <w:iCs/>
    </w:rPr>
  </w:style>
  <w:style w:type="character" w:styleId="Hyperlink">
    <w:name w:val="Hyperlink"/>
    <w:basedOn w:val="DefaultParagraphFont"/>
    <w:uiPriority w:val="99"/>
    <w:semiHidden/>
    <w:unhideWhenUsed/>
    <w:rsid w:val="00740349"/>
    <w:rPr>
      <w:color w:val="0000FF" w:themeColor="hyperlink"/>
      <w:u w:val="single"/>
    </w:rPr>
  </w:style>
  <w:style w:type="paragraph" w:styleId="Index1">
    <w:name w:val="index 1"/>
    <w:basedOn w:val="Normal"/>
    <w:next w:val="Normal"/>
    <w:autoRedefine/>
    <w:uiPriority w:val="99"/>
    <w:semiHidden/>
    <w:unhideWhenUsed/>
    <w:rsid w:val="00740349"/>
    <w:pPr>
      <w:spacing w:line="240" w:lineRule="auto"/>
      <w:ind w:left="220" w:hanging="220"/>
    </w:pPr>
  </w:style>
  <w:style w:type="paragraph" w:styleId="Index2">
    <w:name w:val="index 2"/>
    <w:basedOn w:val="Normal"/>
    <w:next w:val="Normal"/>
    <w:autoRedefine/>
    <w:uiPriority w:val="99"/>
    <w:semiHidden/>
    <w:unhideWhenUsed/>
    <w:rsid w:val="00740349"/>
    <w:pPr>
      <w:spacing w:line="240" w:lineRule="auto"/>
      <w:ind w:left="440" w:hanging="220"/>
    </w:pPr>
  </w:style>
  <w:style w:type="paragraph" w:styleId="Index3">
    <w:name w:val="index 3"/>
    <w:basedOn w:val="Normal"/>
    <w:next w:val="Normal"/>
    <w:autoRedefine/>
    <w:uiPriority w:val="99"/>
    <w:semiHidden/>
    <w:unhideWhenUsed/>
    <w:rsid w:val="00740349"/>
    <w:pPr>
      <w:spacing w:line="240" w:lineRule="auto"/>
      <w:ind w:left="660" w:hanging="220"/>
    </w:pPr>
  </w:style>
  <w:style w:type="paragraph" w:styleId="Index4">
    <w:name w:val="index 4"/>
    <w:basedOn w:val="Normal"/>
    <w:next w:val="Normal"/>
    <w:autoRedefine/>
    <w:uiPriority w:val="99"/>
    <w:semiHidden/>
    <w:unhideWhenUsed/>
    <w:rsid w:val="00740349"/>
    <w:pPr>
      <w:spacing w:line="240" w:lineRule="auto"/>
      <w:ind w:left="880" w:hanging="220"/>
    </w:pPr>
  </w:style>
  <w:style w:type="paragraph" w:styleId="Index5">
    <w:name w:val="index 5"/>
    <w:basedOn w:val="Normal"/>
    <w:next w:val="Normal"/>
    <w:autoRedefine/>
    <w:uiPriority w:val="99"/>
    <w:semiHidden/>
    <w:unhideWhenUsed/>
    <w:rsid w:val="00740349"/>
    <w:pPr>
      <w:spacing w:line="240" w:lineRule="auto"/>
      <w:ind w:left="1100" w:hanging="220"/>
    </w:pPr>
  </w:style>
  <w:style w:type="paragraph" w:styleId="Index6">
    <w:name w:val="index 6"/>
    <w:basedOn w:val="Normal"/>
    <w:next w:val="Normal"/>
    <w:autoRedefine/>
    <w:uiPriority w:val="99"/>
    <w:semiHidden/>
    <w:unhideWhenUsed/>
    <w:rsid w:val="00740349"/>
    <w:pPr>
      <w:spacing w:line="240" w:lineRule="auto"/>
      <w:ind w:left="1320" w:hanging="220"/>
    </w:pPr>
  </w:style>
  <w:style w:type="paragraph" w:styleId="Index7">
    <w:name w:val="index 7"/>
    <w:basedOn w:val="Normal"/>
    <w:next w:val="Normal"/>
    <w:autoRedefine/>
    <w:uiPriority w:val="99"/>
    <w:semiHidden/>
    <w:unhideWhenUsed/>
    <w:rsid w:val="00740349"/>
    <w:pPr>
      <w:spacing w:line="240" w:lineRule="auto"/>
      <w:ind w:left="1540" w:hanging="220"/>
    </w:pPr>
  </w:style>
  <w:style w:type="paragraph" w:styleId="Index8">
    <w:name w:val="index 8"/>
    <w:basedOn w:val="Normal"/>
    <w:next w:val="Normal"/>
    <w:autoRedefine/>
    <w:uiPriority w:val="99"/>
    <w:semiHidden/>
    <w:unhideWhenUsed/>
    <w:rsid w:val="00740349"/>
    <w:pPr>
      <w:spacing w:line="240" w:lineRule="auto"/>
      <w:ind w:left="1760" w:hanging="220"/>
    </w:pPr>
  </w:style>
  <w:style w:type="paragraph" w:styleId="Index9">
    <w:name w:val="index 9"/>
    <w:basedOn w:val="Normal"/>
    <w:next w:val="Normal"/>
    <w:autoRedefine/>
    <w:uiPriority w:val="99"/>
    <w:semiHidden/>
    <w:unhideWhenUsed/>
    <w:rsid w:val="00740349"/>
    <w:pPr>
      <w:spacing w:line="240" w:lineRule="auto"/>
      <w:ind w:left="1980" w:hanging="220"/>
    </w:pPr>
  </w:style>
  <w:style w:type="paragraph" w:styleId="IndexHeading">
    <w:name w:val="index heading"/>
    <w:basedOn w:val="Normal"/>
    <w:next w:val="Index1"/>
    <w:uiPriority w:val="99"/>
    <w:semiHidden/>
    <w:unhideWhenUsed/>
    <w:rsid w:val="00740349"/>
    <w:rPr>
      <w:rFonts w:asciiTheme="majorHAnsi" w:eastAsiaTheme="majorEastAsia" w:hAnsiTheme="majorHAnsi" w:cstheme="majorBidi"/>
      <w:b/>
      <w:bCs/>
    </w:rPr>
  </w:style>
  <w:style w:type="character" w:styleId="IntenseEmphasis">
    <w:name w:val="Intense Emphasis"/>
    <w:basedOn w:val="DefaultParagraphFont"/>
    <w:uiPriority w:val="21"/>
    <w:qFormat/>
    <w:rsid w:val="00740349"/>
    <w:rPr>
      <w:i/>
      <w:iCs/>
      <w:color w:val="4F81BD" w:themeColor="accent1"/>
    </w:rPr>
  </w:style>
  <w:style w:type="paragraph" w:styleId="IntenseQuote">
    <w:name w:val="Intense Quote"/>
    <w:basedOn w:val="Normal"/>
    <w:next w:val="Normal"/>
    <w:link w:val="IntenseQuoteChar"/>
    <w:uiPriority w:val="30"/>
    <w:qFormat/>
    <w:rsid w:val="0074034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40349"/>
    <w:rPr>
      <w:i/>
      <w:iCs/>
      <w:color w:val="4F81BD" w:themeColor="accent1"/>
      <w:sz w:val="22"/>
    </w:rPr>
  </w:style>
  <w:style w:type="character" w:styleId="IntenseReference">
    <w:name w:val="Intense Reference"/>
    <w:basedOn w:val="DefaultParagraphFont"/>
    <w:uiPriority w:val="32"/>
    <w:qFormat/>
    <w:rsid w:val="00740349"/>
    <w:rPr>
      <w:b/>
      <w:bCs/>
      <w:smallCaps/>
      <w:color w:val="4F81BD" w:themeColor="accent1"/>
      <w:spacing w:val="5"/>
    </w:rPr>
  </w:style>
  <w:style w:type="table" w:styleId="LightGrid">
    <w:name w:val="Light Grid"/>
    <w:basedOn w:val="TableNormal"/>
    <w:uiPriority w:val="62"/>
    <w:semiHidden/>
    <w:unhideWhenUsed/>
    <w:rsid w:val="0074034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74034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74034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74034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74034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74034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74034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74034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74034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74034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74034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74034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74034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74034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74034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74034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74034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74034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74034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74034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74034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
    <w:name w:val="List"/>
    <w:basedOn w:val="Normal"/>
    <w:uiPriority w:val="99"/>
    <w:semiHidden/>
    <w:unhideWhenUsed/>
    <w:rsid w:val="00740349"/>
    <w:pPr>
      <w:ind w:left="283" w:hanging="283"/>
      <w:contextualSpacing/>
    </w:pPr>
  </w:style>
  <w:style w:type="paragraph" w:styleId="List2">
    <w:name w:val="List 2"/>
    <w:basedOn w:val="Normal"/>
    <w:uiPriority w:val="99"/>
    <w:semiHidden/>
    <w:unhideWhenUsed/>
    <w:rsid w:val="00740349"/>
    <w:pPr>
      <w:ind w:left="566" w:hanging="283"/>
      <w:contextualSpacing/>
    </w:pPr>
  </w:style>
  <w:style w:type="paragraph" w:styleId="List3">
    <w:name w:val="List 3"/>
    <w:basedOn w:val="Normal"/>
    <w:uiPriority w:val="99"/>
    <w:semiHidden/>
    <w:unhideWhenUsed/>
    <w:rsid w:val="00740349"/>
    <w:pPr>
      <w:ind w:left="849" w:hanging="283"/>
      <w:contextualSpacing/>
    </w:pPr>
  </w:style>
  <w:style w:type="paragraph" w:styleId="List4">
    <w:name w:val="List 4"/>
    <w:basedOn w:val="Normal"/>
    <w:uiPriority w:val="99"/>
    <w:semiHidden/>
    <w:unhideWhenUsed/>
    <w:rsid w:val="00740349"/>
    <w:pPr>
      <w:ind w:left="1132" w:hanging="283"/>
      <w:contextualSpacing/>
    </w:pPr>
  </w:style>
  <w:style w:type="paragraph" w:styleId="List5">
    <w:name w:val="List 5"/>
    <w:basedOn w:val="Normal"/>
    <w:uiPriority w:val="99"/>
    <w:semiHidden/>
    <w:unhideWhenUsed/>
    <w:rsid w:val="00740349"/>
    <w:pPr>
      <w:ind w:left="1415" w:hanging="283"/>
      <w:contextualSpacing/>
    </w:pPr>
  </w:style>
  <w:style w:type="paragraph" w:styleId="ListBullet">
    <w:name w:val="List Bullet"/>
    <w:basedOn w:val="Normal"/>
    <w:uiPriority w:val="99"/>
    <w:semiHidden/>
    <w:unhideWhenUsed/>
    <w:rsid w:val="00740349"/>
    <w:pPr>
      <w:numPr>
        <w:numId w:val="1"/>
      </w:numPr>
      <w:contextualSpacing/>
    </w:pPr>
  </w:style>
  <w:style w:type="paragraph" w:styleId="ListBullet2">
    <w:name w:val="List Bullet 2"/>
    <w:basedOn w:val="Normal"/>
    <w:uiPriority w:val="99"/>
    <w:semiHidden/>
    <w:unhideWhenUsed/>
    <w:rsid w:val="00740349"/>
    <w:pPr>
      <w:numPr>
        <w:numId w:val="2"/>
      </w:numPr>
      <w:contextualSpacing/>
    </w:pPr>
  </w:style>
  <w:style w:type="paragraph" w:styleId="ListBullet3">
    <w:name w:val="List Bullet 3"/>
    <w:basedOn w:val="Normal"/>
    <w:uiPriority w:val="99"/>
    <w:semiHidden/>
    <w:unhideWhenUsed/>
    <w:rsid w:val="00740349"/>
    <w:pPr>
      <w:numPr>
        <w:numId w:val="3"/>
      </w:numPr>
      <w:contextualSpacing/>
    </w:pPr>
  </w:style>
  <w:style w:type="paragraph" w:styleId="ListBullet4">
    <w:name w:val="List Bullet 4"/>
    <w:basedOn w:val="Normal"/>
    <w:uiPriority w:val="99"/>
    <w:semiHidden/>
    <w:unhideWhenUsed/>
    <w:rsid w:val="00740349"/>
    <w:pPr>
      <w:numPr>
        <w:numId w:val="4"/>
      </w:numPr>
      <w:contextualSpacing/>
    </w:pPr>
  </w:style>
  <w:style w:type="paragraph" w:styleId="ListBullet5">
    <w:name w:val="List Bullet 5"/>
    <w:basedOn w:val="Normal"/>
    <w:uiPriority w:val="99"/>
    <w:semiHidden/>
    <w:unhideWhenUsed/>
    <w:rsid w:val="00740349"/>
    <w:pPr>
      <w:numPr>
        <w:numId w:val="5"/>
      </w:numPr>
      <w:contextualSpacing/>
    </w:pPr>
  </w:style>
  <w:style w:type="paragraph" w:styleId="ListContinue">
    <w:name w:val="List Continue"/>
    <w:basedOn w:val="Normal"/>
    <w:uiPriority w:val="99"/>
    <w:semiHidden/>
    <w:unhideWhenUsed/>
    <w:rsid w:val="00740349"/>
    <w:pPr>
      <w:spacing w:after="120"/>
      <w:ind w:left="283"/>
      <w:contextualSpacing/>
    </w:pPr>
  </w:style>
  <w:style w:type="paragraph" w:styleId="ListContinue2">
    <w:name w:val="List Continue 2"/>
    <w:basedOn w:val="Normal"/>
    <w:uiPriority w:val="99"/>
    <w:semiHidden/>
    <w:unhideWhenUsed/>
    <w:rsid w:val="00740349"/>
    <w:pPr>
      <w:spacing w:after="120"/>
      <w:ind w:left="566"/>
      <w:contextualSpacing/>
    </w:pPr>
  </w:style>
  <w:style w:type="paragraph" w:styleId="ListContinue3">
    <w:name w:val="List Continue 3"/>
    <w:basedOn w:val="Normal"/>
    <w:uiPriority w:val="99"/>
    <w:semiHidden/>
    <w:unhideWhenUsed/>
    <w:rsid w:val="00740349"/>
    <w:pPr>
      <w:spacing w:after="120"/>
      <w:ind w:left="849"/>
      <w:contextualSpacing/>
    </w:pPr>
  </w:style>
  <w:style w:type="paragraph" w:styleId="ListContinue4">
    <w:name w:val="List Continue 4"/>
    <w:basedOn w:val="Normal"/>
    <w:uiPriority w:val="99"/>
    <w:semiHidden/>
    <w:unhideWhenUsed/>
    <w:rsid w:val="00740349"/>
    <w:pPr>
      <w:spacing w:after="120"/>
      <w:ind w:left="1132"/>
      <w:contextualSpacing/>
    </w:pPr>
  </w:style>
  <w:style w:type="paragraph" w:styleId="ListContinue5">
    <w:name w:val="List Continue 5"/>
    <w:basedOn w:val="Normal"/>
    <w:uiPriority w:val="99"/>
    <w:semiHidden/>
    <w:unhideWhenUsed/>
    <w:rsid w:val="00740349"/>
    <w:pPr>
      <w:spacing w:after="120"/>
      <w:ind w:left="1415"/>
      <w:contextualSpacing/>
    </w:pPr>
  </w:style>
  <w:style w:type="paragraph" w:styleId="ListNumber">
    <w:name w:val="List Number"/>
    <w:basedOn w:val="Normal"/>
    <w:uiPriority w:val="99"/>
    <w:semiHidden/>
    <w:unhideWhenUsed/>
    <w:rsid w:val="00740349"/>
    <w:pPr>
      <w:numPr>
        <w:numId w:val="6"/>
      </w:numPr>
      <w:contextualSpacing/>
    </w:pPr>
  </w:style>
  <w:style w:type="paragraph" w:styleId="ListNumber2">
    <w:name w:val="List Number 2"/>
    <w:basedOn w:val="Normal"/>
    <w:uiPriority w:val="99"/>
    <w:semiHidden/>
    <w:unhideWhenUsed/>
    <w:rsid w:val="00740349"/>
    <w:pPr>
      <w:numPr>
        <w:numId w:val="7"/>
      </w:numPr>
      <w:contextualSpacing/>
    </w:pPr>
  </w:style>
  <w:style w:type="paragraph" w:styleId="ListNumber3">
    <w:name w:val="List Number 3"/>
    <w:basedOn w:val="Normal"/>
    <w:uiPriority w:val="99"/>
    <w:semiHidden/>
    <w:unhideWhenUsed/>
    <w:rsid w:val="00740349"/>
    <w:pPr>
      <w:numPr>
        <w:numId w:val="8"/>
      </w:numPr>
      <w:contextualSpacing/>
    </w:pPr>
  </w:style>
  <w:style w:type="paragraph" w:styleId="ListNumber4">
    <w:name w:val="List Number 4"/>
    <w:basedOn w:val="Normal"/>
    <w:uiPriority w:val="99"/>
    <w:semiHidden/>
    <w:unhideWhenUsed/>
    <w:rsid w:val="00740349"/>
    <w:pPr>
      <w:numPr>
        <w:numId w:val="9"/>
      </w:numPr>
      <w:contextualSpacing/>
    </w:pPr>
  </w:style>
  <w:style w:type="paragraph" w:styleId="ListNumber5">
    <w:name w:val="List Number 5"/>
    <w:basedOn w:val="Normal"/>
    <w:uiPriority w:val="99"/>
    <w:semiHidden/>
    <w:unhideWhenUsed/>
    <w:rsid w:val="00740349"/>
    <w:pPr>
      <w:numPr>
        <w:numId w:val="10"/>
      </w:numPr>
      <w:contextualSpacing/>
    </w:pPr>
  </w:style>
  <w:style w:type="paragraph" w:styleId="ListParagraph">
    <w:name w:val="List Paragraph"/>
    <w:basedOn w:val="Normal"/>
    <w:uiPriority w:val="34"/>
    <w:qFormat/>
    <w:rsid w:val="00740349"/>
    <w:pPr>
      <w:ind w:left="720"/>
      <w:contextualSpacing/>
    </w:pPr>
  </w:style>
  <w:style w:type="table" w:styleId="ListTable1Light">
    <w:name w:val="List Table 1 Light"/>
    <w:basedOn w:val="TableNormal"/>
    <w:uiPriority w:val="46"/>
    <w:rsid w:val="00740349"/>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740349"/>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740349"/>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740349"/>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740349"/>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740349"/>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740349"/>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740349"/>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740349"/>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740349"/>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740349"/>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740349"/>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740349"/>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740349"/>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74034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74034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740349"/>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740349"/>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740349"/>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74034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74034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7403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403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740349"/>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74034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74034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74034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740349"/>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740349"/>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740349"/>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740349"/>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740349"/>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740349"/>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740349"/>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740349"/>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
    <w:name w:val="List Table 6 Colorful"/>
    <w:basedOn w:val="TableNormal"/>
    <w:uiPriority w:val="51"/>
    <w:rsid w:val="0074034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1">
    <w:name w:val="List Table 6 Colorful Accent 1"/>
    <w:basedOn w:val="TableNormal"/>
    <w:uiPriority w:val="51"/>
    <w:rsid w:val="00740349"/>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urfulAccent2">
    <w:name w:val="List Table 6 Colorful Accent 2"/>
    <w:basedOn w:val="TableNormal"/>
    <w:uiPriority w:val="51"/>
    <w:rsid w:val="00740349"/>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urfulAccent3">
    <w:name w:val="List Table 6 Colorful Accent 3"/>
    <w:basedOn w:val="TableNormal"/>
    <w:uiPriority w:val="51"/>
    <w:rsid w:val="00740349"/>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urfulAccent4">
    <w:name w:val="List Table 6 Colorful Accent 4"/>
    <w:basedOn w:val="TableNormal"/>
    <w:uiPriority w:val="51"/>
    <w:rsid w:val="00740349"/>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urfulAccent5">
    <w:name w:val="List Table 6 Colorful Accent 5"/>
    <w:basedOn w:val="TableNormal"/>
    <w:uiPriority w:val="51"/>
    <w:rsid w:val="00740349"/>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urfulAccent6">
    <w:name w:val="List Table 6 Colorful Accent 6"/>
    <w:basedOn w:val="TableNormal"/>
    <w:uiPriority w:val="51"/>
    <w:rsid w:val="00740349"/>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urful">
    <w:name w:val="List Table 7 Colorful"/>
    <w:basedOn w:val="TableNormal"/>
    <w:uiPriority w:val="52"/>
    <w:rsid w:val="0074034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1">
    <w:name w:val="List Table 7 Colorful Accent 1"/>
    <w:basedOn w:val="TableNormal"/>
    <w:uiPriority w:val="52"/>
    <w:rsid w:val="00740349"/>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740349"/>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3">
    <w:name w:val="List Table 7 Colorful Accent 3"/>
    <w:basedOn w:val="TableNormal"/>
    <w:uiPriority w:val="52"/>
    <w:rsid w:val="00740349"/>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4">
    <w:name w:val="List Table 7 Colorful Accent 4"/>
    <w:basedOn w:val="TableNormal"/>
    <w:uiPriority w:val="52"/>
    <w:rsid w:val="00740349"/>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5">
    <w:name w:val="List Table 7 Colorful Accent 5"/>
    <w:basedOn w:val="TableNormal"/>
    <w:uiPriority w:val="52"/>
    <w:rsid w:val="00740349"/>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6">
    <w:name w:val="List Table 7 Colorful Accent 6"/>
    <w:basedOn w:val="TableNormal"/>
    <w:uiPriority w:val="52"/>
    <w:rsid w:val="00740349"/>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740349"/>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rPr>
  </w:style>
  <w:style w:type="character" w:customStyle="1" w:styleId="MacroTextChar">
    <w:name w:val="Macro Text Char"/>
    <w:basedOn w:val="DefaultParagraphFont"/>
    <w:link w:val="MacroText"/>
    <w:uiPriority w:val="99"/>
    <w:semiHidden/>
    <w:rsid w:val="00740349"/>
    <w:rPr>
      <w:rFonts w:ascii="Consolas" w:hAnsi="Consolas"/>
    </w:rPr>
  </w:style>
  <w:style w:type="table" w:styleId="MediumGrid1">
    <w:name w:val="Medium Grid 1"/>
    <w:basedOn w:val="TableNormal"/>
    <w:uiPriority w:val="67"/>
    <w:semiHidden/>
    <w:unhideWhenUsed/>
    <w:rsid w:val="0074034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74034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74034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74034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74034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74034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74034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74034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74034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74034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74034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74034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74034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74034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74034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74034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74034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74034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74034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74034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74034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74034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74034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74034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74034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74034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74034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74034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74034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74034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74034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74034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74034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74034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74034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74034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740349"/>
    <w:rPr>
      <w:color w:val="2B579A"/>
      <w:shd w:val="clear" w:color="auto" w:fill="E1DFDD"/>
    </w:rPr>
  </w:style>
  <w:style w:type="paragraph" w:styleId="MessageHeader">
    <w:name w:val="Message Header"/>
    <w:basedOn w:val="Normal"/>
    <w:link w:val="MessageHeaderChar"/>
    <w:uiPriority w:val="99"/>
    <w:semiHidden/>
    <w:unhideWhenUsed/>
    <w:rsid w:val="00740349"/>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40349"/>
    <w:rPr>
      <w:rFonts w:asciiTheme="majorHAnsi" w:eastAsiaTheme="majorEastAsia" w:hAnsiTheme="majorHAnsi" w:cstheme="majorBidi"/>
      <w:sz w:val="24"/>
      <w:szCs w:val="24"/>
      <w:shd w:val="pct20" w:color="auto" w:fill="auto"/>
    </w:rPr>
  </w:style>
  <w:style w:type="paragraph" w:styleId="NoSpacing">
    <w:name w:val="No Spacing"/>
    <w:uiPriority w:val="1"/>
    <w:qFormat/>
    <w:rsid w:val="00740349"/>
    <w:rPr>
      <w:sz w:val="22"/>
    </w:rPr>
  </w:style>
  <w:style w:type="paragraph" w:styleId="NormalWeb">
    <w:name w:val="Normal (Web)"/>
    <w:basedOn w:val="Normal"/>
    <w:uiPriority w:val="99"/>
    <w:semiHidden/>
    <w:unhideWhenUsed/>
    <w:rsid w:val="00740349"/>
    <w:rPr>
      <w:rFonts w:cs="Times New Roman"/>
      <w:sz w:val="24"/>
      <w:szCs w:val="24"/>
    </w:rPr>
  </w:style>
  <w:style w:type="paragraph" w:styleId="NormalIndent">
    <w:name w:val="Normal Indent"/>
    <w:basedOn w:val="Normal"/>
    <w:uiPriority w:val="99"/>
    <w:semiHidden/>
    <w:unhideWhenUsed/>
    <w:rsid w:val="00740349"/>
    <w:pPr>
      <w:ind w:left="720"/>
    </w:pPr>
  </w:style>
  <w:style w:type="paragraph" w:styleId="NoteHeading">
    <w:name w:val="Note Heading"/>
    <w:basedOn w:val="Normal"/>
    <w:next w:val="Normal"/>
    <w:link w:val="NoteHeadingChar"/>
    <w:uiPriority w:val="99"/>
    <w:semiHidden/>
    <w:unhideWhenUsed/>
    <w:rsid w:val="00740349"/>
    <w:pPr>
      <w:spacing w:line="240" w:lineRule="auto"/>
    </w:pPr>
  </w:style>
  <w:style w:type="character" w:customStyle="1" w:styleId="NoteHeadingChar">
    <w:name w:val="Note Heading Char"/>
    <w:basedOn w:val="DefaultParagraphFont"/>
    <w:link w:val="NoteHeading"/>
    <w:uiPriority w:val="99"/>
    <w:semiHidden/>
    <w:rsid w:val="00740349"/>
    <w:rPr>
      <w:sz w:val="22"/>
    </w:rPr>
  </w:style>
  <w:style w:type="character" w:styleId="PageNumber">
    <w:name w:val="page number"/>
    <w:basedOn w:val="DefaultParagraphFont"/>
    <w:uiPriority w:val="99"/>
    <w:semiHidden/>
    <w:unhideWhenUsed/>
    <w:rsid w:val="00740349"/>
  </w:style>
  <w:style w:type="character" w:styleId="PlaceholderText">
    <w:name w:val="Placeholder Text"/>
    <w:basedOn w:val="DefaultParagraphFont"/>
    <w:uiPriority w:val="99"/>
    <w:semiHidden/>
    <w:rsid w:val="00740349"/>
    <w:rPr>
      <w:color w:val="808080"/>
    </w:rPr>
  </w:style>
  <w:style w:type="table" w:styleId="PlainTable1">
    <w:name w:val="Plain Table 1"/>
    <w:basedOn w:val="TableNormal"/>
    <w:uiPriority w:val="41"/>
    <w:rsid w:val="0074034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034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03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4034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034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74034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40349"/>
    <w:rPr>
      <w:rFonts w:ascii="Consolas" w:hAnsi="Consolas"/>
      <w:sz w:val="21"/>
      <w:szCs w:val="21"/>
    </w:rPr>
  </w:style>
  <w:style w:type="paragraph" w:styleId="Quote">
    <w:name w:val="Quote"/>
    <w:basedOn w:val="Normal"/>
    <w:next w:val="Normal"/>
    <w:link w:val="QuoteChar"/>
    <w:uiPriority w:val="29"/>
    <w:qFormat/>
    <w:rsid w:val="0074034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0349"/>
    <w:rPr>
      <w:i/>
      <w:iCs/>
      <w:color w:val="404040" w:themeColor="text1" w:themeTint="BF"/>
      <w:sz w:val="22"/>
    </w:rPr>
  </w:style>
  <w:style w:type="paragraph" w:styleId="Salutation">
    <w:name w:val="Salutation"/>
    <w:basedOn w:val="Normal"/>
    <w:next w:val="Normal"/>
    <w:link w:val="SalutationChar"/>
    <w:uiPriority w:val="99"/>
    <w:semiHidden/>
    <w:unhideWhenUsed/>
    <w:rsid w:val="00740349"/>
  </w:style>
  <w:style w:type="character" w:customStyle="1" w:styleId="SalutationChar">
    <w:name w:val="Salutation Char"/>
    <w:basedOn w:val="DefaultParagraphFont"/>
    <w:link w:val="Salutation"/>
    <w:uiPriority w:val="99"/>
    <w:semiHidden/>
    <w:rsid w:val="00740349"/>
    <w:rPr>
      <w:sz w:val="22"/>
    </w:rPr>
  </w:style>
  <w:style w:type="paragraph" w:styleId="Signature">
    <w:name w:val="Signature"/>
    <w:basedOn w:val="Normal"/>
    <w:link w:val="SignatureChar"/>
    <w:uiPriority w:val="99"/>
    <w:semiHidden/>
    <w:unhideWhenUsed/>
    <w:rsid w:val="00740349"/>
    <w:pPr>
      <w:spacing w:line="240" w:lineRule="auto"/>
      <w:ind w:left="4252"/>
    </w:pPr>
  </w:style>
  <w:style w:type="character" w:customStyle="1" w:styleId="SignatureChar">
    <w:name w:val="Signature Char"/>
    <w:basedOn w:val="DefaultParagraphFont"/>
    <w:link w:val="Signature"/>
    <w:uiPriority w:val="99"/>
    <w:semiHidden/>
    <w:rsid w:val="00740349"/>
    <w:rPr>
      <w:sz w:val="22"/>
    </w:rPr>
  </w:style>
  <w:style w:type="character" w:styleId="SmartHyperlink">
    <w:name w:val="Smart Hyperlink"/>
    <w:basedOn w:val="DefaultParagraphFont"/>
    <w:uiPriority w:val="99"/>
    <w:semiHidden/>
    <w:unhideWhenUsed/>
    <w:rsid w:val="00740349"/>
    <w:rPr>
      <w:u w:val="dotted"/>
    </w:rPr>
  </w:style>
  <w:style w:type="character" w:styleId="Strong">
    <w:name w:val="Strong"/>
    <w:basedOn w:val="DefaultParagraphFont"/>
    <w:uiPriority w:val="22"/>
    <w:qFormat/>
    <w:rsid w:val="00740349"/>
    <w:rPr>
      <w:b/>
      <w:bCs/>
    </w:rPr>
  </w:style>
  <w:style w:type="paragraph" w:styleId="Subtitle">
    <w:name w:val="Subtitle"/>
    <w:basedOn w:val="Normal"/>
    <w:next w:val="Normal"/>
    <w:link w:val="SubtitleChar"/>
    <w:uiPriority w:val="11"/>
    <w:qFormat/>
    <w:rsid w:val="00740349"/>
    <w:pPr>
      <w:numPr>
        <w:ilvl w:val="1"/>
      </w:numPr>
      <w:spacing w:after="160"/>
    </w:pPr>
    <w:rPr>
      <w:rFonts w:asciiTheme="minorHAnsi" w:eastAsiaTheme="minorEastAsia" w:hAnsiTheme="minorHAnsi"/>
      <w:color w:val="5A5A5A" w:themeColor="text1" w:themeTint="A5"/>
      <w:spacing w:val="15"/>
      <w:szCs w:val="22"/>
    </w:rPr>
  </w:style>
  <w:style w:type="character" w:customStyle="1" w:styleId="SubtitleChar">
    <w:name w:val="Subtitle Char"/>
    <w:basedOn w:val="DefaultParagraphFont"/>
    <w:link w:val="Subtitle"/>
    <w:uiPriority w:val="11"/>
    <w:rsid w:val="00740349"/>
    <w:rPr>
      <w:rFonts w:asciiTheme="minorHAnsi" w:eastAsiaTheme="minorEastAsia" w:hAnsiTheme="minorHAnsi"/>
      <w:color w:val="5A5A5A" w:themeColor="text1" w:themeTint="A5"/>
      <w:spacing w:val="15"/>
      <w:sz w:val="22"/>
      <w:szCs w:val="22"/>
    </w:rPr>
  </w:style>
  <w:style w:type="character" w:styleId="SubtleEmphasis">
    <w:name w:val="Subtle Emphasis"/>
    <w:basedOn w:val="DefaultParagraphFont"/>
    <w:uiPriority w:val="19"/>
    <w:qFormat/>
    <w:rsid w:val="00740349"/>
    <w:rPr>
      <w:i/>
      <w:iCs/>
      <w:color w:val="404040" w:themeColor="text1" w:themeTint="BF"/>
    </w:rPr>
  </w:style>
  <w:style w:type="character" w:styleId="SubtleReference">
    <w:name w:val="Subtle Reference"/>
    <w:basedOn w:val="DefaultParagraphFont"/>
    <w:uiPriority w:val="31"/>
    <w:qFormat/>
    <w:rsid w:val="00740349"/>
    <w:rPr>
      <w:smallCaps/>
      <w:color w:val="5A5A5A" w:themeColor="text1" w:themeTint="A5"/>
    </w:rPr>
  </w:style>
  <w:style w:type="table" w:styleId="Table3Deffects1">
    <w:name w:val="Table 3D effects 1"/>
    <w:basedOn w:val="TableNormal"/>
    <w:uiPriority w:val="99"/>
    <w:semiHidden/>
    <w:unhideWhenUsed/>
    <w:rsid w:val="00740349"/>
    <w:pPr>
      <w:spacing w:line="26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740349"/>
    <w:pPr>
      <w:spacing w:line="26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740349"/>
    <w:pPr>
      <w:spacing w:line="26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740349"/>
    <w:pPr>
      <w:spacing w:line="26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740349"/>
    <w:pPr>
      <w:spacing w:line="26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740349"/>
    <w:pPr>
      <w:spacing w:line="26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740349"/>
    <w:pPr>
      <w:spacing w:line="26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uiPriority w:val="99"/>
    <w:semiHidden/>
    <w:unhideWhenUsed/>
    <w:rsid w:val="00740349"/>
    <w:pPr>
      <w:spacing w:line="26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uiPriority w:val="99"/>
    <w:semiHidden/>
    <w:unhideWhenUsed/>
    <w:rsid w:val="00740349"/>
    <w:pPr>
      <w:spacing w:line="26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uiPriority w:val="99"/>
    <w:semiHidden/>
    <w:unhideWhenUsed/>
    <w:rsid w:val="00740349"/>
    <w:pPr>
      <w:spacing w:line="26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740349"/>
    <w:pPr>
      <w:spacing w:line="26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740349"/>
    <w:pPr>
      <w:spacing w:line="26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740349"/>
    <w:pPr>
      <w:spacing w:line="26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740349"/>
    <w:pPr>
      <w:spacing w:line="26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740349"/>
    <w:pPr>
      <w:spacing w:line="26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740349"/>
    <w:pPr>
      <w:spacing w:line="26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740349"/>
    <w:pPr>
      <w:spacing w:line="26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40349"/>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740349"/>
    <w:pPr>
      <w:spacing w:line="26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740349"/>
    <w:pPr>
      <w:spacing w:line="26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740349"/>
    <w:pPr>
      <w:spacing w:line="26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740349"/>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740349"/>
    <w:pPr>
      <w:spacing w:line="26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740349"/>
    <w:pPr>
      <w:spacing w:line="26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740349"/>
    <w:pPr>
      <w:spacing w:line="26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7403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740349"/>
    <w:pPr>
      <w:spacing w:line="26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740349"/>
    <w:pPr>
      <w:spacing w:line="26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740349"/>
    <w:pPr>
      <w:spacing w:line="26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740349"/>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740349"/>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740349"/>
    <w:pPr>
      <w:spacing w:line="26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740349"/>
    <w:pPr>
      <w:spacing w:line="26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740349"/>
    <w:pPr>
      <w:spacing w:line="26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740349"/>
    <w:pPr>
      <w:ind w:left="220" w:hanging="220"/>
    </w:pPr>
  </w:style>
  <w:style w:type="paragraph" w:styleId="TableofFigures">
    <w:name w:val="table of figures"/>
    <w:basedOn w:val="Normal"/>
    <w:next w:val="Normal"/>
    <w:uiPriority w:val="99"/>
    <w:semiHidden/>
    <w:unhideWhenUsed/>
    <w:rsid w:val="00740349"/>
  </w:style>
  <w:style w:type="table" w:styleId="TableProfessional">
    <w:name w:val="Table Professional"/>
    <w:basedOn w:val="TableNormal"/>
    <w:uiPriority w:val="99"/>
    <w:semiHidden/>
    <w:unhideWhenUsed/>
    <w:rsid w:val="00740349"/>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740349"/>
    <w:pPr>
      <w:spacing w:line="26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740349"/>
    <w:pPr>
      <w:spacing w:line="26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740349"/>
    <w:pPr>
      <w:spacing w:line="26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740349"/>
    <w:pPr>
      <w:spacing w:line="26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740349"/>
    <w:pPr>
      <w:spacing w:line="26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740349"/>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740349"/>
    <w:pPr>
      <w:spacing w:line="26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740349"/>
    <w:pPr>
      <w:spacing w:line="26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740349"/>
    <w:pPr>
      <w:spacing w:line="26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74034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34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4034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740349"/>
    <w:pPr>
      <w:numPr>
        <w:numId w:val="0"/>
      </w:numPr>
      <w:outlineLvl w:val="9"/>
    </w:pPr>
  </w:style>
  <w:style w:type="character" w:styleId="UnresolvedMention">
    <w:name w:val="Unresolved Mention"/>
    <w:basedOn w:val="DefaultParagraphFont"/>
    <w:uiPriority w:val="99"/>
    <w:semiHidden/>
    <w:unhideWhenUsed/>
    <w:rsid w:val="00740349"/>
    <w:rPr>
      <w:color w:val="605E5C"/>
      <w:shd w:val="clear" w:color="auto" w:fill="E1DFDD"/>
    </w:rPr>
  </w:style>
  <w:style w:type="character" w:customStyle="1" w:styleId="ActHead5Char">
    <w:name w:val="ActHead 5 Char"/>
    <w:aliases w:val="s Char"/>
    <w:link w:val="ActHead5"/>
    <w:locked/>
    <w:rsid w:val="00CF2564"/>
    <w:rPr>
      <w:rFonts w:eastAsia="Times New Roman" w:cs="Times New Roman"/>
      <w:b/>
      <w:kern w:val="28"/>
      <w:sz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308920">
      <w:bodyDiv w:val="1"/>
      <w:marLeft w:val="0"/>
      <w:marRight w:val="0"/>
      <w:marTop w:val="0"/>
      <w:marBottom w:val="0"/>
      <w:divBdr>
        <w:top w:val="none" w:sz="0" w:space="0" w:color="auto"/>
        <w:left w:val="none" w:sz="0" w:space="0" w:color="auto"/>
        <w:bottom w:val="none" w:sz="0" w:space="0" w:color="auto"/>
        <w:right w:val="none" w:sz="0" w:space="0" w:color="auto"/>
      </w:divBdr>
    </w:div>
    <w:div w:id="145752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footer" Target="footer7.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10" Type="http://schemas.openxmlformats.org/officeDocument/2006/relationships/footer" Target="footer2.xml"/><Relationship Id="rId19"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eader" Target="header9.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OPC\Word\Template.OPC\Bills\bill_am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C:\OPC\Word\Template.OPC\Bills\bill_amd.dotx</Template>
  <TotalTime>0</TotalTime>
  <Pages>93</Pages>
  <Words>20070</Words>
  <Characters>114405</Characters>
  <Application>Microsoft Office Word</Application>
  <DocSecurity>0</DocSecurity>
  <PresentationFormat/>
  <Lines>953</Lines>
  <Paragraphs>268</Paragraphs>
  <ScaleCrop>false</ScaleCrop>
  <HeadingPairs>
    <vt:vector size="2" baseType="variant">
      <vt:variant>
        <vt:lpstr>Title</vt:lpstr>
      </vt:variant>
      <vt:variant>
        <vt:i4>1</vt:i4>
      </vt:variant>
    </vt:vector>
  </HeadingPairs>
  <TitlesOfParts>
    <vt:vector size="1" baseType="lpstr">
      <vt:lpstr>Communications Legislation Amendment (Combatting Misinformation and Disinformation) Bill 2024</vt:lpstr>
    </vt:vector>
  </TitlesOfParts>
  <Manager/>
  <Company/>
  <LinksUpToDate>false</LinksUpToDate>
  <CharactersWithSpaces>134207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2024-06-26T06:27:00Z</cp:lastPrinted>
  <dcterms:created xsi:type="dcterms:W3CDTF">2024-09-04T04:37:00Z</dcterms:created>
  <dcterms:modified xsi:type="dcterms:W3CDTF">2024-09-11T23:54:00Z</dcterms:modified>
  <cp:category/>
  <cp:contentStatus/>
  <dc:language/>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rtT">
    <vt:lpwstr>Communications Legislation Amendment (Combatting Misinformation and Disinformation) Bill 2024</vt:lpwstr>
  </property>
  <property fmtid="{D5CDD505-2E9C-101B-9397-08002B2CF9AE}" pid="3" name="ActNo">
    <vt:lpwstr>No.      , 2024</vt:lpwstr>
  </property>
  <property fmtid="{D5CDD505-2E9C-101B-9397-08002B2CF9AE}" pid="4" name="Class">
    <vt:lpwstr>BILL</vt:lpwstr>
  </property>
  <property fmtid="{D5CDD505-2E9C-101B-9397-08002B2CF9AE}" pid="5" name="Type">
    <vt:lpwstr>BILL</vt:lpwstr>
  </property>
  <property fmtid="{D5CDD505-2E9C-101B-9397-08002B2CF9AE}" pid="6" name="DocType">
    <vt:lpwstr>AMD</vt:lpwstr>
  </property>
  <property fmtid="{D5CDD505-2E9C-101B-9397-08002B2CF9AE}" pid="7" name="DLM">
    <vt:lpwstr> </vt:lpwstr>
  </property>
  <property fmtid="{D5CDD505-2E9C-101B-9397-08002B2CF9AE}" pid="8" name="Classification">
    <vt:lpwstr> </vt:lpwstr>
  </property>
  <property fmtid="{D5CDD505-2E9C-101B-9397-08002B2CF9AE}" pid="9" name="ID">
    <vt:lpwstr>OPC8080</vt:lpwstr>
  </property>
  <property fmtid="{D5CDD505-2E9C-101B-9397-08002B2CF9AE}" pid="10" name="DoNotAsk">
    <vt:lpwstr>0</vt:lpwstr>
  </property>
  <property fmtid="{D5CDD505-2E9C-101B-9397-08002B2CF9AE}" pid="11" name="ChangedTitle">
    <vt:lpwstr/>
  </property>
  <property fmtid="{D5CDD505-2E9C-101B-9397-08002B2CF9AE}" pid="12" name="TrimID">
    <vt:lpwstr>PC:D23/8054</vt:lpwstr>
  </property>
</Properties>
</file>